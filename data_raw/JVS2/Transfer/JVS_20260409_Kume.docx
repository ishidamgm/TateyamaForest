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1AACA" w14:textId="19623FC1" w:rsidR="00290FF9" w:rsidRPr="00290FF9" w:rsidRDefault="00290FF9" w:rsidP="00290FF9">
      <w:pPr>
        <w:pStyle w:val="HeaderandFooter"/>
        <w:rPr>
          <w:rFonts w:eastAsiaTheme="minorEastAsia"/>
          <w:u w:val="single"/>
          <w:lang w:eastAsia="ja-JP"/>
        </w:rPr>
      </w:pPr>
      <w:bookmarkStart w:id="0" w:name="_Hlk200434443"/>
      <w:bookmarkStart w:id="1" w:name="_Hlk197695141"/>
      <w:r>
        <w:rPr>
          <w:rFonts w:eastAsiaTheme="minorEastAsia"/>
          <w:u w:val="single"/>
          <w:lang w:eastAsia="ja-JP"/>
        </w:rPr>
        <w:t>RESEARCH ARTICLE</w:t>
      </w:r>
    </w:p>
    <w:bookmarkEnd w:id="0"/>
    <w:p w14:paraId="43945943" w14:textId="5AA762AF" w:rsidR="009942AC" w:rsidRPr="00180649" w:rsidRDefault="00E64843" w:rsidP="00E64843">
      <w:pPr>
        <w:pStyle w:val="ad"/>
        <w:ind w:firstLine="0"/>
        <w:rPr>
          <w:rFonts w:eastAsia="ＭＳ 明朝"/>
          <w:lang w:eastAsia="ja-JP"/>
        </w:rPr>
      </w:pPr>
      <w:r>
        <w:t>The Impacts of Climate Warming on the Forest Vegetation Zone on Mt. Tateyama, Japan</w:t>
      </w:r>
      <w:r>
        <w:rPr>
          <w:rFonts w:eastAsia="ＭＳ 明朝"/>
          <w:lang w:eastAsia="ja-JP"/>
        </w:rPr>
        <w:t xml:space="preserve">: </w:t>
      </w:r>
      <w:r>
        <w:t>Findings From Long-Term Forest Monitoring (1998–2024) and Meteorological Observation Data</w:t>
      </w:r>
    </w:p>
    <w:p w14:paraId="4F32CB3F" w14:textId="77777777" w:rsidR="00F31D4D" w:rsidRDefault="00F31D4D">
      <w:pPr>
        <w:pStyle w:val="af"/>
        <w:spacing w:line="480" w:lineRule="auto"/>
        <w:rPr>
          <w:rFonts w:ascii="Times New Roman" w:eastAsiaTheme="minorEastAsia" w:hAnsi="Times New Roman" w:cs="Times New Roman"/>
          <w:lang w:eastAsia="ja-JP"/>
        </w:rPr>
      </w:pPr>
    </w:p>
    <w:p w14:paraId="2B658758" w14:textId="330CF442" w:rsidR="00290FF9" w:rsidRPr="00D3280E" w:rsidRDefault="00290FF9" w:rsidP="00290FF9">
      <w:pPr>
        <w:pStyle w:val="a0"/>
        <w:rPr>
          <w:rFonts w:eastAsiaTheme="minorEastAsia"/>
          <w:lang w:eastAsia="ja-JP"/>
        </w:rPr>
      </w:pPr>
      <w:r>
        <w:rPr>
          <w:b/>
          <w:bCs/>
        </w:rPr>
        <w:t>Keywords:</w:t>
      </w:r>
      <w:r>
        <w:t xml:space="preserve"> </w:t>
      </w:r>
      <w:r w:rsidR="00D27FD8" w:rsidRPr="003E6BB7">
        <w:rPr>
          <w:i/>
          <w:iCs/>
          <w:highlight w:val="yellow"/>
          <w:rPrChange w:id="2" w:author="KUME ATSUSHI" w:date="2026-04-11T11:56:00Z" w16du:dateUtc="2026-04-11T02:56:00Z">
            <w:rPr>
              <w:i/>
              <w:iCs/>
            </w:rPr>
          </w:rPrChange>
        </w:rPr>
        <w:t xml:space="preserve">Abies </w:t>
      </w:r>
      <w:proofErr w:type="spellStart"/>
      <w:r w:rsidR="00D27FD8" w:rsidRPr="003E6BB7">
        <w:rPr>
          <w:i/>
          <w:iCs/>
          <w:highlight w:val="yellow"/>
          <w:rPrChange w:id="3" w:author="KUME ATSUSHI" w:date="2026-04-11T11:56:00Z" w16du:dateUtc="2026-04-11T02:56:00Z">
            <w:rPr>
              <w:i/>
              <w:iCs/>
            </w:rPr>
          </w:rPrChange>
        </w:rPr>
        <w:t>mariesii</w:t>
      </w:r>
      <w:proofErr w:type="spellEnd"/>
      <w:r w:rsidR="00D27FD8" w:rsidRPr="003E6BB7">
        <w:rPr>
          <w:rFonts w:eastAsia="ＭＳ 明朝"/>
          <w:color w:val="EE0000"/>
          <w:highlight w:val="yellow"/>
          <w:lang w:eastAsia="ja-JP"/>
          <w:rPrChange w:id="4" w:author="KUME ATSUSHI" w:date="2026-04-11T11:56:00Z" w16du:dateUtc="2026-04-11T02:56:00Z">
            <w:rPr>
              <w:rFonts w:eastAsia="ＭＳ 明朝"/>
              <w:color w:val="EE0000"/>
              <w:lang w:eastAsia="ja-JP"/>
            </w:rPr>
          </w:rPrChange>
        </w:rPr>
        <w:t xml:space="preserve"> </w:t>
      </w:r>
      <w:r w:rsidRPr="003E6BB7">
        <w:rPr>
          <w:rFonts w:ascii="ＭＳ 明朝" w:eastAsia="ＭＳ 明朝" w:hAnsi="ＭＳ 明朝" w:cs="ＭＳ 明朝" w:hint="eastAsia"/>
          <w:highlight w:val="yellow"/>
          <w:lang w:eastAsia="ja-JP"/>
          <w:rPrChange w:id="5" w:author="KUME ATSUSHI" w:date="2026-04-11T11:56:00Z" w16du:dateUtc="2026-04-11T02:56:00Z">
            <w:rPr>
              <w:rFonts w:ascii="ＭＳ 明朝" w:eastAsia="ＭＳ 明朝" w:hAnsi="ＭＳ 明朝" w:cs="ＭＳ 明朝" w:hint="eastAsia"/>
              <w:lang w:eastAsia="ja-JP"/>
            </w:rPr>
          </w:rPrChange>
        </w:rPr>
        <w:t>|</w:t>
      </w:r>
      <w:r w:rsidRPr="003E6BB7">
        <w:rPr>
          <w:rFonts w:eastAsia="ＭＳ 明朝"/>
          <w:highlight w:val="yellow"/>
          <w:lang w:eastAsia="ja-JP"/>
          <w:rPrChange w:id="6" w:author="KUME ATSUSHI" w:date="2026-04-11T11:56:00Z" w16du:dateUtc="2026-04-11T02:56:00Z">
            <w:rPr>
              <w:rFonts w:eastAsia="ＭＳ 明朝"/>
              <w:lang w:eastAsia="ja-JP"/>
            </w:rPr>
          </w:rPrChange>
        </w:rPr>
        <w:t xml:space="preserve"> </w:t>
      </w:r>
      <w:r w:rsidRPr="003E6BB7">
        <w:rPr>
          <w:highlight w:val="yellow"/>
          <w:rPrChange w:id="7" w:author="KUME ATSUSHI" w:date="2026-04-11T11:56:00Z" w16du:dateUtc="2026-04-11T02:56:00Z">
            <w:rPr/>
          </w:rPrChange>
        </w:rPr>
        <w:t>forest dynamic</w:t>
      </w:r>
      <w:r w:rsidRPr="003E6BB7">
        <w:rPr>
          <w:rFonts w:eastAsia="ＭＳ 明朝"/>
          <w:highlight w:val="yellow"/>
          <w:lang w:eastAsia="ja-JP"/>
          <w:rPrChange w:id="8" w:author="KUME ATSUSHI" w:date="2026-04-11T11:56:00Z" w16du:dateUtc="2026-04-11T02:56:00Z">
            <w:rPr>
              <w:rFonts w:eastAsia="ＭＳ 明朝"/>
              <w:lang w:eastAsia="ja-JP"/>
            </w:rPr>
          </w:rPrChange>
        </w:rPr>
        <w:t>s |</w:t>
      </w:r>
      <w:r w:rsidRPr="003E6BB7">
        <w:rPr>
          <w:rFonts w:ascii="ＭＳ 明朝" w:eastAsia="ＭＳ 明朝" w:hAnsi="ＭＳ 明朝"/>
          <w:color w:val="EE0000"/>
          <w:highlight w:val="yellow"/>
          <w:rPrChange w:id="9" w:author="KUME ATSUSHI" w:date="2026-04-11T11:56:00Z" w16du:dateUtc="2026-04-11T02:56:00Z">
            <w:rPr>
              <w:rFonts w:ascii="ＭＳ 明朝" w:eastAsia="ＭＳ 明朝" w:hAnsi="ＭＳ 明朝"/>
              <w:color w:val="EE0000"/>
            </w:rPr>
          </w:rPrChange>
        </w:rPr>
        <w:t xml:space="preserve"> </w:t>
      </w:r>
      <w:commentRangeStart w:id="10"/>
      <w:r w:rsidRPr="003E6BB7">
        <w:rPr>
          <w:color w:val="EE0000"/>
          <w:highlight w:val="yellow"/>
          <w:rPrChange w:id="11" w:author="KUME ATSUSHI" w:date="2026-04-11T11:56:00Z" w16du:dateUtc="2026-04-11T02:56:00Z">
            <w:rPr>
              <w:color w:val="EE0000"/>
            </w:rPr>
          </w:rPrChange>
        </w:rPr>
        <w:t>temperate-subarctic ecotone</w:t>
      </w:r>
      <w:commentRangeEnd w:id="10"/>
      <w:r w:rsidRPr="003E6BB7">
        <w:rPr>
          <w:rStyle w:val="afa"/>
          <w:rFonts w:eastAsia="ＭＳ 明朝" w:hint="eastAsia"/>
          <w:sz w:val="24"/>
          <w:szCs w:val="24"/>
          <w:highlight w:val="yellow"/>
          <w:lang w:eastAsia="ja-JP"/>
          <w:rPrChange w:id="12" w:author="KUME ATSUSHI" w:date="2026-04-11T11:56:00Z" w16du:dateUtc="2026-04-11T02:56:00Z">
            <w:rPr>
              <w:rStyle w:val="afa"/>
              <w:rFonts w:eastAsia="ＭＳ 明朝" w:hint="eastAsia"/>
              <w:sz w:val="24"/>
              <w:szCs w:val="24"/>
              <w:lang w:eastAsia="ja-JP"/>
            </w:rPr>
          </w:rPrChange>
        </w:rPr>
        <w:commentReference w:id="10"/>
      </w:r>
      <w:r w:rsidRPr="003E6BB7">
        <w:rPr>
          <w:rFonts w:eastAsia="ＭＳ 明朝" w:hint="eastAsia"/>
          <w:highlight w:val="yellow"/>
          <w:lang w:eastAsia="ja-JP"/>
          <w:rPrChange w:id="13" w:author="KUME ATSUSHI" w:date="2026-04-11T11:56:00Z" w16du:dateUtc="2026-04-11T02:56:00Z">
            <w:rPr>
              <w:rFonts w:eastAsia="ＭＳ 明朝" w:hint="eastAsia"/>
              <w:lang w:eastAsia="ja-JP"/>
            </w:rPr>
          </w:rPrChange>
        </w:rPr>
        <w:t xml:space="preserve"> </w:t>
      </w:r>
      <w:r w:rsidRPr="003E6BB7">
        <w:rPr>
          <w:rFonts w:ascii="ＭＳ 明朝" w:eastAsia="ＭＳ 明朝" w:hAnsi="ＭＳ 明朝" w:cs="ＭＳ 明朝" w:hint="eastAsia"/>
          <w:highlight w:val="yellow"/>
          <w:lang w:eastAsia="ja-JP"/>
          <w:rPrChange w:id="14" w:author="KUME ATSUSHI" w:date="2026-04-11T11:56:00Z" w16du:dateUtc="2026-04-11T02:56:00Z">
            <w:rPr>
              <w:rFonts w:ascii="ＭＳ 明朝" w:eastAsia="ＭＳ 明朝" w:hAnsi="ＭＳ 明朝" w:cs="ＭＳ 明朝" w:hint="eastAsia"/>
              <w:lang w:eastAsia="ja-JP"/>
            </w:rPr>
          </w:rPrChange>
        </w:rPr>
        <w:t>|</w:t>
      </w:r>
      <w:r w:rsidR="00D27FD8" w:rsidRPr="003E6BB7">
        <w:rPr>
          <w:rFonts w:eastAsia="ＭＳ 明朝"/>
          <w:color w:val="EE0000"/>
          <w:highlight w:val="yellow"/>
          <w:lang w:eastAsia="ja-JP"/>
          <w:rPrChange w:id="15" w:author="KUME ATSUSHI" w:date="2026-04-11T11:56:00Z" w16du:dateUtc="2026-04-11T02:56:00Z">
            <w:rPr>
              <w:rFonts w:eastAsia="ＭＳ 明朝"/>
              <w:color w:val="EE0000"/>
              <w:lang w:eastAsia="ja-JP"/>
            </w:rPr>
          </w:rPrChange>
        </w:rPr>
        <w:t>Warmth index</w:t>
      </w:r>
    </w:p>
    <w:p w14:paraId="31E8E85D" w14:textId="7E7BBA11" w:rsidR="009B5667" w:rsidRPr="009B5667" w:rsidRDefault="009B5667" w:rsidP="009B5667">
      <w:pPr>
        <w:pStyle w:val="1"/>
        <w:rPr>
          <w:rFonts w:eastAsiaTheme="minorEastAsia"/>
          <w:sz w:val="28"/>
          <w:szCs w:val="28"/>
          <w:lang w:eastAsia="ja-JP"/>
        </w:rPr>
      </w:pPr>
      <w:r>
        <w:rPr>
          <w:sz w:val="28"/>
          <w:szCs w:val="28"/>
        </w:rPr>
        <w:t>A</w:t>
      </w:r>
      <w:r>
        <w:rPr>
          <w:rFonts w:eastAsiaTheme="minorEastAsia" w:hint="eastAsia"/>
          <w:sz w:val="28"/>
          <w:szCs w:val="28"/>
          <w:lang w:eastAsia="ja-JP"/>
        </w:rPr>
        <w:t>bstract</w:t>
      </w:r>
    </w:p>
    <w:p w14:paraId="4F26FBAB" w14:textId="77777777" w:rsidR="009B5667" w:rsidRPr="009B5667" w:rsidRDefault="009B5667" w:rsidP="009B5667">
      <w:pPr>
        <w:ind w:firstLine="0"/>
      </w:pPr>
      <w:r>
        <w:rPr>
          <w:b/>
          <w:bCs/>
        </w:rPr>
        <w:t>Aims:</w:t>
      </w:r>
      <w:r>
        <w:t xml:space="preserve"> Many of the vegetation changes observed in the alpine regions of Japan are strongly influenced not only by temperature but also by snow conditions. This study aims to assess the effects of climate change on alpine vegetation.</w:t>
      </w:r>
    </w:p>
    <w:p w14:paraId="2591BEB1" w14:textId="77777777" w:rsidR="009B5667" w:rsidRPr="009B5667" w:rsidRDefault="009B5667" w:rsidP="009B5667">
      <w:pPr>
        <w:ind w:firstLine="0"/>
        <w:rPr>
          <w:color w:val="000000" w:themeColor="text1"/>
        </w:rPr>
      </w:pPr>
      <w:r>
        <w:rPr>
          <w:b/>
          <w:bCs/>
        </w:rPr>
        <w:t>Location:</w:t>
      </w:r>
      <w:r>
        <w:t xml:space="preserve"> Mt. Tateyama, Northern Alps, central Japan.</w:t>
      </w:r>
      <w:r>
        <w:br/>
      </w:r>
      <w:r>
        <w:rPr>
          <w:b/>
          <w:bCs/>
        </w:rPr>
        <w:t>Methods:</w:t>
      </w:r>
      <w:r>
        <w:t xml:space="preserve"> </w:t>
      </w:r>
      <w:r>
        <w:rPr>
          <w:color w:val="000000" w:themeColor="text1"/>
        </w:rPr>
        <w:t xml:space="preserve">We established four permanent plots in the following forest zones: temperate, ecotone, subarctic, and timberline, located at 1,090, 1,430, 1,970, and 2,250 m above sea level, respectively. We examined forest dynamics in relation to trends in temperature and snow conditions from 1998 to 2024. </w:t>
      </w:r>
    </w:p>
    <w:p w14:paraId="634D5188" w14:textId="77777777" w:rsidR="009B5667" w:rsidRPr="009B5667" w:rsidRDefault="009B5667" w:rsidP="009B5667">
      <w:pPr>
        <w:ind w:firstLine="0"/>
        <w:rPr>
          <w:color w:val="EE0000"/>
        </w:rPr>
      </w:pPr>
      <w:r>
        <w:rPr>
          <w:b/>
          <w:bCs/>
        </w:rPr>
        <w:t>Results:</w:t>
      </w:r>
      <w:r>
        <w:rPr>
          <w:color w:val="EE0000"/>
        </w:rPr>
        <w:t xml:space="preserve"> </w:t>
      </w:r>
    </w:p>
    <w:p w14:paraId="283DC851" w14:textId="2C78CF93" w:rsidR="009B5667" w:rsidRPr="009B5667" w:rsidRDefault="009B5667" w:rsidP="009B5667">
      <w:pPr>
        <w:ind w:firstLineChars="59" w:firstLine="142"/>
        <w:rPr>
          <w:color w:val="000000" w:themeColor="text1"/>
        </w:rPr>
      </w:pPr>
      <w:r>
        <w:rPr>
          <w:color w:val="000000" w:themeColor="text1"/>
        </w:rPr>
        <w:lastRenderedPageBreak/>
        <w:t>Over the study period, snow cover conditions remained largely unchanged, whereas temperature increased significantly. According to Kira’s warmth index, the Ecotone plot was initially classified as ecotone, but by the end of the period, it had shifted to a temperate classification. The total basal area at breast height increased in all plots. However, in the Ecotone plot, the basal area of coexisting temperate and subarctic tree species showed contrasting trends, increasing and decreasing</w:t>
      </w:r>
      <w:r>
        <w:rPr>
          <w:rFonts w:ascii="ＭＳ 明朝" w:eastAsia="ＭＳ 明朝" w:hAnsi="ＭＳ 明朝" w:cs="ＭＳ 明朝" w:hint="eastAsia"/>
          <w:color w:val="000000" w:themeColor="text1"/>
          <w:lang w:eastAsia="ja-JP"/>
        </w:rPr>
        <w:t>,</w:t>
      </w:r>
      <w:r>
        <w:rPr>
          <w:color w:val="000000" w:themeColor="text1"/>
        </w:rPr>
        <w:t xml:space="preserve"> respectively. The mortality of</w:t>
      </w:r>
      <w:r>
        <w:rPr>
          <w:i/>
          <w:iCs/>
          <w:color w:val="000000" w:themeColor="text1"/>
        </w:rPr>
        <w:t xml:space="preserve"> Abies </w:t>
      </w:r>
      <w:proofErr w:type="spellStart"/>
      <w:r>
        <w:rPr>
          <w:i/>
          <w:iCs/>
          <w:color w:val="000000" w:themeColor="text1"/>
        </w:rPr>
        <w:t>mariesii</w:t>
      </w:r>
      <w:proofErr w:type="spellEnd"/>
      <w:r>
        <w:rPr>
          <w:color w:val="000000" w:themeColor="text1"/>
        </w:rPr>
        <w:t xml:space="preserve">, the dominant tree species in subarctic forests, was particularly high, with numerous dead individuals observed across all diameter classes at the beginning of the study. In contrast, at the Timberline plot, </w:t>
      </w:r>
      <w:r>
        <w:rPr>
          <w:i/>
          <w:iCs/>
          <w:color w:val="000000" w:themeColor="text1"/>
        </w:rPr>
        <w:t xml:space="preserve">A. </w:t>
      </w:r>
      <w:proofErr w:type="spellStart"/>
      <w:r>
        <w:rPr>
          <w:i/>
          <w:iCs/>
          <w:color w:val="000000" w:themeColor="text1"/>
        </w:rPr>
        <w:t>mariesii</w:t>
      </w:r>
      <w:proofErr w:type="spellEnd"/>
      <w:r>
        <w:rPr>
          <w:color w:val="000000" w:themeColor="text1"/>
        </w:rPr>
        <w:t xml:space="preserve"> exhibited both a large increase in basal area and population growth, characterized by high </w:t>
      </w:r>
      <w:proofErr w:type="spellStart"/>
      <w:r w:rsidR="00A95883">
        <w:rPr>
          <w:color w:val="000000" w:themeColor="text1"/>
        </w:rPr>
        <w:t>ingrowth</w:t>
      </w:r>
      <w:proofErr w:type="spellEnd"/>
      <w:r>
        <w:rPr>
          <w:color w:val="000000" w:themeColor="text1"/>
        </w:rPr>
        <w:t xml:space="preserve"> and low mortality.</w:t>
      </w:r>
    </w:p>
    <w:p w14:paraId="653A9335" w14:textId="141276D9" w:rsidR="009B5667" w:rsidRPr="009B5667" w:rsidRDefault="009B5667" w:rsidP="009E5162">
      <w:pPr>
        <w:ind w:firstLine="0"/>
      </w:pPr>
      <w:r>
        <w:rPr>
          <w:b/>
          <w:bCs/>
        </w:rPr>
        <w:t>Conclusions:</w:t>
      </w:r>
      <w:r>
        <w:t xml:space="preserve"> These results suggest that recent climatic changes, particularly warming, are driving an upward shift in forest zones in mountainous regions.</w:t>
      </w:r>
      <w:r>
        <w:rPr>
          <w:rFonts w:ascii="ＭＳ 明朝" w:eastAsia="ＭＳ 明朝" w:hAnsi="ＭＳ 明朝" w:cs="ＭＳ 明朝" w:hint="eastAsia"/>
          <w:lang w:eastAsia="ja-JP"/>
        </w:rPr>
        <w:t xml:space="preserve"> </w:t>
      </w:r>
      <w:r>
        <w:t xml:space="preserve">In particular, the decline of </w:t>
      </w:r>
      <w:r>
        <w:rPr>
          <w:i/>
          <w:iCs/>
        </w:rPr>
        <w:t xml:space="preserve">A. </w:t>
      </w:r>
      <w:proofErr w:type="spellStart"/>
      <w:r>
        <w:rPr>
          <w:i/>
          <w:iCs/>
        </w:rPr>
        <w:t>mariesii</w:t>
      </w:r>
      <w:proofErr w:type="spellEnd"/>
      <w:r>
        <w:t xml:space="preserve"> in the Ecotone plot and its population growth at the Timberline plot indicate a redistribution of subarctic tree species along the altitudinal gradien</w:t>
      </w:r>
      <w:r>
        <w:rPr>
          <w:rFonts w:eastAsiaTheme="minorEastAsia" w:hint="eastAsia"/>
          <w:lang w:eastAsia="ja-JP"/>
        </w:rPr>
        <w:t>t</w:t>
      </w:r>
      <w:r>
        <w:t>.</w:t>
      </w:r>
    </w:p>
    <w:p w14:paraId="0EAA8BE9" w14:textId="77777777" w:rsidR="00290FF9" w:rsidRPr="009B5667" w:rsidRDefault="00290FF9" w:rsidP="00290FF9">
      <w:pPr>
        <w:pStyle w:val="a0"/>
        <w:rPr>
          <w:rFonts w:eastAsiaTheme="minorEastAsia"/>
          <w:lang w:eastAsia="ja-JP"/>
        </w:rPr>
      </w:pPr>
    </w:p>
    <w:p w14:paraId="146AA367" w14:textId="77777777" w:rsidR="00F31D4D" w:rsidRPr="009A5DCD" w:rsidRDefault="007337CC" w:rsidP="009A5DCD">
      <w:pPr>
        <w:pStyle w:val="1"/>
      </w:pPr>
      <w:r>
        <w:t>1. Introduction</w:t>
      </w:r>
    </w:p>
    <w:p w14:paraId="5A0B72B2" w14:textId="7A446E86" w:rsidR="00B64761" w:rsidRPr="009C0340" w:rsidRDefault="007337CC" w:rsidP="00180649">
      <w:pPr>
        <w:pStyle w:val="FirstParagraph"/>
        <w:rPr>
          <w:rFonts w:eastAsia="ＭＳ 明朝"/>
          <w:color w:val="EE0000"/>
        </w:rPr>
      </w:pPr>
      <w:r>
        <w:rPr>
          <w:rFonts w:eastAsia="ＭＳ 明朝"/>
          <w:lang w:eastAsia="ja-JP"/>
        </w:rPr>
        <w:t xml:space="preserve">The global average temperature has risen by approximately 1.5°C since the pre-industrial period (IPCC, 2023), and this warming is already having a profound impact on forest ecosystems worldwide (Bonan, 2008; </w:t>
      </w:r>
      <w:proofErr w:type="spellStart"/>
      <w:r>
        <w:rPr>
          <w:rFonts w:eastAsia="ＭＳ 明朝"/>
          <w:lang w:eastAsia="ja-JP"/>
        </w:rPr>
        <w:t>Astigarraga</w:t>
      </w:r>
      <w:proofErr w:type="spellEnd"/>
      <w:r>
        <w:rPr>
          <w:rFonts w:eastAsia="ＭＳ 明朝"/>
          <w:lang w:eastAsia="ja-JP"/>
        </w:rPr>
        <w:t xml:space="preserve"> et al., 2025). Mountainous areas are particularly sensitive to climate change, often exhibiting earlier or more intense responses due to their complex topography and elevational climatic gradients (Pepin et al., 2022; </w:t>
      </w:r>
      <w:proofErr w:type="spellStart"/>
      <w:r>
        <w:rPr>
          <w:rFonts w:eastAsia="ＭＳ 明朝"/>
          <w:lang w:eastAsia="ja-JP"/>
        </w:rPr>
        <w:t>Mamantov</w:t>
      </w:r>
      <w:proofErr w:type="spellEnd"/>
      <w:r>
        <w:rPr>
          <w:rFonts w:eastAsia="ＭＳ 明朝"/>
          <w:lang w:eastAsia="ja-JP"/>
        </w:rPr>
        <w:t xml:space="preserve"> et al., 2021).</w:t>
      </w:r>
      <w:commentRangeStart w:id="16"/>
      <w:r>
        <w:t xml:space="preserve"> </w:t>
      </w:r>
      <w:r w:rsidRPr="00390F3A">
        <w:rPr>
          <w:color w:val="EE0000"/>
        </w:rPr>
        <w:t xml:space="preserve">At the </w:t>
      </w:r>
      <w:r w:rsidRPr="00390F3A">
        <w:rPr>
          <w:color w:val="EE0000"/>
        </w:rPr>
        <w:lastRenderedPageBreak/>
        <w:t>same time, specific topographic features such as local depressions, north-facing hollows, and valley bottoms can buffer against warming by maintaining cold air pooling and extended snow cover, potentially acting as microrefugia for cold-adapted species (Dobrowski, 2011).</w:t>
      </w:r>
      <w:commentRangeEnd w:id="16"/>
      <w:r w:rsidRPr="009C0340">
        <w:rPr>
          <w:rStyle w:val="afa"/>
          <w:rFonts w:eastAsia="ＭＳ 明朝"/>
          <w:color w:val="EE0000"/>
          <w:sz w:val="24"/>
          <w:szCs w:val="24"/>
        </w:rPr>
        <w:commentReference w:id="16"/>
      </w:r>
    </w:p>
    <w:p w14:paraId="043BED0F" w14:textId="1851FB84" w:rsidR="00B64761" w:rsidRPr="0007623E" w:rsidRDefault="00823F29" w:rsidP="00180649">
      <w:pPr>
        <w:pStyle w:val="FirstParagraph"/>
        <w:rPr>
          <w:rFonts w:eastAsia="ＭＳ 明朝"/>
          <w:lang w:eastAsia="ja-JP"/>
        </w:rPr>
      </w:pPr>
      <w:r>
        <w:rPr>
          <w:rFonts w:eastAsia="ＭＳ 明朝"/>
          <w:lang w:eastAsia="ja-JP"/>
        </w:rPr>
        <w:t xml:space="preserve">Rising temperatures can promote </w:t>
      </w:r>
      <w:r>
        <w:rPr>
          <w:rFonts w:eastAsia="ＭＳ 明朝" w:hint="eastAsia"/>
          <w:lang w:eastAsia="ja-JP"/>
        </w:rPr>
        <w:t xml:space="preserve">plant </w:t>
      </w:r>
      <w:r>
        <w:rPr>
          <w:rFonts w:eastAsia="ＭＳ 明朝"/>
          <w:lang w:eastAsia="ja-JP"/>
        </w:rPr>
        <w:t>growth in cold-limited environments and extend the growing seasons (Saxe et al., 2001; Frei and Henry, 2022); however, species near the warm edges of thermal niches (where water availability, late frost, and heat stress are critical limiting factors) might experience reduced growth and increased mortality (Takahashi et al., 2003, 2011; Jönsson et al., 2004; Hu et al., 2010; Alexander et al., 2015).</w:t>
      </w:r>
    </w:p>
    <w:p w14:paraId="0A021C7D" w14:textId="58865AB3" w:rsidR="009F0691" w:rsidRPr="0007623E" w:rsidRDefault="007337CC" w:rsidP="00180649">
      <w:pPr>
        <w:pStyle w:val="FirstParagraph"/>
        <w:rPr>
          <w:rFonts w:eastAsia="ＭＳ 明朝"/>
          <w:lang w:eastAsia="ja-JP"/>
        </w:rPr>
      </w:pPr>
      <w:r>
        <w:rPr>
          <w:rFonts w:eastAsia="ＭＳ 明朝"/>
          <w:lang w:eastAsia="ja-JP"/>
        </w:rPr>
        <w:t>Numerous studies have documented upward shifts in forest vegetation in response to warming, including in the Jura Mountains (Lenoir et al., 2010), the Green Mountains (Beckage et al., 2008), the Andes (Lutz et al., 2013), and the European Alps (Rumpf et al., 2018; Leonelli et al., 2011). In East Asia, the upward migration of tree species has been reported in Taiwan (O'Sullivan et al., 2021) and on Mt. Fuji (</w:t>
      </w:r>
      <w:proofErr w:type="spellStart"/>
      <w:r>
        <w:rPr>
          <w:rFonts w:eastAsia="ＭＳ 明朝"/>
          <w:lang w:eastAsia="ja-JP"/>
        </w:rPr>
        <w:t>Sakio</w:t>
      </w:r>
      <w:proofErr w:type="spellEnd"/>
      <w:r>
        <w:rPr>
          <w:rFonts w:eastAsia="ＭＳ 明朝"/>
          <w:lang w:eastAsia="ja-JP"/>
        </w:rPr>
        <w:t xml:space="preserve"> and </w:t>
      </w:r>
      <w:proofErr w:type="spellStart"/>
      <w:r>
        <w:rPr>
          <w:rFonts w:eastAsia="ＭＳ 明朝"/>
          <w:lang w:eastAsia="ja-JP"/>
        </w:rPr>
        <w:t>Masuzawa</w:t>
      </w:r>
      <w:proofErr w:type="spellEnd"/>
      <w:r>
        <w:rPr>
          <w:rFonts w:eastAsia="ＭＳ 明朝"/>
          <w:lang w:eastAsia="ja-JP"/>
        </w:rPr>
        <w:t xml:space="preserve">, 2012). However, many of these studies are based on snapshot surveys or remote sensing data. Long-term, stand-level demographic studies across distinct forest zones remain rare. </w:t>
      </w:r>
    </w:p>
    <w:p w14:paraId="0E0B9831" w14:textId="03EE19C8" w:rsidR="00557400" w:rsidRPr="0007623E" w:rsidRDefault="007337CC" w:rsidP="00900B8B">
      <w:pPr>
        <w:rPr>
          <w:rFonts w:eastAsia="ＭＳ 明朝"/>
          <w:lang w:eastAsia="ja-JP"/>
        </w:rPr>
      </w:pPr>
      <w:r>
        <w:rPr>
          <w:rFonts w:eastAsia="ＭＳ 明朝"/>
          <w:lang w:eastAsia="ja-JP"/>
        </w:rPr>
        <w:t xml:space="preserve"> Japan, an island country located in East Asia, is strongly influenced by the monsoon, experiencing high rates of precipitation throughout the year. </w:t>
      </w:r>
      <w:ins w:id="17" w:author="KUME ATSUSHI" w:date="2026-04-11T12:20:00Z" w16du:dateUtc="2026-04-11T03:20:00Z">
        <w:r w:rsidR="00AE1C49">
          <w:rPr>
            <w:rFonts w:eastAsia="ＭＳ 明朝" w:hint="eastAsia"/>
            <w:lang w:eastAsia="ja-JP"/>
          </w:rPr>
          <w:t>Consequently</w:t>
        </w:r>
      </w:ins>
      <w:del w:id="18" w:author="KUME ATSUSHI" w:date="2026-04-11T12:20:00Z" w16du:dateUtc="2026-04-11T03:20:00Z">
        <w:r w:rsidDel="00AE1C49">
          <w:rPr>
            <w:rFonts w:eastAsia="ＭＳ 明朝"/>
            <w:lang w:eastAsia="ja-JP"/>
          </w:rPr>
          <w:delText>As a result</w:delText>
        </w:r>
      </w:del>
      <w:r>
        <w:rPr>
          <w:rFonts w:eastAsia="ＭＳ 明朝"/>
          <w:lang w:eastAsia="ja-JP"/>
        </w:rPr>
        <w:t xml:space="preserve">, the </w:t>
      </w:r>
      <w:ins w:id="19" w:author="KUME ATSUSHI" w:date="2026-04-11T12:21:00Z" w16du:dateUtc="2026-04-11T03:21:00Z">
        <w:r w:rsidR="00AE1C49">
          <w:rPr>
            <w:rFonts w:eastAsia="ＭＳ 明朝"/>
            <w:lang w:eastAsia="ja-JP"/>
          </w:rPr>
          <w:t>distribution</w:t>
        </w:r>
        <w:r w:rsidR="00AE1C49">
          <w:rPr>
            <w:rFonts w:eastAsia="ＭＳ 明朝"/>
            <w:lang w:eastAsia="ja-JP"/>
          </w:rPr>
          <w:t xml:space="preserve"> </w:t>
        </w:r>
        <w:r w:rsidR="00AE1C49">
          <w:rPr>
            <w:rFonts w:eastAsia="ＭＳ 明朝" w:hint="eastAsia"/>
            <w:lang w:eastAsia="ja-JP"/>
          </w:rPr>
          <w:t xml:space="preserve">of </w:t>
        </w:r>
      </w:ins>
      <w:r>
        <w:rPr>
          <w:rFonts w:eastAsia="ＭＳ 明朝"/>
          <w:lang w:eastAsia="ja-JP"/>
        </w:rPr>
        <w:t xml:space="preserve">vegetation </w:t>
      </w:r>
      <w:del w:id="20" w:author="KUME ATSUSHI" w:date="2026-04-11T12:21:00Z" w16du:dateUtc="2026-04-11T03:21:00Z">
        <w:r w:rsidDel="00AE1C49">
          <w:rPr>
            <w:rFonts w:eastAsia="ＭＳ 明朝"/>
            <w:lang w:eastAsia="ja-JP"/>
          </w:rPr>
          <w:delText xml:space="preserve">distribution throughout </w:delText>
        </w:r>
      </w:del>
      <w:ins w:id="21" w:author="KUME ATSUSHI" w:date="2026-04-11T12:21:00Z" w16du:dateUtc="2026-04-11T03:21:00Z">
        <w:r w:rsidR="00AE1C49">
          <w:rPr>
            <w:rFonts w:eastAsia="ＭＳ 明朝" w:hint="eastAsia"/>
            <w:lang w:eastAsia="ja-JP"/>
          </w:rPr>
          <w:t>within</w:t>
        </w:r>
        <w:r w:rsidR="00AE1C49">
          <w:rPr>
            <w:rFonts w:eastAsia="ＭＳ 明朝"/>
            <w:lang w:eastAsia="ja-JP"/>
          </w:rPr>
          <w:t xml:space="preserve"> </w:t>
        </w:r>
      </w:ins>
      <w:r>
        <w:rPr>
          <w:rFonts w:eastAsia="ＭＳ 明朝"/>
          <w:lang w:eastAsia="ja-JP"/>
        </w:rPr>
        <w:t xml:space="preserve">the country corresponds well with the warmth index </w:t>
      </w:r>
      <w:r w:rsidRPr="009C0340">
        <w:rPr>
          <w:rFonts w:eastAsia="ＭＳ 明朝"/>
          <w:color w:val="EE0000"/>
          <w:lang w:eastAsia="ja-JP"/>
        </w:rPr>
        <w:t>(</w:t>
      </w:r>
      <w:commentRangeStart w:id="22"/>
      <w:r w:rsidR="00F904A2" w:rsidRPr="009C0340">
        <w:rPr>
          <w:rFonts w:eastAsia="ＭＳ 明朝"/>
          <w:color w:val="EE0000"/>
          <w:lang w:eastAsia="ja-JP"/>
        </w:rPr>
        <w:t>W</w:t>
      </w:r>
      <w:r w:rsidR="0094277C" w:rsidRPr="009C0340">
        <w:rPr>
          <w:rFonts w:eastAsia="ＭＳ 明朝"/>
          <w:color w:val="EE0000"/>
          <w:lang w:eastAsia="ja-JP"/>
        </w:rPr>
        <w:t>I</w:t>
      </w:r>
      <w:commentRangeEnd w:id="22"/>
      <w:r w:rsidR="00AE1C49">
        <w:rPr>
          <w:rStyle w:val="afa"/>
        </w:rPr>
        <w:commentReference w:id="22"/>
      </w:r>
      <w:r w:rsidR="0094277C">
        <w:rPr>
          <w:rFonts w:eastAsia="ＭＳ 明朝" w:hint="eastAsia"/>
          <w:lang w:eastAsia="ja-JP"/>
        </w:rPr>
        <w:t xml:space="preserve">, </w:t>
      </w:r>
      <w:r>
        <w:t>°</w:t>
      </w:r>
      <w:proofErr w:type="spellStart"/>
      <w:r>
        <w:t>C·month</w:t>
      </w:r>
      <w:proofErr w:type="spellEnd"/>
      <w:r>
        <w:rPr>
          <w:rFonts w:eastAsia="ＭＳ 明朝"/>
          <w:lang w:eastAsia="ja-JP"/>
        </w:rPr>
        <w:t>)</w:t>
      </w:r>
      <w:del w:id="23" w:author="KUME ATSUSHI" w:date="2026-04-11T12:22:00Z" w16du:dateUtc="2026-04-11T03:22:00Z">
        <w:r w:rsidDel="00AE1C49">
          <w:rPr>
            <w:rFonts w:eastAsia="ＭＳ 明朝"/>
            <w:lang w:eastAsia="ja-JP"/>
          </w:rPr>
          <w:delText>,</w:delText>
        </w:r>
      </w:del>
      <w:r>
        <w:rPr>
          <w:rFonts w:eastAsia="ＭＳ 明朝"/>
          <w:lang w:eastAsia="ja-JP"/>
        </w:rPr>
        <w:t xml:space="preserve"> </w:t>
      </w:r>
      <w:del w:id="24" w:author="KUME ATSUSHI" w:date="2026-04-11T12:22:00Z" w16du:dateUtc="2026-04-11T03:22:00Z">
        <w:r w:rsidDel="00AE1C49">
          <w:rPr>
            <w:rFonts w:eastAsia="ＭＳ 明朝"/>
            <w:lang w:eastAsia="ja-JP"/>
          </w:rPr>
          <w:delText xml:space="preserve">a heat accumulation index proposed by </w:delText>
        </w:r>
      </w:del>
      <w:ins w:id="25" w:author="KUME ATSUSHI" w:date="2026-04-11T12:22:00Z" w16du:dateUtc="2026-04-11T03:22:00Z">
        <w:r w:rsidR="00AE1C49">
          <w:rPr>
            <w:rFonts w:eastAsia="ＭＳ 明朝" w:hint="eastAsia"/>
            <w:lang w:eastAsia="ja-JP"/>
          </w:rPr>
          <w:t>(</w:t>
        </w:r>
      </w:ins>
      <w:r>
        <w:rPr>
          <w:rFonts w:eastAsia="ＭＳ 明朝"/>
          <w:lang w:eastAsia="ja-JP"/>
        </w:rPr>
        <w:t xml:space="preserve">Kira </w:t>
      </w:r>
      <w:del w:id="26" w:author="KUME ATSUSHI" w:date="2026-04-11T12:22:00Z" w16du:dateUtc="2026-04-11T03:22:00Z">
        <w:r w:rsidDel="00AE1C49">
          <w:rPr>
            <w:rFonts w:eastAsia="ＭＳ 明朝"/>
            <w:lang w:eastAsia="ja-JP"/>
          </w:rPr>
          <w:delText>(</w:delText>
        </w:r>
      </w:del>
      <w:r>
        <w:rPr>
          <w:rFonts w:eastAsia="ＭＳ 明朝"/>
          <w:lang w:eastAsia="ja-JP"/>
        </w:rPr>
        <w:t>1948</w:t>
      </w:r>
      <w:ins w:id="27" w:author="KUME ATSUSHI" w:date="2026-04-11T12:23:00Z" w16du:dateUtc="2026-04-11T03:23:00Z">
        <w:r w:rsidR="00AE1C49" w:rsidRPr="00AE1C49">
          <w:rPr>
            <w:rFonts w:eastAsia="ＭＳ 明朝"/>
            <w:lang w:eastAsia="ja-JP"/>
          </w:rPr>
          <w:t>), calculated by summing the values obtained by subtracting 5°C from the monthly average temperature in months with an average temperature of 5°C or higher</w:t>
        </w:r>
      </w:ins>
      <w:del w:id="28" w:author="KUME ATSUSHI" w:date="2026-04-11T12:23:00Z" w16du:dateUtc="2026-04-11T03:23:00Z">
        <w:r w:rsidDel="00AE1C49">
          <w:rPr>
            <w:rFonts w:eastAsia="ＭＳ 明朝"/>
            <w:lang w:eastAsia="ja-JP"/>
          </w:rPr>
          <w:delText>)</w:delText>
        </w:r>
      </w:del>
      <w:r>
        <w:rPr>
          <w:rFonts w:eastAsia="ＭＳ 明朝"/>
          <w:lang w:eastAsia="ja-JP"/>
        </w:rPr>
        <w:t>. Moreover, the area of Honshu on the Sea of Japan side is one of the snowiest regions in the world. Here, the forest elevation zones are well-defined based on the duration and depth of snow cover (</w:t>
      </w:r>
      <w:proofErr w:type="spellStart"/>
      <w:r>
        <w:rPr>
          <w:rFonts w:eastAsia="ＭＳ 明朝"/>
          <w:lang w:eastAsia="ja-JP"/>
        </w:rPr>
        <w:t>Shidei</w:t>
      </w:r>
      <w:proofErr w:type="spellEnd"/>
      <w:r>
        <w:rPr>
          <w:rFonts w:eastAsia="ＭＳ 明朝"/>
          <w:lang w:eastAsia="ja-JP"/>
        </w:rPr>
        <w:t>, 1956; Kaji, 198</w:t>
      </w:r>
      <w:r w:rsidR="00003DE6" w:rsidRPr="00003DE6">
        <w:rPr>
          <w:rFonts w:eastAsia="ＭＳ 明朝" w:hint="eastAsia"/>
          <w:color w:val="EE0000"/>
          <w:lang w:eastAsia="ja-JP"/>
        </w:rPr>
        <w:t>2</w:t>
      </w:r>
      <w:r>
        <w:rPr>
          <w:rFonts w:eastAsia="ＭＳ 明朝"/>
          <w:lang w:eastAsia="ja-JP"/>
        </w:rPr>
        <w:t xml:space="preserve">). </w:t>
      </w:r>
      <w:r w:rsidR="009A53DF">
        <w:rPr>
          <w:rFonts w:eastAsia="ＭＳ 明朝"/>
          <w:lang w:eastAsia="ja-JP"/>
        </w:rPr>
        <w:t>WI</w:t>
      </w:r>
      <w:r>
        <w:rPr>
          <w:rFonts w:eastAsia="ＭＳ 明朝"/>
          <w:lang w:eastAsia="ja-JP"/>
        </w:rPr>
        <w:t xml:space="preserve"> is </w:t>
      </w:r>
      <w:r>
        <w:rPr>
          <w:rFonts w:eastAsia="ＭＳ 明朝"/>
          <w:lang w:eastAsia="ja-JP"/>
        </w:rPr>
        <w:lastRenderedPageBreak/>
        <w:t>widely used to classify forest zones into temperate, subarctic, and alpine types (</w:t>
      </w:r>
      <w:r>
        <w:t>Fang and Yoda, 1990; H</w:t>
      </w:r>
      <w:r>
        <w:rPr>
          <w:lang w:eastAsia="ja-JP"/>
        </w:rPr>
        <w:t>arada</w:t>
      </w:r>
      <w:r>
        <w:t xml:space="preserve"> et al., 2011</w:t>
      </w:r>
      <w:r>
        <w:rPr>
          <w:rFonts w:eastAsia="ＭＳ 明朝"/>
          <w:lang w:eastAsia="ja-JP"/>
        </w:rPr>
        <w:t>;</w:t>
      </w:r>
      <w:r>
        <w:t xml:space="preserve"> Nogami, 1994</w:t>
      </w:r>
      <w:r>
        <w:rPr>
          <w:rFonts w:eastAsia="ＭＳ 明朝"/>
          <w:lang w:eastAsia="ja-JP"/>
        </w:rPr>
        <w:t xml:space="preserve">; </w:t>
      </w:r>
      <w:proofErr w:type="spellStart"/>
      <w:r>
        <w:t>Takyu</w:t>
      </w:r>
      <w:proofErr w:type="spellEnd"/>
      <w:r>
        <w:t xml:space="preserve"> et al., 2005</w:t>
      </w:r>
      <w:r>
        <w:rPr>
          <w:rFonts w:eastAsia="ＭＳ 明朝"/>
          <w:lang w:eastAsia="ja-JP"/>
        </w:rPr>
        <w:t>). However, direct evidence linking changes in this index to in situ forest compositional shifts remains limited.</w:t>
      </w:r>
      <w:r>
        <w:t xml:space="preserve"> </w:t>
      </w:r>
    </w:p>
    <w:p w14:paraId="6AC0DC0A" w14:textId="54786913" w:rsidR="009F0E6F" w:rsidRPr="0007623E" w:rsidRDefault="007337CC" w:rsidP="005A5E2B">
      <w:pPr>
        <w:pStyle w:val="FirstParagraph"/>
        <w:rPr>
          <w:rFonts w:eastAsia="ＭＳ 明朝"/>
          <w:lang w:eastAsia="ja-JP"/>
        </w:rPr>
      </w:pPr>
      <w:r>
        <w:rPr>
          <w:rFonts w:eastAsia="ＭＳ 明朝"/>
          <w:lang w:eastAsia="ja-JP"/>
        </w:rPr>
        <w:t>Species distributions and forest composition are gradually being reshaped as climate warming modifies the thermal regimes, lengthens the growing seasons, and reduces the snowpack duration. Previously, Hiura et al. (2019) reported a marked transformation of subarctic conifer-dominated forests into cool temperate broadleaf forests in northern Japan, based on long-term (nearly four decades) plot monitoring. Their findings indicate how climate warming can reorganize vegetation at a broad scale, even without elevational shifts.</w:t>
      </w:r>
    </w:p>
    <w:p w14:paraId="03C652D0" w14:textId="6153480D" w:rsidR="00B64761" w:rsidRPr="0007623E" w:rsidRDefault="007337CC" w:rsidP="00180649">
      <w:pPr>
        <w:pStyle w:val="FirstParagraph"/>
        <w:rPr>
          <w:rFonts w:eastAsia="ＭＳ 明朝"/>
          <w:lang w:eastAsia="ja-JP"/>
        </w:rPr>
      </w:pPr>
      <w:r>
        <w:rPr>
          <w:rFonts w:eastAsia="ＭＳ 明朝"/>
          <w:i/>
          <w:iCs/>
          <w:lang w:eastAsia="ja-JP"/>
        </w:rPr>
        <w:t xml:space="preserve">Abies </w:t>
      </w:r>
      <w:proofErr w:type="spellStart"/>
      <w:r>
        <w:rPr>
          <w:rFonts w:eastAsia="ＭＳ 明朝"/>
          <w:i/>
          <w:iCs/>
          <w:lang w:eastAsia="ja-JP"/>
        </w:rPr>
        <w:t>mariesii</w:t>
      </w:r>
      <w:proofErr w:type="spellEnd"/>
      <w:r>
        <w:rPr>
          <w:rFonts w:eastAsia="ＭＳ 明朝"/>
          <w:lang w:eastAsia="ja-JP"/>
        </w:rPr>
        <w:t xml:space="preserve">, a subalpine fir endemic to Japan, is a keystone species of the subalpine coniferous forest zone on the </w:t>
      </w:r>
      <w:r>
        <w:rPr>
          <w:rFonts w:eastAsia="ＭＳ 明朝" w:hint="eastAsia"/>
          <w:lang w:eastAsia="ja-JP"/>
        </w:rPr>
        <w:t xml:space="preserve">Sea of </w:t>
      </w:r>
      <w:r>
        <w:rPr>
          <w:rFonts w:eastAsia="ＭＳ 明朝"/>
          <w:lang w:eastAsia="ja-JP"/>
        </w:rPr>
        <w:t>Japan side of the archipelago. Numerous studies have documented its ecological characteristics and distributional limits in snowy environments (</w:t>
      </w:r>
      <w:proofErr w:type="spellStart"/>
      <w:r>
        <w:rPr>
          <w:rFonts w:eastAsia="ＭＳ 明朝"/>
          <w:lang w:eastAsia="ja-JP"/>
        </w:rPr>
        <w:t>Shidei</w:t>
      </w:r>
      <w:proofErr w:type="spellEnd"/>
      <w:r>
        <w:rPr>
          <w:rFonts w:eastAsia="ＭＳ 明朝"/>
          <w:lang w:eastAsia="ja-JP"/>
        </w:rPr>
        <w:t xml:space="preserve">, 1956; Kaji, 1982; Sugita, 1992; Seki et al., 2005; Mori and </w:t>
      </w:r>
      <w:proofErr w:type="spellStart"/>
      <w:r>
        <w:rPr>
          <w:rFonts w:eastAsia="ＭＳ 明朝"/>
          <w:lang w:eastAsia="ja-JP"/>
        </w:rPr>
        <w:t>Mizumachi</w:t>
      </w:r>
      <w:proofErr w:type="spellEnd"/>
      <w:r>
        <w:rPr>
          <w:rFonts w:eastAsia="ＭＳ 明朝"/>
          <w:lang w:eastAsia="ja-JP"/>
        </w:rPr>
        <w:t xml:space="preserve">, 2009). The species is notably well-adapted to deep snow through its flexible branches, spire-shaped crown, and growth retardation under persistent snowpack. Such adaptations make it vulnerable to rapid warming, particularly at the lower edge of its range. Mt. Tateyama in the Northern Japanese Alps is one of the snowiest mountainous regions in Japan, with a unique combination of temperate, subarctic, and alpine vegetation along its elevational gradient. </w:t>
      </w:r>
      <w:r>
        <w:t xml:space="preserve">The Tateyama area, which is accessible via a bus route running from </w:t>
      </w:r>
      <w:proofErr w:type="spellStart"/>
      <w:r>
        <w:t>Bijodaira</w:t>
      </w:r>
      <w:proofErr w:type="spellEnd"/>
      <w:r>
        <w:t xml:space="preserve"> to </w:t>
      </w:r>
      <w:proofErr w:type="spellStart"/>
      <w:r>
        <w:t>Murodo</w:t>
      </w:r>
      <w:proofErr w:type="spellEnd"/>
      <w:r>
        <w:t>, attracts approximately one million tourists a year (Kume et al., 2009).</w:t>
      </w:r>
      <w:r>
        <w:rPr>
          <w:rFonts w:eastAsia="ＭＳ 明朝"/>
          <w:lang w:eastAsia="ja-JP"/>
        </w:rPr>
        <w:t xml:space="preserve"> Mt. Tateyama has been experiencing rapid warming, with average temperatures increasing at a rate of approximately 0.27°C per decade since the 1960s—over five times the global average (Wada et al., 2004).</w:t>
      </w:r>
    </w:p>
    <w:p w14:paraId="091DE30F" w14:textId="68344E5D" w:rsidR="004C4288" w:rsidRPr="00180649" w:rsidRDefault="007337CC" w:rsidP="006A021B">
      <w:pPr>
        <w:pStyle w:val="FirstParagraph"/>
        <w:rPr>
          <w:rFonts w:eastAsia="ＭＳ 明朝"/>
          <w:lang w:eastAsia="ja-JP"/>
        </w:rPr>
      </w:pPr>
      <w:r>
        <w:rPr>
          <w:rFonts w:eastAsia="ＭＳ 明朝"/>
          <w:lang w:eastAsia="ja-JP"/>
        </w:rPr>
        <w:lastRenderedPageBreak/>
        <w:t xml:space="preserve">Since 1998, we have established permanent plots across the </w:t>
      </w:r>
      <w:r>
        <w:rPr>
          <w:rFonts w:eastAsia="ＭＳ 明朝" w:hint="eastAsia"/>
          <w:lang w:eastAsia="ja-JP"/>
        </w:rPr>
        <w:t xml:space="preserve">altitudinal </w:t>
      </w:r>
      <w:r>
        <w:rPr>
          <w:rFonts w:eastAsia="ＭＳ 明朝"/>
          <w:lang w:eastAsia="ja-JP"/>
        </w:rPr>
        <w:t xml:space="preserve">gradient (Temperate, Ecotone, Subarctic, and Timberline) and have been monitoring these plots over seven periods up to 2024. In this study, we integrated stand-level data on species composition, growth, and mortality with reconstructed trends in </w:t>
      </w:r>
      <w:r w:rsidR="009A53DF">
        <w:rPr>
          <w:rFonts w:eastAsia="ＭＳ 明朝"/>
          <w:lang w:eastAsia="ja-JP"/>
        </w:rPr>
        <w:t>WI</w:t>
      </w:r>
      <w:r>
        <w:rPr>
          <w:rFonts w:eastAsia="ＭＳ 明朝"/>
          <w:lang w:eastAsia="ja-JP"/>
        </w:rPr>
        <w:t xml:space="preserve"> and snow environment to determine how climate warming influences forest zone dynamics and species replacement patterns in this region. We focused on the decline of </w:t>
      </w:r>
      <w:r>
        <w:rPr>
          <w:rFonts w:eastAsia="ＭＳ 明朝"/>
          <w:i/>
          <w:iCs/>
          <w:lang w:eastAsia="ja-JP"/>
        </w:rPr>
        <w:t xml:space="preserve">A. </w:t>
      </w:r>
      <w:proofErr w:type="spellStart"/>
      <w:r>
        <w:rPr>
          <w:rFonts w:eastAsia="ＭＳ 明朝"/>
          <w:i/>
          <w:iCs/>
          <w:lang w:eastAsia="ja-JP"/>
        </w:rPr>
        <w:t>mariesii</w:t>
      </w:r>
      <w:proofErr w:type="spellEnd"/>
      <w:r>
        <w:rPr>
          <w:rFonts w:eastAsia="ＭＳ 明朝"/>
          <w:lang w:eastAsia="ja-JP"/>
        </w:rPr>
        <w:t xml:space="preserve"> at its lower elevational limit and the rise of temperate deciduous species, such as </w:t>
      </w:r>
      <w:r>
        <w:rPr>
          <w:rFonts w:eastAsia="ＭＳ 明朝"/>
          <w:i/>
          <w:iCs/>
          <w:lang w:eastAsia="ja-JP"/>
        </w:rPr>
        <w:t>Fagus crenata</w:t>
      </w:r>
      <w:r>
        <w:rPr>
          <w:rFonts w:eastAsia="ＭＳ 明朝"/>
          <w:lang w:eastAsia="ja-JP"/>
        </w:rPr>
        <w:t>, because these dynamics provide evidence for a forest zone shift already in progress.</w:t>
      </w:r>
      <w:r>
        <w:t xml:space="preserve"> </w:t>
      </w:r>
      <w:r w:rsidR="006A021B" w:rsidRPr="009C0340">
        <w:rPr>
          <w:color w:val="EE0000"/>
        </w:rPr>
        <w:t xml:space="preserve">We specifically investigated the following questions: (1) How did </w:t>
      </w:r>
      <w:r w:rsidR="009A53DF">
        <w:rPr>
          <w:color w:val="EE0000"/>
        </w:rPr>
        <w:t>WI</w:t>
      </w:r>
      <w:r w:rsidR="007B3388">
        <w:rPr>
          <w:rFonts w:eastAsiaTheme="minorEastAsia" w:hint="eastAsia"/>
          <w:color w:val="EE0000"/>
          <w:lang w:eastAsia="ja-JP"/>
        </w:rPr>
        <w:t xml:space="preserve"> </w:t>
      </w:r>
      <w:r w:rsidR="006A021B" w:rsidRPr="009C0340">
        <w:rPr>
          <w:color w:val="EE0000"/>
        </w:rPr>
        <w:t xml:space="preserve">increase in each study plot during the study period in response to regional warming? ; (2) What impact has regional warming had on the distribution range of </w:t>
      </w:r>
      <w:r w:rsidR="006A021B" w:rsidRPr="009C0340">
        <w:rPr>
          <w:i/>
          <w:iCs/>
          <w:color w:val="EE0000"/>
        </w:rPr>
        <w:t xml:space="preserve">A. </w:t>
      </w:r>
      <w:proofErr w:type="spellStart"/>
      <w:r w:rsidR="006A021B" w:rsidRPr="009C0340">
        <w:rPr>
          <w:i/>
          <w:iCs/>
          <w:color w:val="EE0000"/>
        </w:rPr>
        <w:t>mariesii</w:t>
      </w:r>
      <w:proofErr w:type="spellEnd"/>
      <w:r w:rsidR="006A021B" w:rsidRPr="009C0340">
        <w:rPr>
          <w:color w:val="EE0000"/>
        </w:rPr>
        <w:t xml:space="preserve"> at both its lower and upper elevation limits?; (3) How have interspecies relationships changed in temperate and subarctic ecotone zones on Mt. Tateyama, and what are the implications of these changes?</w:t>
      </w:r>
      <w:r w:rsidR="006A021B" w:rsidRPr="006A021B">
        <w:t xml:space="preserve"> </w:t>
      </w:r>
    </w:p>
    <w:p w14:paraId="5A9C752A" w14:textId="77777777" w:rsidR="00F31D4D" w:rsidRPr="009A5DCD" w:rsidRDefault="007337CC" w:rsidP="009A5DCD">
      <w:pPr>
        <w:pStyle w:val="1"/>
      </w:pPr>
      <w:r>
        <w:t>2. Methods</w:t>
      </w:r>
    </w:p>
    <w:p w14:paraId="3F47A75F" w14:textId="1D0EECD8" w:rsidR="00F31D4D" w:rsidRPr="009A5DCD" w:rsidRDefault="007337CC" w:rsidP="009A5DCD">
      <w:pPr>
        <w:pStyle w:val="2"/>
      </w:pPr>
      <w:r>
        <w:t>2.1</w:t>
      </w:r>
      <w:r>
        <w:rPr>
          <w:rFonts w:eastAsia="ＭＳ 明朝"/>
        </w:rPr>
        <w:t>.</w:t>
      </w:r>
      <w:r>
        <w:t xml:space="preserve"> Study site</w:t>
      </w:r>
    </w:p>
    <w:p w14:paraId="3AECBC8E" w14:textId="6EE6B823" w:rsidR="00F31D4D" w:rsidRPr="009A5DCD" w:rsidRDefault="007337CC" w:rsidP="009A5DCD">
      <w:pPr>
        <w:pStyle w:val="FirstParagraph"/>
      </w:pPr>
      <w:r>
        <w:t>We monitored the vegetation at Tateyama (Toyama Prefecture, 2002, 2008, 2014, 2020) from 1998 to 2024 at four permanent plots of Chubu-</w:t>
      </w:r>
      <w:proofErr w:type="spellStart"/>
      <w:r>
        <w:t>Sangaku</w:t>
      </w:r>
      <w:proofErr w:type="spellEnd"/>
      <w:r>
        <w:t xml:space="preserve"> National Park located in the Northern Alps. The plots are situated within temperate (1090 m above sea level (asl), </w:t>
      </w:r>
      <w:r>
        <w:rPr>
          <w:i/>
          <w:iCs/>
        </w:rPr>
        <w:t xml:space="preserve">Cryptomeria japonica </w:t>
      </w:r>
      <w:r>
        <w:t>(L. fil.) D. Don–</w:t>
      </w:r>
      <w:r>
        <w:rPr>
          <w:i/>
          <w:iCs/>
        </w:rPr>
        <w:t xml:space="preserve">F. crenata </w:t>
      </w:r>
      <w:r>
        <w:t>Blume</w:t>
      </w:r>
      <w:r>
        <w:rPr>
          <w:i/>
          <w:iCs/>
        </w:rPr>
        <w:t xml:space="preserve"> </w:t>
      </w:r>
      <w:r>
        <w:t xml:space="preserve">Forest), ecotone (1430 m asl, </w:t>
      </w:r>
      <w:r>
        <w:rPr>
          <w:i/>
          <w:iCs/>
        </w:rPr>
        <w:t>C. japonica</w:t>
      </w:r>
      <w:r>
        <w:t>–</w:t>
      </w:r>
      <w:r>
        <w:rPr>
          <w:i/>
          <w:iCs/>
        </w:rPr>
        <w:t xml:space="preserve">F. crenata–Pinus parviflora </w:t>
      </w:r>
      <w:r>
        <w:t xml:space="preserve">Sieb. et </w:t>
      </w:r>
      <w:proofErr w:type="spellStart"/>
      <w:r>
        <w:t>Zucc</w:t>
      </w:r>
      <w:proofErr w:type="spellEnd"/>
      <w:r>
        <w:t xml:space="preserve">. var. </w:t>
      </w:r>
      <w:r>
        <w:rPr>
          <w:i/>
          <w:iCs/>
        </w:rPr>
        <w:t>pentaphylla</w:t>
      </w:r>
      <w:r>
        <w:t xml:space="preserve"> (Mayr) Henry–</w:t>
      </w:r>
      <w:r>
        <w:rPr>
          <w:i/>
          <w:iCs/>
        </w:rPr>
        <w:t xml:space="preserve">Abies </w:t>
      </w:r>
      <w:proofErr w:type="spellStart"/>
      <w:r>
        <w:rPr>
          <w:i/>
          <w:iCs/>
        </w:rPr>
        <w:t>mariesii</w:t>
      </w:r>
      <w:proofErr w:type="spellEnd"/>
      <w:r>
        <w:t xml:space="preserve"> Masters Forest), </w:t>
      </w:r>
      <w:r>
        <w:rPr>
          <w:rFonts w:eastAsia="ＭＳ 明朝"/>
          <w:lang w:eastAsia="ja-JP"/>
        </w:rPr>
        <w:t>s</w:t>
      </w:r>
      <w:r>
        <w:t xml:space="preserve">ubarctic (1970 m asl, </w:t>
      </w:r>
      <w:r>
        <w:rPr>
          <w:i/>
          <w:iCs/>
        </w:rPr>
        <w:t xml:space="preserve">A. </w:t>
      </w:r>
      <w:proofErr w:type="spellStart"/>
      <w:r>
        <w:rPr>
          <w:i/>
          <w:iCs/>
        </w:rPr>
        <w:t>mariesii</w:t>
      </w:r>
      <w:proofErr w:type="spellEnd"/>
      <w:r>
        <w:t xml:space="preserve"> forest), and timberline (2250 m asl, </w:t>
      </w:r>
      <w:r>
        <w:rPr>
          <w:i/>
          <w:iCs/>
        </w:rPr>
        <w:t>Pinus pumila</w:t>
      </w:r>
      <w:r>
        <w:t xml:space="preserve"> (Pallas) Regel–</w:t>
      </w:r>
      <w:r>
        <w:rPr>
          <w:i/>
          <w:iCs/>
        </w:rPr>
        <w:t xml:space="preserve">A. </w:t>
      </w:r>
      <w:proofErr w:type="spellStart"/>
      <w:r>
        <w:rPr>
          <w:i/>
          <w:iCs/>
        </w:rPr>
        <w:t>mariesii</w:t>
      </w:r>
      <w:proofErr w:type="spellEnd"/>
      <w:r>
        <w:t xml:space="preserve"> scrub) zones (Table 1; Figs. 1, 2). </w:t>
      </w:r>
    </w:p>
    <w:p w14:paraId="35F54562" w14:textId="5F9D2F11" w:rsidR="00F31D4D" w:rsidRDefault="00BA4B1E" w:rsidP="009A5DCD">
      <w:pPr>
        <w:pStyle w:val="FirstParagraph"/>
        <w:rPr>
          <w:rFonts w:eastAsiaTheme="minorEastAsia"/>
          <w:lang w:eastAsia="ja-JP"/>
        </w:rPr>
      </w:pPr>
      <w:r>
        <w:lastRenderedPageBreak/>
        <w:t xml:space="preserve">All the plots are located on the Tateyama lava plateau, a formation that resulted from multiple eruptions of the Tateyama volcano between approximately 130,000 and 50,000 years ago (Matsumoto et al., 1991). The bedrock is granite, overlain by volcanic debris and lava flows, mainly andesite. The tongue-shaped lava plateau stretches about 12.5 km in a straight line from </w:t>
      </w:r>
      <w:proofErr w:type="spellStart"/>
      <w:r>
        <w:t>Bijodaira</w:t>
      </w:r>
      <w:proofErr w:type="spellEnd"/>
      <w:r>
        <w:t xml:space="preserve"> (1000 m asl) at the tip to </w:t>
      </w:r>
      <w:proofErr w:type="spellStart"/>
      <w:r>
        <w:t>Murodo</w:t>
      </w:r>
      <w:proofErr w:type="spellEnd"/>
      <w:r>
        <w:t xml:space="preserve"> (2450 m asl) at the innermost part, forming a gentle slope (Fig. 1). </w:t>
      </w:r>
    </w:p>
    <w:p w14:paraId="14141DA3" w14:textId="049DD5F0" w:rsidR="00615AB0" w:rsidRPr="00AE6DD7" w:rsidRDefault="006A0AF4" w:rsidP="00AE6DD7">
      <w:pPr>
        <w:pStyle w:val="3"/>
        <w:rPr>
          <w:rFonts w:eastAsiaTheme="minorEastAsia"/>
          <w:lang w:eastAsia="ja-JP"/>
        </w:rPr>
      </w:pPr>
      <w:r w:rsidRPr="006A0AF4">
        <w:rPr>
          <w:rFonts w:eastAsiaTheme="minorEastAsia"/>
          <w:lang w:eastAsia="ja-JP"/>
        </w:rPr>
        <w:t>Table 1. Descriptions of the survey</w:t>
      </w:r>
      <w:r w:rsidR="007337CC" w:rsidRPr="009A5DCD">
        <w:rPr>
          <w:lang w:eastAsia="ja-JP"/>
        </w:rPr>
        <w:t xml:space="preserve"> plots.</w:t>
      </w:r>
    </w:p>
    <w:tbl>
      <w:tblPr>
        <w:tblW w:w="10460" w:type="dxa"/>
        <w:tblCellMar>
          <w:left w:w="99" w:type="dxa"/>
          <w:right w:w="99" w:type="dxa"/>
        </w:tblCellMar>
        <w:tblLook w:val="04A0" w:firstRow="1" w:lastRow="0" w:firstColumn="1" w:lastColumn="0" w:noHBand="0" w:noVBand="1"/>
      </w:tblPr>
      <w:tblGrid>
        <w:gridCol w:w="1811"/>
        <w:gridCol w:w="1770"/>
        <w:gridCol w:w="1381"/>
        <w:gridCol w:w="1275"/>
        <w:gridCol w:w="1276"/>
        <w:gridCol w:w="1418"/>
        <w:gridCol w:w="1529"/>
      </w:tblGrid>
      <w:tr w:rsidR="00390F3A" w:rsidRPr="00B82515" w14:paraId="0AF80477" w14:textId="77777777" w:rsidTr="002E3452">
        <w:trPr>
          <w:trHeight w:val="564"/>
        </w:trPr>
        <w:tc>
          <w:tcPr>
            <w:tcW w:w="1811" w:type="dxa"/>
            <w:tcBorders>
              <w:top w:val="single" w:sz="4" w:space="0" w:color="auto"/>
              <w:left w:val="nil"/>
              <w:bottom w:val="nil"/>
              <w:right w:val="nil"/>
            </w:tcBorders>
            <w:noWrap/>
            <w:vAlign w:val="bottom"/>
            <w:hideMark/>
          </w:tcPr>
          <w:p w14:paraId="256870A4" w14:textId="77777777" w:rsidR="00B82515" w:rsidRPr="00B82515" w:rsidRDefault="00B82515" w:rsidP="00B82515">
            <w:pPr>
              <w:suppressAutoHyphens w:val="0"/>
              <w:spacing w:before="0" w:after="0" w:line="240" w:lineRule="auto"/>
              <w:ind w:firstLine="0"/>
              <w:rPr>
                <w:rFonts w:eastAsia="ＭＳ Ｐゴシック"/>
                <w:b/>
                <w:bCs/>
                <w:sz w:val="20"/>
                <w:szCs w:val="20"/>
                <w:lang w:eastAsia="ja-JP"/>
              </w:rPr>
            </w:pPr>
            <w:bookmarkStart w:id="29" w:name="_Hlk191607967"/>
            <w:r w:rsidRPr="00B82515">
              <w:rPr>
                <w:rFonts w:eastAsia="ＭＳ Ｐゴシック"/>
                <w:b/>
                <w:bCs/>
                <w:sz w:val="20"/>
                <w:szCs w:val="20"/>
                <w:lang w:eastAsia="ja-JP"/>
              </w:rPr>
              <w:t>Plot</w:t>
            </w:r>
          </w:p>
        </w:tc>
        <w:tc>
          <w:tcPr>
            <w:tcW w:w="1770" w:type="dxa"/>
            <w:tcBorders>
              <w:top w:val="single" w:sz="4" w:space="0" w:color="auto"/>
              <w:left w:val="nil"/>
              <w:bottom w:val="nil"/>
              <w:right w:val="nil"/>
            </w:tcBorders>
            <w:noWrap/>
            <w:vAlign w:val="bottom"/>
            <w:hideMark/>
          </w:tcPr>
          <w:p w14:paraId="32B6140D" w14:textId="77777777" w:rsidR="00B82515" w:rsidRPr="00B82515" w:rsidRDefault="00B82515" w:rsidP="00B82515">
            <w:pPr>
              <w:suppressAutoHyphens w:val="0"/>
              <w:spacing w:before="0" w:after="0" w:line="240" w:lineRule="auto"/>
              <w:ind w:firstLine="0"/>
              <w:rPr>
                <w:rFonts w:eastAsia="ＭＳ Ｐゴシック"/>
                <w:b/>
                <w:bCs/>
                <w:sz w:val="20"/>
                <w:szCs w:val="20"/>
                <w:lang w:eastAsia="ja-JP"/>
              </w:rPr>
            </w:pPr>
            <w:r w:rsidRPr="00B82515">
              <w:rPr>
                <w:rFonts w:eastAsia="ＭＳ Ｐゴシック"/>
                <w:b/>
                <w:bCs/>
                <w:sz w:val="20"/>
                <w:szCs w:val="20"/>
                <w:lang w:eastAsia="ja-JP"/>
              </w:rPr>
              <w:t>local name</w:t>
            </w:r>
          </w:p>
        </w:tc>
        <w:tc>
          <w:tcPr>
            <w:tcW w:w="1381" w:type="dxa"/>
            <w:tcBorders>
              <w:top w:val="single" w:sz="4" w:space="0" w:color="auto"/>
              <w:left w:val="nil"/>
              <w:bottom w:val="nil"/>
              <w:right w:val="nil"/>
            </w:tcBorders>
            <w:noWrap/>
            <w:vAlign w:val="bottom"/>
            <w:hideMark/>
          </w:tcPr>
          <w:p w14:paraId="0E2C13B6" w14:textId="77777777" w:rsidR="00B82515" w:rsidRPr="00B82515" w:rsidRDefault="00B82515" w:rsidP="00B82515">
            <w:pPr>
              <w:suppressAutoHyphens w:val="0"/>
              <w:spacing w:before="0" w:after="0" w:line="240" w:lineRule="auto"/>
              <w:ind w:firstLine="0"/>
              <w:jc w:val="right"/>
              <w:rPr>
                <w:rFonts w:eastAsia="ＭＳ Ｐゴシック"/>
                <w:b/>
                <w:bCs/>
                <w:sz w:val="20"/>
                <w:szCs w:val="20"/>
                <w:lang w:eastAsia="ja-JP"/>
              </w:rPr>
            </w:pPr>
            <w:r w:rsidRPr="00B82515">
              <w:rPr>
                <w:rFonts w:eastAsia="ＭＳ Ｐゴシック"/>
                <w:b/>
                <w:bCs/>
                <w:sz w:val="20"/>
                <w:szCs w:val="20"/>
                <w:lang w:eastAsia="ja-JP"/>
              </w:rPr>
              <w:t>Latitude</w:t>
            </w:r>
          </w:p>
        </w:tc>
        <w:tc>
          <w:tcPr>
            <w:tcW w:w="1275" w:type="dxa"/>
            <w:tcBorders>
              <w:top w:val="single" w:sz="4" w:space="0" w:color="auto"/>
              <w:left w:val="nil"/>
              <w:bottom w:val="nil"/>
              <w:right w:val="nil"/>
            </w:tcBorders>
            <w:noWrap/>
            <w:vAlign w:val="bottom"/>
            <w:hideMark/>
          </w:tcPr>
          <w:p w14:paraId="4BFCF08D" w14:textId="77777777" w:rsidR="00B82515" w:rsidRPr="00B82515" w:rsidRDefault="00B82515" w:rsidP="00B82515">
            <w:pPr>
              <w:suppressAutoHyphens w:val="0"/>
              <w:spacing w:before="0" w:after="0" w:line="240" w:lineRule="auto"/>
              <w:ind w:firstLine="0"/>
              <w:jc w:val="right"/>
              <w:rPr>
                <w:rFonts w:eastAsia="ＭＳ Ｐゴシック"/>
                <w:b/>
                <w:bCs/>
                <w:sz w:val="20"/>
                <w:szCs w:val="20"/>
                <w:lang w:eastAsia="ja-JP"/>
              </w:rPr>
            </w:pPr>
            <w:r w:rsidRPr="00B82515">
              <w:rPr>
                <w:rFonts w:eastAsia="ＭＳ Ｐゴシック"/>
                <w:b/>
                <w:bCs/>
                <w:sz w:val="20"/>
                <w:szCs w:val="20"/>
                <w:lang w:eastAsia="ja-JP"/>
              </w:rPr>
              <w:t>Longitude</w:t>
            </w:r>
          </w:p>
        </w:tc>
        <w:tc>
          <w:tcPr>
            <w:tcW w:w="1276" w:type="dxa"/>
            <w:tcBorders>
              <w:top w:val="single" w:sz="4" w:space="0" w:color="auto"/>
              <w:left w:val="nil"/>
              <w:bottom w:val="nil"/>
              <w:right w:val="nil"/>
            </w:tcBorders>
            <w:noWrap/>
            <w:vAlign w:val="bottom"/>
            <w:hideMark/>
          </w:tcPr>
          <w:p w14:paraId="41A53D58" w14:textId="77777777" w:rsidR="00B82515" w:rsidRPr="00B82515" w:rsidRDefault="00B82515" w:rsidP="00B82515">
            <w:pPr>
              <w:suppressAutoHyphens w:val="0"/>
              <w:spacing w:before="0" w:after="0" w:line="240" w:lineRule="auto"/>
              <w:ind w:firstLine="0"/>
              <w:jc w:val="right"/>
              <w:rPr>
                <w:rFonts w:eastAsia="ＭＳ Ｐゴシック"/>
                <w:b/>
                <w:bCs/>
                <w:sz w:val="20"/>
                <w:szCs w:val="20"/>
                <w:lang w:eastAsia="ja-JP"/>
              </w:rPr>
            </w:pPr>
            <w:r w:rsidRPr="00B82515">
              <w:rPr>
                <w:rFonts w:eastAsia="ＭＳ Ｐゴシック"/>
                <w:b/>
                <w:bCs/>
                <w:sz w:val="20"/>
                <w:szCs w:val="20"/>
                <w:lang w:eastAsia="ja-JP"/>
              </w:rPr>
              <w:t>Altitude</w:t>
            </w:r>
          </w:p>
        </w:tc>
        <w:tc>
          <w:tcPr>
            <w:tcW w:w="1418" w:type="dxa"/>
            <w:tcBorders>
              <w:top w:val="single" w:sz="4" w:space="0" w:color="auto"/>
              <w:left w:val="nil"/>
              <w:bottom w:val="nil"/>
              <w:right w:val="nil"/>
            </w:tcBorders>
            <w:noWrap/>
            <w:vAlign w:val="bottom"/>
            <w:hideMark/>
          </w:tcPr>
          <w:p w14:paraId="7B2F36ED" w14:textId="77777777" w:rsidR="00B82515" w:rsidRPr="00B82515" w:rsidRDefault="00B82515" w:rsidP="00B82515">
            <w:pPr>
              <w:suppressAutoHyphens w:val="0"/>
              <w:spacing w:before="0" w:after="0" w:line="240" w:lineRule="auto"/>
              <w:ind w:firstLine="0"/>
              <w:jc w:val="right"/>
              <w:rPr>
                <w:rFonts w:eastAsia="ＭＳ Ｐゴシック"/>
                <w:b/>
                <w:bCs/>
                <w:sz w:val="20"/>
                <w:szCs w:val="20"/>
                <w:lang w:eastAsia="ja-JP"/>
              </w:rPr>
            </w:pPr>
            <w:r w:rsidRPr="00B82515">
              <w:rPr>
                <w:rFonts w:eastAsia="ＭＳ Ｐゴシック"/>
                <w:b/>
                <w:bCs/>
                <w:sz w:val="20"/>
                <w:szCs w:val="20"/>
                <w:lang w:eastAsia="ja-JP"/>
              </w:rPr>
              <w:t xml:space="preserve">Area </w:t>
            </w:r>
          </w:p>
        </w:tc>
        <w:tc>
          <w:tcPr>
            <w:tcW w:w="1529" w:type="dxa"/>
            <w:tcBorders>
              <w:top w:val="single" w:sz="4" w:space="0" w:color="auto"/>
              <w:left w:val="nil"/>
              <w:bottom w:val="nil"/>
              <w:right w:val="nil"/>
            </w:tcBorders>
            <w:vAlign w:val="bottom"/>
            <w:hideMark/>
          </w:tcPr>
          <w:p w14:paraId="5D5B19C2" w14:textId="03E0B840" w:rsidR="00B82515" w:rsidRPr="009C0340" w:rsidRDefault="00B82515" w:rsidP="00903505">
            <w:pPr>
              <w:suppressAutoHyphens w:val="0"/>
              <w:spacing w:before="0" w:after="0" w:line="240" w:lineRule="auto"/>
              <w:ind w:firstLine="0"/>
              <w:jc w:val="center"/>
              <w:rPr>
                <w:rFonts w:eastAsia="ＭＳ Ｐゴシック"/>
                <w:b/>
                <w:sz w:val="20"/>
              </w:rPr>
            </w:pPr>
            <w:r w:rsidRPr="00B82515">
              <w:rPr>
                <w:rFonts w:eastAsia="ＭＳ Ｐゴシック"/>
                <w:b/>
                <w:bCs/>
                <w:sz w:val="20"/>
                <w:szCs w:val="20"/>
                <w:lang w:eastAsia="ja-JP"/>
              </w:rPr>
              <w:t xml:space="preserve">Number of Trees </w:t>
            </w:r>
            <w:r w:rsidRPr="00B82515">
              <w:rPr>
                <w:rFonts w:eastAsia="ＭＳ Ｐゴシック"/>
                <w:b/>
                <w:bCs/>
                <w:sz w:val="20"/>
                <w:szCs w:val="20"/>
                <w:lang w:eastAsia="ja-JP"/>
              </w:rPr>
              <w:br/>
              <w:t>recorded</w:t>
            </w:r>
            <w:r w:rsidRPr="00390F3A">
              <w:rPr>
                <w:rFonts w:eastAsia="ＭＳ Ｐゴシック"/>
                <w:b/>
                <w:bCs/>
                <w:color w:val="EE0000"/>
                <w:sz w:val="20"/>
                <w:szCs w:val="20"/>
                <w:lang w:eastAsia="ja-JP"/>
              </w:rPr>
              <w:t>***</w:t>
            </w:r>
          </w:p>
        </w:tc>
      </w:tr>
      <w:tr w:rsidR="00390F3A" w:rsidRPr="00B82515" w14:paraId="588983BE" w14:textId="77777777" w:rsidTr="002E3452">
        <w:trPr>
          <w:trHeight w:val="276"/>
        </w:trPr>
        <w:tc>
          <w:tcPr>
            <w:tcW w:w="1811" w:type="dxa"/>
            <w:tcBorders>
              <w:top w:val="nil"/>
              <w:left w:val="nil"/>
              <w:bottom w:val="single" w:sz="4" w:space="0" w:color="auto"/>
              <w:right w:val="nil"/>
            </w:tcBorders>
            <w:noWrap/>
            <w:vAlign w:val="bottom"/>
            <w:hideMark/>
          </w:tcPr>
          <w:p w14:paraId="67D00CAA" w14:textId="77777777" w:rsidR="00B82515" w:rsidRPr="00B82515" w:rsidRDefault="00B82515" w:rsidP="00B82515">
            <w:pPr>
              <w:suppressAutoHyphens w:val="0"/>
              <w:spacing w:before="0" w:after="0" w:line="240" w:lineRule="auto"/>
              <w:ind w:firstLine="0"/>
              <w:rPr>
                <w:rFonts w:eastAsia="ＭＳ Ｐゴシック"/>
                <w:b/>
                <w:bCs/>
                <w:sz w:val="22"/>
                <w:szCs w:val="22"/>
                <w:lang w:eastAsia="ja-JP"/>
              </w:rPr>
            </w:pPr>
            <w:r w:rsidRPr="00B82515">
              <w:rPr>
                <w:rFonts w:eastAsia="ＭＳ Ｐゴシック"/>
                <w:b/>
                <w:bCs/>
                <w:sz w:val="22"/>
                <w:szCs w:val="22"/>
                <w:lang w:eastAsia="ja-JP"/>
              </w:rPr>
              <w:t xml:space="preserve">　</w:t>
            </w:r>
          </w:p>
        </w:tc>
        <w:tc>
          <w:tcPr>
            <w:tcW w:w="1770" w:type="dxa"/>
            <w:tcBorders>
              <w:top w:val="nil"/>
              <w:left w:val="nil"/>
              <w:bottom w:val="single" w:sz="4" w:space="0" w:color="auto"/>
              <w:right w:val="nil"/>
            </w:tcBorders>
            <w:noWrap/>
            <w:vAlign w:val="bottom"/>
            <w:hideMark/>
          </w:tcPr>
          <w:p w14:paraId="3382C1E1" w14:textId="77777777" w:rsidR="00B82515" w:rsidRPr="00B82515" w:rsidRDefault="00B82515" w:rsidP="00B82515">
            <w:pPr>
              <w:suppressAutoHyphens w:val="0"/>
              <w:spacing w:before="0" w:after="0" w:line="240" w:lineRule="auto"/>
              <w:ind w:firstLine="0"/>
              <w:rPr>
                <w:rFonts w:eastAsia="ＭＳ Ｐゴシック"/>
                <w:b/>
                <w:bCs/>
                <w:sz w:val="22"/>
                <w:szCs w:val="22"/>
                <w:lang w:eastAsia="ja-JP"/>
              </w:rPr>
            </w:pPr>
            <w:r w:rsidRPr="00B82515">
              <w:rPr>
                <w:rFonts w:eastAsia="ＭＳ Ｐゴシック"/>
                <w:b/>
                <w:bCs/>
                <w:sz w:val="22"/>
                <w:szCs w:val="22"/>
                <w:lang w:eastAsia="ja-JP"/>
              </w:rPr>
              <w:t xml:space="preserve">　</w:t>
            </w:r>
          </w:p>
        </w:tc>
        <w:tc>
          <w:tcPr>
            <w:tcW w:w="1381" w:type="dxa"/>
            <w:tcBorders>
              <w:top w:val="nil"/>
              <w:left w:val="nil"/>
              <w:bottom w:val="single" w:sz="4" w:space="0" w:color="auto"/>
              <w:right w:val="nil"/>
            </w:tcBorders>
            <w:noWrap/>
            <w:vAlign w:val="bottom"/>
            <w:hideMark/>
          </w:tcPr>
          <w:p w14:paraId="3A54B2B3"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 xml:space="preserve"> (degree)</w:t>
            </w:r>
          </w:p>
        </w:tc>
        <w:tc>
          <w:tcPr>
            <w:tcW w:w="1275" w:type="dxa"/>
            <w:tcBorders>
              <w:top w:val="nil"/>
              <w:left w:val="nil"/>
              <w:bottom w:val="single" w:sz="4" w:space="0" w:color="auto"/>
              <w:right w:val="nil"/>
            </w:tcBorders>
            <w:noWrap/>
            <w:vAlign w:val="bottom"/>
            <w:hideMark/>
          </w:tcPr>
          <w:p w14:paraId="5E584E53"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 xml:space="preserve"> (degree)</w:t>
            </w:r>
          </w:p>
        </w:tc>
        <w:tc>
          <w:tcPr>
            <w:tcW w:w="1276" w:type="dxa"/>
            <w:tcBorders>
              <w:top w:val="nil"/>
              <w:left w:val="nil"/>
              <w:bottom w:val="single" w:sz="4" w:space="0" w:color="auto"/>
              <w:right w:val="nil"/>
            </w:tcBorders>
            <w:noWrap/>
            <w:vAlign w:val="bottom"/>
            <w:hideMark/>
          </w:tcPr>
          <w:p w14:paraId="7CC1A30F"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 xml:space="preserve"> (m)</w:t>
            </w:r>
          </w:p>
        </w:tc>
        <w:tc>
          <w:tcPr>
            <w:tcW w:w="1418" w:type="dxa"/>
            <w:tcBorders>
              <w:top w:val="nil"/>
              <w:left w:val="nil"/>
              <w:bottom w:val="single" w:sz="4" w:space="0" w:color="auto"/>
              <w:right w:val="nil"/>
            </w:tcBorders>
            <w:noWrap/>
            <w:vAlign w:val="bottom"/>
            <w:hideMark/>
          </w:tcPr>
          <w:p w14:paraId="2B997FA5"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(m*m)</w:t>
            </w:r>
          </w:p>
        </w:tc>
        <w:tc>
          <w:tcPr>
            <w:tcW w:w="1529" w:type="dxa"/>
            <w:tcBorders>
              <w:top w:val="nil"/>
              <w:left w:val="nil"/>
              <w:bottom w:val="single" w:sz="4" w:space="0" w:color="auto"/>
              <w:right w:val="nil"/>
            </w:tcBorders>
            <w:noWrap/>
            <w:vAlign w:val="bottom"/>
            <w:hideMark/>
          </w:tcPr>
          <w:p w14:paraId="3AC2A6E5" w14:textId="58CE11A2" w:rsidR="00B82515" w:rsidRPr="009C0340" w:rsidRDefault="00B82515" w:rsidP="00B82515">
            <w:pPr>
              <w:suppressAutoHyphens w:val="0"/>
              <w:spacing w:before="0" w:after="0" w:line="240" w:lineRule="auto"/>
              <w:ind w:firstLine="0"/>
              <w:jc w:val="right"/>
              <w:rPr>
                <w:rFonts w:eastAsia="ＭＳ Ｐゴシック"/>
                <w:sz w:val="20"/>
              </w:rPr>
            </w:pPr>
            <w:r w:rsidRPr="00B82515">
              <w:rPr>
                <w:rFonts w:eastAsia="ＭＳ Ｐゴシック"/>
                <w:sz w:val="20"/>
                <w:szCs w:val="20"/>
                <w:lang w:eastAsia="ja-JP"/>
              </w:rPr>
              <w:t>(n/ha)</w:t>
            </w:r>
          </w:p>
        </w:tc>
      </w:tr>
      <w:tr w:rsidR="00390F3A" w:rsidRPr="00B82515" w14:paraId="48E39FF3" w14:textId="77777777" w:rsidTr="002E3452">
        <w:trPr>
          <w:trHeight w:val="264"/>
        </w:trPr>
        <w:tc>
          <w:tcPr>
            <w:tcW w:w="1811" w:type="dxa"/>
            <w:tcBorders>
              <w:top w:val="nil"/>
              <w:left w:val="nil"/>
              <w:bottom w:val="nil"/>
              <w:right w:val="nil"/>
            </w:tcBorders>
            <w:noWrap/>
            <w:vAlign w:val="bottom"/>
            <w:hideMark/>
          </w:tcPr>
          <w:p w14:paraId="2E900716" w14:textId="77777777" w:rsidR="00B82515" w:rsidRPr="00B82515" w:rsidRDefault="00B82515" w:rsidP="00B82515">
            <w:pPr>
              <w:suppressAutoHyphens w:val="0"/>
              <w:spacing w:before="0" w:after="0" w:line="240" w:lineRule="auto"/>
              <w:ind w:firstLine="0"/>
              <w:rPr>
                <w:rFonts w:eastAsia="ＭＳ Ｐゴシック"/>
                <w:sz w:val="20"/>
                <w:szCs w:val="20"/>
                <w:lang w:eastAsia="ja-JP"/>
              </w:rPr>
            </w:pPr>
            <w:r w:rsidRPr="00B82515">
              <w:rPr>
                <w:rFonts w:eastAsia="ＭＳ Ｐゴシック"/>
                <w:sz w:val="20"/>
                <w:szCs w:val="20"/>
                <w:lang w:eastAsia="ja-JP"/>
              </w:rPr>
              <w:t>Temperate*</w:t>
            </w:r>
          </w:p>
        </w:tc>
        <w:tc>
          <w:tcPr>
            <w:tcW w:w="1770" w:type="dxa"/>
            <w:tcBorders>
              <w:top w:val="nil"/>
              <w:left w:val="nil"/>
              <w:bottom w:val="nil"/>
              <w:right w:val="nil"/>
            </w:tcBorders>
            <w:noWrap/>
            <w:vAlign w:val="bottom"/>
            <w:hideMark/>
          </w:tcPr>
          <w:p w14:paraId="666CA285" w14:textId="77777777" w:rsidR="00B82515" w:rsidRPr="00B82515" w:rsidRDefault="00B82515" w:rsidP="00B82515">
            <w:pPr>
              <w:suppressAutoHyphens w:val="0"/>
              <w:spacing w:before="0" w:after="0" w:line="240" w:lineRule="auto"/>
              <w:ind w:firstLine="0"/>
              <w:rPr>
                <w:rFonts w:eastAsia="ＭＳ Ｐゴシック"/>
                <w:sz w:val="20"/>
                <w:szCs w:val="20"/>
                <w:lang w:eastAsia="ja-JP"/>
              </w:rPr>
            </w:pPr>
            <w:proofErr w:type="spellStart"/>
            <w:r w:rsidRPr="00B82515">
              <w:rPr>
                <w:rFonts w:eastAsia="ＭＳ Ｐゴシック"/>
                <w:sz w:val="20"/>
                <w:szCs w:val="20"/>
                <w:lang w:eastAsia="ja-JP"/>
              </w:rPr>
              <w:t>Bunazaka</w:t>
            </w:r>
            <w:proofErr w:type="spellEnd"/>
            <w:r w:rsidRPr="00B82515">
              <w:rPr>
                <w:rFonts w:eastAsia="ＭＳ Ｐゴシック"/>
                <w:sz w:val="20"/>
                <w:szCs w:val="20"/>
                <w:lang w:eastAsia="ja-JP"/>
              </w:rPr>
              <w:t>**</w:t>
            </w:r>
          </w:p>
        </w:tc>
        <w:tc>
          <w:tcPr>
            <w:tcW w:w="1381" w:type="dxa"/>
            <w:tcBorders>
              <w:top w:val="nil"/>
              <w:left w:val="nil"/>
              <w:bottom w:val="nil"/>
              <w:right w:val="nil"/>
            </w:tcBorders>
            <w:noWrap/>
            <w:vAlign w:val="bottom"/>
            <w:hideMark/>
          </w:tcPr>
          <w:p w14:paraId="70A3A5C0"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36.578568</w:t>
            </w:r>
          </w:p>
        </w:tc>
        <w:tc>
          <w:tcPr>
            <w:tcW w:w="1275" w:type="dxa"/>
            <w:tcBorders>
              <w:top w:val="nil"/>
              <w:left w:val="nil"/>
              <w:bottom w:val="nil"/>
              <w:right w:val="nil"/>
            </w:tcBorders>
            <w:noWrap/>
            <w:vAlign w:val="bottom"/>
            <w:hideMark/>
          </w:tcPr>
          <w:p w14:paraId="511AA3FF"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137.467562</w:t>
            </w:r>
          </w:p>
        </w:tc>
        <w:tc>
          <w:tcPr>
            <w:tcW w:w="1276" w:type="dxa"/>
            <w:tcBorders>
              <w:top w:val="nil"/>
              <w:left w:val="nil"/>
              <w:bottom w:val="nil"/>
              <w:right w:val="nil"/>
            </w:tcBorders>
            <w:noWrap/>
            <w:vAlign w:val="bottom"/>
            <w:hideMark/>
          </w:tcPr>
          <w:p w14:paraId="06124130"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1090</w:t>
            </w:r>
          </w:p>
        </w:tc>
        <w:tc>
          <w:tcPr>
            <w:tcW w:w="1418" w:type="dxa"/>
            <w:tcBorders>
              <w:top w:val="nil"/>
              <w:left w:val="nil"/>
              <w:bottom w:val="nil"/>
              <w:right w:val="nil"/>
            </w:tcBorders>
            <w:noWrap/>
            <w:vAlign w:val="bottom"/>
            <w:hideMark/>
          </w:tcPr>
          <w:p w14:paraId="055B6FDC"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10000</w:t>
            </w:r>
          </w:p>
        </w:tc>
        <w:tc>
          <w:tcPr>
            <w:tcW w:w="1529" w:type="dxa"/>
            <w:tcBorders>
              <w:top w:val="nil"/>
              <w:left w:val="nil"/>
              <w:bottom w:val="nil"/>
              <w:right w:val="nil"/>
            </w:tcBorders>
            <w:noWrap/>
            <w:vAlign w:val="bottom"/>
            <w:hideMark/>
          </w:tcPr>
          <w:p w14:paraId="1FDEFED9"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666</w:t>
            </w:r>
          </w:p>
        </w:tc>
      </w:tr>
      <w:tr w:rsidR="00390F3A" w:rsidRPr="00B82515" w14:paraId="6D15E755" w14:textId="77777777" w:rsidTr="002E3452">
        <w:trPr>
          <w:trHeight w:val="264"/>
        </w:trPr>
        <w:tc>
          <w:tcPr>
            <w:tcW w:w="1811" w:type="dxa"/>
            <w:tcBorders>
              <w:top w:val="nil"/>
              <w:left w:val="nil"/>
              <w:bottom w:val="nil"/>
              <w:right w:val="nil"/>
            </w:tcBorders>
            <w:noWrap/>
            <w:vAlign w:val="bottom"/>
            <w:hideMark/>
          </w:tcPr>
          <w:p w14:paraId="5F7C144D" w14:textId="77777777" w:rsidR="00B82515" w:rsidRPr="00B82515" w:rsidRDefault="00B82515" w:rsidP="00B82515">
            <w:pPr>
              <w:suppressAutoHyphens w:val="0"/>
              <w:spacing w:before="0" w:after="0" w:line="240" w:lineRule="auto"/>
              <w:ind w:firstLine="0"/>
              <w:rPr>
                <w:rFonts w:eastAsia="ＭＳ Ｐゴシック"/>
                <w:sz w:val="20"/>
                <w:szCs w:val="20"/>
                <w:lang w:eastAsia="ja-JP"/>
              </w:rPr>
            </w:pPr>
            <w:r w:rsidRPr="00B82515">
              <w:rPr>
                <w:rFonts w:eastAsia="ＭＳ Ｐゴシック"/>
                <w:sz w:val="20"/>
                <w:szCs w:val="20"/>
                <w:lang w:eastAsia="ja-JP"/>
              </w:rPr>
              <w:t>Ecotone*</w:t>
            </w:r>
          </w:p>
        </w:tc>
        <w:tc>
          <w:tcPr>
            <w:tcW w:w="1770" w:type="dxa"/>
            <w:tcBorders>
              <w:top w:val="nil"/>
              <w:left w:val="nil"/>
              <w:bottom w:val="nil"/>
              <w:right w:val="nil"/>
            </w:tcBorders>
            <w:noWrap/>
            <w:vAlign w:val="bottom"/>
            <w:hideMark/>
          </w:tcPr>
          <w:p w14:paraId="3623C4CF" w14:textId="77777777" w:rsidR="00B82515" w:rsidRPr="00B82515" w:rsidRDefault="00B82515" w:rsidP="00B82515">
            <w:pPr>
              <w:suppressAutoHyphens w:val="0"/>
              <w:spacing w:before="0" w:after="0" w:line="240" w:lineRule="auto"/>
              <w:ind w:firstLine="0"/>
              <w:rPr>
                <w:rFonts w:eastAsia="ＭＳ Ｐゴシック"/>
                <w:sz w:val="20"/>
                <w:szCs w:val="20"/>
                <w:lang w:eastAsia="ja-JP"/>
              </w:rPr>
            </w:pPr>
            <w:proofErr w:type="spellStart"/>
            <w:r w:rsidRPr="00B82515">
              <w:rPr>
                <w:rFonts w:eastAsia="ＭＳ Ｐゴシック"/>
                <w:sz w:val="20"/>
                <w:szCs w:val="20"/>
                <w:lang w:eastAsia="ja-JP"/>
              </w:rPr>
              <w:t>Kaminokodaira</w:t>
            </w:r>
            <w:proofErr w:type="spellEnd"/>
            <w:r w:rsidRPr="00B82515">
              <w:rPr>
                <w:rFonts w:eastAsia="ＭＳ Ｐゴシック"/>
                <w:sz w:val="20"/>
                <w:szCs w:val="20"/>
                <w:lang w:eastAsia="ja-JP"/>
              </w:rPr>
              <w:t>**</w:t>
            </w:r>
          </w:p>
        </w:tc>
        <w:tc>
          <w:tcPr>
            <w:tcW w:w="1381" w:type="dxa"/>
            <w:tcBorders>
              <w:top w:val="nil"/>
              <w:left w:val="nil"/>
              <w:bottom w:val="nil"/>
              <w:right w:val="nil"/>
            </w:tcBorders>
            <w:noWrap/>
            <w:vAlign w:val="bottom"/>
            <w:hideMark/>
          </w:tcPr>
          <w:p w14:paraId="15421630"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36.571317</w:t>
            </w:r>
          </w:p>
        </w:tc>
        <w:tc>
          <w:tcPr>
            <w:tcW w:w="1275" w:type="dxa"/>
            <w:tcBorders>
              <w:top w:val="nil"/>
              <w:left w:val="nil"/>
              <w:bottom w:val="nil"/>
              <w:right w:val="nil"/>
            </w:tcBorders>
            <w:noWrap/>
            <w:vAlign w:val="bottom"/>
            <w:hideMark/>
          </w:tcPr>
          <w:p w14:paraId="2359F2E0"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137.506773</w:t>
            </w:r>
          </w:p>
        </w:tc>
        <w:tc>
          <w:tcPr>
            <w:tcW w:w="1276" w:type="dxa"/>
            <w:tcBorders>
              <w:top w:val="nil"/>
              <w:left w:val="nil"/>
              <w:bottom w:val="nil"/>
              <w:right w:val="nil"/>
            </w:tcBorders>
            <w:noWrap/>
            <w:vAlign w:val="bottom"/>
            <w:hideMark/>
          </w:tcPr>
          <w:p w14:paraId="4CC74122"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1430</w:t>
            </w:r>
          </w:p>
        </w:tc>
        <w:tc>
          <w:tcPr>
            <w:tcW w:w="1418" w:type="dxa"/>
            <w:tcBorders>
              <w:top w:val="nil"/>
              <w:left w:val="nil"/>
              <w:bottom w:val="nil"/>
              <w:right w:val="nil"/>
            </w:tcBorders>
            <w:noWrap/>
            <w:vAlign w:val="bottom"/>
            <w:hideMark/>
          </w:tcPr>
          <w:p w14:paraId="131A9351"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10000</w:t>
            </w:r>
          </w:p>
        </w:tc>
        <w:tc>
          <w:tcPr>
            <w:tcW w:w="1529" w:type="dxa"/>
            <w:tcBorders>
              <w:top w:val="nil"/>
              <w:left w:val="nil"/>
              <w:bottom w:val="nil"/>
              <w:right w:val="nil"/>
            </w:tcBorders>
            <w:noWrap/>
            <w:vAlign w:val="bottom"/>
            <w:hideMark/>
          </w:tcPr>
          <w:p w14:paraId="7D92355B"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745</w:t>
            </w:r>
          </w:p>
        </w:tc>
      </w:tr>
      <w:tr w:rsidR="00390F3A" w:rsidRPr="00B82515" w14:paraId="073C567D" w14:textId="77777777" w:rsidTr="002E3452">
        <w:trPr>
          <w:trHeight w:val="264"/>
        </w:trPr>
        <w:tc>
          <w:tcPr>
            <w:tcW w:w="1811" w:type="dxa"/>
            <w:tcBorders>
              <w:top w:val="nil"/>
              <w:left w:val="nil"/>
              <w:bottom w:val="nil"/>
              <w:right w:val="nil"/>
            </w:tcBorders>
            <w:noWrap/>
            <w:vAlign w:val="bottom"/>
            <w:hideMark/>
          </w:tcPr>
          <w:p w14:paraId="7C588AB5" w14:textId="77777777" w:rsidR="00B82515" w:rsidRPr="00B82515" w:rsidRDefault="00B82515" w:rsidP="00B82515">
            <w:pPr>
              <w:suppressAutoHyphens w:val="0"/>
              <w:spacing w:before="0" w:after="0" w:line="240" w:lineRule="auto"/>
              <w:ind w:firstLine="0"/>
              <w:rPr>
                <w:rFonts w:eastAsia="ＭＳ Ｐゴシック"/>
                <w:sz w:val="20"/>
                <w:szCs w:val="20"/>
                <w:lang w:eastAsia="ja-JP"/>
              </w:rPr>
            </w:pPr>
            <w:r w:rsidRPr="00B82515">
              <w:rPr>
                <w:rFonts w:eastAsia="ＭＳ Ｐゴシック"/>
                <w:sz w:val="20"/>
                <w:szCs w:val="20"/>
                <w:lang w:eastAsia="ja-JP"/>
              </w:rPr>
              <w:t>Subarctic*</w:t>
            </w:r>
          </w:p>
        </w:tc>
        <w:tc>
          <w:tcPr>
            <w:tcW w:w="1770" w:type="dxa"/>
            <w:tcBorders>
              <w:top w:val="nil"/>
              <w:left w:val="nil"/>
              <w:bottom w:val="nil"/>
              <w:right w:val="nil"/>
            </w:tcBorders>
            <w:noWrap/>
            <w:vAlign w:val="bottom"/>
            <w:hideMark/>
          </w:tcPr>
          <w:p w14:paraId="6BCE3212" w14:textId="77777777" w:rsidR="00B82515" w:rsidRPr="00B82515" w:rsidRDefault="00B82515" w:rsidP="00B82515">
            <w:pPr>
              <w:suppressAutoHyphens w:val="0"/>
              <w:spacing w:before="0" w:after="0" w:line="240" w:lineRule="auto"/>
              <w:ind w:firstLine="0"/>
              <w:rPr>
                <w:rFonts w:eastAsia="ＭＳ Ｐゴシック"/>
                <w:sz w:val="20"/>
                <w:szCs w:val="20"/>
                <w:lang w:eastAsia="ja-JP"/>
              </w:rPr>
            </w:pPr>
            <w:proofErr w:type="spellStart"/>
            <w:r w:rsidRPr="00B82515">
              <w:rPr>
                <w:rFonts w:eastAsia="ＭＳ Ｐゴシック"/>
                <w:sz w:val="20"/>
                <w:szCs w:val="20"/>
                <w:lang w:eastAsia="ja-JP"/>
              </w:rPr>
              <w:t>Matsuotoge</w:t>
            </w:r>
            <w:proofErr w:type="spellEnd"/>
            <w:r w:rsidRPr="00B82515">
              <w:rPr>
                <w:rFonts w:eastAsia="ＭＳ Ｐゴシック"/>
                <w:sz w:val="20"/>
                <w:szCs w:val="20"/>
                <w:lang w:eastAsia="ja-JP"/>
              </w:rPr>
              <w:t>**</w:t>
            </w:r>
          </w:p>
        </w:tc>
        <w:tc>
          <w:tcPr>
            <w:tcW w:w="1381" w:type="dxa"/>
            <w:tcBorders>
              <w:top w:val="nil"/>
              <w:left w:val="nil"/>
              <w:bottom w:val="nil"/>
              <w:right w:val="nil"/>
            </w:tcBorders>
            <w:noWrap/>
            <w:vAlign w:val="bottom"/>
            <w:hideMark/>
          </w:tcPr>
          <w:p w14:paraId="6063C12B"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36.561895</w:t>
            </w:r>
          </w:p>
        </w:tc>
        <w:tc>
          <w:tcPr>
            <w:tcW w:w="1275" w:type="dxa"/>
            <w:tcBorders>
              <w:top w:val="nil"/>
              <w:left w:val="nil"/>
              <w:bottom w:val="nil"/>
              <w:right w:val="nil"/>
            </w:tcBorders>
            <w:noWrap/>
            <w:vAlign w:val="bottom"/>
            <w:hideMark/>
          </w:tcPr>
          <w:p w14:paraId="6DF6665C"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137.552649</w:t>
            </w:r>
          </w:p>
        </w:tc>
        <w:tc>
          <w:tcPr>
            <w:tcW w:w="1276" w:type="dxa"/>
            <w:tcBorders>
              <w:top w:val="nil"/>
              <w:left w:val="nil"/>
              <w:bottom w:val="nil"/>
              <w:right w:val="nil"/>
            </w:tcBorders>
            <w:noWrap/>
            <w:vAlign w:val="bottom"/>
            <w:hideMark/>
          </w:tcPr>
          <w:p w14:paraId="20C1CC2A"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1970</w:t>
            </w:r>
          </w:p>
        </w:tc>
        <w:tc>
          <w:tcPr>
            <w:tcW w:w="1418" w:type="dxa"/>
            <w:tcBorders>
              <w:top w:val="nil"/>
              <w:left w:val="nil"/>
              <w:bottom w:val="nil"/>
              <w:right w:val="nil"/>
            </w:tcBorders>
            <w:noWrap/>
            <w:vAlign w:val="bottom"/>
            <w:hideMark/>
          </w:tcPr>
          <w:p w14:paraId="45C21ABC"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5000</w:t>
            </w:r>
          </w:p>
        </w:tc>
        <w:tc>
          <w:tcPr>
            <w:tcW w:w="1529" w:type="dxa"/>
            <w:tcBorders>
              <w:top w:val="nil"/>
              <w:left w:val="nil"/>
              <w:bottom w:val="nil"/>
              <w:right w:val="nil"/>
            </w:tcBorders>
            <w:noWrap/>
            <w:vAlign w:val="bottom"/>
            <w:hideMark/>
          </w:tcPr>
          <w:p w14:paraId="42886FF8" w14:textId="74874FC9"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456</w:t>
            </w:r>
          </w:p>
        </w:tc>
      </w:tr>
      <w:tr w:rsidR="00390F3A" w:rsidRPr="00B82515" w14:paraId="70CAA3EF" w14:textId="77777777" w:rsidTr="002E3452">
        <w:trPr>
          <w:trHeight w:val="264"/>
        </w:trPr>
        <w:tc>
          <w:tcPr>
            <w:tcW w:w="1811" w:type="dxa"/>
            <w:tcBorders>
              <w:top w:val="nil"/>
              <w:left w:val="nil"/>
              <w:bottom w:val="single" w:sz="4" w:space="0" w:color="auto"/>
              <w:right w:val="nil"/>
            </w:tcBorders>
            <w:noWrap/>
            <w:vAlign w:val="bottom"/>
            <w:hideMark/>
          </w:tcPr>
          <w:p w14:paraId="30CEA146" w14:textId="77777777" w:rsidR="00B82515" w:rsidRPr="00B82515" w:rsidRDefault="00B82515" w:rsidP="00B82515">
            <w:pPr>
              <w:suppressAutoHyphens w:val="0"/>
              <w:spacing w:before="0" w:after="0" w:line="240" w:lineRule="auto"/>
              <w:ind w:firstLine="0"/>
              <w:rPr>
                <w:rFonts w:eastAsia="ＭＳ Ｐゴシック"/>
                <w:sz w:val="20"/>
                <w:szCs w:val="20"/>
                <w:lang w:eastAsia="ja-JP"/>
              </w:rPr>
            </w:pPr>
            <w:r w:rsidRPr="00B82515">
              <w:rPr>
                <w:rFonts w:eastAsia="ＭＳ Ｐゴシック"/>
                <w:sz w:val="20"/>
                <w:szCs w:val="20"/>
                <w:lang w:eastAsia="ja-JP"/>
              </w:rPr>
              <w:t>Timberline</w:t>
            </w:r>
          </w:p>
        </w:tc>
        <w:tc>
          <w:tcPr>
            <w:tcW w:w="1770" w:type="dxa"/>
            <w:tcBorders>
              <w:top w:val="nil"/>
              <w:left w:val="nil"/>
              <w:bottom w:val="single" w:sz="4" w:space="0" w:color="auto"/>
              <w:right w:val="nil"/>
            </w:tcBorders>
            <w:noWrap/>
            <w:vAlign w:val="bottom"/>
            <w:hideMark/>
          </w:tcPr>
          <w:p w14:paraId="020DC630" w14:textId="77777777" w:rsidR="00B82515" w:rsidRPr="00B82515" w:rsidRDefault="00B82515" w:rsidP="00B82515">
            <w:pPr>
              <w:suppressAutoHyphens w:val="0"/>
              <w:spacing w:before="0" w:after="0" w:line="240" w:lineRule="auto"/>
              <w:ind w:firstLine="0"/>
              <w:rPr>
                <w:rFonts w:eastAsia="ＭＳ Ｐゴシック"/>
                <w:sz w:val="20"/>
                <w:szCs w:val="20"/>
                <w:lang w:eastAsia="ja-JP"/>
              </w:rPr>
            </w:pPr>
            <w:proofErr w:type="spellStart"/>
            <w:r w:rsidRPr="00B82515">
              <w:rPr>
                <w:rFonts w:eastAsia="ＭＳ Ｐゴシック"/>
                <w:sz w:val="20"/>
                <w:szCs w:val="20"/>
                <w:lang w:eastAsia="ja-JP"/>
              </w:rPr>
              <w:t>Kagamiishi</w:t>
            </w:r>
            <w:proofErr w:type="spellEnd"/>
            <w:r w:rsidRPr="00B82515">
              <w:rPr>
                <w:rFonts w:eastAsia="ＭＳ Ｐゴシック"/>
                <w:sz w:val="20"/>
                <w:szCs w:val="20"/>
                <w:lang w:eastAsia="ja-JP"/>
              </w:rPr>
              <w:t>**</w:t>
            </w:r>
          </w:p>
        </w:tc>
        <w:tc>
          <w:tcPr>
            <w:tcW w:w="1381" w:type="dxa"/>
            <w:tcBorders>
              <w:top w:val="nil"/>
              <w:left w:val="nil"/>
              <w:bottom w:val="single" w:sz="4" w:space="0" w:color="auto"/>
              <w:right w:val="nil"/>
            </w:tcBorders>
            <w:noWrap/>
            <w:vAlign w:val="bottom"/>
            <w:hideMark/>
          </w:tcPr>
          <w:p w14:paraId="6578C50D"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36.582018</w:t>
            </w:r>
          </w:p>
        </w:tc>
        <w:tc>
          <w:tcPr>
            <w:tcW w:w="1275" w:type="dxa"/>
            <w:tcBorders>
              <w:top w:val="nil"/>
              <w:left w:val="nil"/>
              <w:bottom w:val="single" w:sz="4" w:space="0" w:color="auto"/>
              <w:right w:val="nil"/>
            </w:tcBorders>
            <w:noWrap/>
            <w:vAlign w:val="bottom"/>
            <w:hideMark/>
          </w:tcPr>
          <w:p w14:paraId="652C649B"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137.575497</w:t>
            </w:r>
          </w:p>
        </w:tc>
        <w:tc>
          <w:tcPr>
            <w:tcW w:w="1276" w:type="dxa"/>
            <w:tcBorders>
              <w:top w:val="nil"/>
              <w:left w:val="nil"/>
              <w:bottom w:val="single" w:sz="4" w:space="0" w:color="auto"/>
              <w:right w:val="nil"/>
            </w:tcBorders>
            <w:noWrap/>
            <w:vAlign w:val="bottom"/>
            <w:hideMark/>
          </w:tcPr>
          <w:p w14:paraId="731C79D4"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2250</w:t>
            </w:r>
          </w:p>
        </w:tc>
        <w:tc>
          <w:tcPr>
            <w:tcW w:w="1418" w:type="dxa"/>
            <w:tcBorders>
              <w:top w:val="nil"/>
              <w:left w:val="nil"/>
              <w:bottom w:val="single" w:sz="4" w:space="0" w:color="auto"/>
              <w:right w:val="nil"/>
            </w:tcBorders>
            <w:noWrap/>
            <w:vAlign w:val="bottom"/>
            <w:hideMark/>
          </w:tcPr>
          <w:p w14:paraId="267AACF5" w14:textId="77777777"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625</w:t>
            </w:r>
          </w:p>
        </w:tc>
        <w:tc>
          <w:tcPr>
            <w:tcW w:w="1529" w:type="dxa"/>
            <w:tcBorders>
              <w:top w:val="nil"/>
              <w:left w:val="nil"/>
              <w:bottom w:val="single" w:sz="4" w:space="0" w:color="auto"/>
              <w:right w:val="nil"/>
            </w:tcBorders>
            <w:noWrap/>
            <w:vAlign w:val="bottom"/>
            <w:hideMark/>
          </w:tcPr>
          <w:p w14:paraId="4B49FF0E" w14:textId="060CCD5B" w:rsidR="00B82515" w:rsidRPr="00B82515" w:rsidRDefault="00B82515" w:rsidP="00B82515">
            <w:pPr>
              <w:suppressAutoHyphens w:val="0"/>
              <w:spacing w:before="0" w:after="0" w:line="240" w:lineRule="auto"/>
              <w:ind w:firstLine="0"/>
              <w:jc w:val="right"/>
              <w:rPr>
                <w:rFonts w:eastAsia="ＭＳ Ｐゴシック"/>
                <w:sz w:val="20"/>
                <w:szCs w:val="20"/>
                <w:lang w:eastAsia="ja-JP"/>
              </w:rPr>
            </w:pPr>
            <w:r w:rsidRPr="00B82515">
              <w:rPr>
                <w:rFonts w:eastAsia="ＭＳ Ｐゴシック"/>
                <w:sz w:val="20"/>
                <w:szCs w:val="20"/>
                <w:lang w:eastAsia="ja-JP"/>
              </w:rPr>
              <w:t>3008</w:t>
            </w:r>
          </w:p>
        </w:tc>
      </w:tr>
      <w:tr w:rsidR="00B82515" w:rsidRPr="00B82515" w14:paraId="69EECC14" w14:textId="77777777" w:rsidTr="002E3452">
        <w:trPr>
          <w:trHeight w:val="264"/>
        </w:trPr>
        <w:tc>
          <w:tcPr>
            <w:tcW w:w="7513" w:type="dxa"/>
            <w:gridSpan w:val="5"/>
            <w:tcBorders>
              <w:top w:val="nil"/>
              <w:left w:val="nil"/>
              <w:bottom w:val="nil"/>
              <w:right w:val="nil"/>
            </w:tcBorders>
            <w:noWrap/>
            <w:vAlign w:val="center"/>
            <w:hideMark/>
          </w:tcPr>
          <w:p w14:paraId="28FFFE96" w14:textId="77777777" w:rsidR="00B82515" w:rsidRPr="00B82515" w:rsidRDefault="00B82515" w:rsidP="00B82515">
            <w:pPr>
              <w:suppressAutoHyphens w:val="0"/>
              <w:spacing w:before="0" w:after="0" w:line="240" w:lineRule="auto"/>
              <w:ind w:firstLine="0"/>
              <w:rPr>
                <w:rFonts w:eastAsia="ＭＳ Ｐゴシック"/>
                <w:sz w:val="16"/>
                <w:szCs w:val="16"/>
                <w:lang w:eastAsia="ja-JP"/>
              </w:rPr>
            </w:pPr>
            <w:r w:rsidRPr="00B82515">
              <w:rPr>
                <w:rFonts w:eastAsia="ＭＳ Ｐゴシック"/>
                <w:sz w:val="16"/>
                <w:szCs w:val="16"/>
                <w:lang w:eastAsia="ja-JP"/>
              </w:rPr>
              <w:t>*)Based on warmth index calculated from the Mesh climatological normal 2020 (Japan Meteorological Agency, 2022)</w:t>
            </w:r>
          </w:p>
        </w:tc>
        <w:tc>
          <w:tcPr>
            <w:tcW w:w="1418" w:type="dxa"/>
            <w:tcBorders>
              <w:top w:val="nil"/>
              <w:left w:val="nil"/>
              <w:bottom w:val="nil"/>
              <w:right w:val="nil"/>
            </w:tcBorders>
            <w:noWrap/>
            <w:vAlign w:val="bottom"/>
            <w:hideMark/>
          </w:tcPr>
          <w:p w14:paraId="7FD69695" w14:textId="77777777" w:rsidR="00B82515" w:rsidRPr="00B82515" w:rsidRDefault="00B82515" w:rsidP="00B82515">
            <w:pPr>
              <w:suppressAutoHyphens w:val="0"/>
              <w:spacing w:before="0" w:after="0" w:line="240" w:lineRule="auto"/>
              <w:ind w:firstLine="0"/>
              <w:rPr>
                <w:rFonts w:eastAsia="ＭＳ Ｐゴシック"/>
                <w:sz w:val="16"/>
                <w:szCs w:val="16"/>
                <w:lang w:eastAsia="ja-JP"/>
              </w:rPr>
            </w:pPr>
          </w:p>
        </w:tc>
        <w:tc>
          <w:tcPr>
            <w:tcW w:w="1529" w:type="dxa"/>
            <w:tcBorders>
              <w:top w:val="nil"/>
              <w:left w:val="nil"/>
              <w:bottom w:val="nil"/>
              <w:right w:val="nil"/>
            </w:tcBorders>
            <w:noWrap/>
            <w:vAlign w:val="bottom"/>
            <w:hideMark/>
          </w:tcPr>
          <w:p w14:paraId="665BC704" w14:textId="77777777" w:rsidR="00B82515" w:rsidRPr="00B82515" w:rsidRDefault="00B82515" w:rsidP="00B82515">
            <w:pPr>
              <w:suppressAutoHyphens w:val="0"/>
              <w:spacing w:before="0" w:after="0" w:line="240" w:lineRule="auto"/>
              <w:ind w:firstLine="0"/>
              <w:rPr>
                <w:sz w:val="20"/>
                <w:szCs w:val="20"/>
                <w:lang w:eastAsia="ja-JP"/>
              </w:rPr>
            </w:pPr>
          </w:p>
        </w:tc>
      </w:tr>
      <w:tr w:rsidR="00B82515" w:rsidRPr="00B82515" w14:paraId="272C3060" w14:textId="77777777" w:rsidTr="002E3452">
        <w:trPr>
          <w:trHeight w:val="264"/>
        </w:trPr>
        <w:tc>
          <w:tcPr>
            <w:tcW w:w="8931" w:type="dxa"/>
            <w:gridSpan w:val="6"/>
            <w:tcBorders>
              <w:top w:val="nil"/>
              <w:left w:val="nil"/>
              <w:bottom w:val="nil"/>
              <w:right w:val="nil"/>
            </w:tcBorders>
            <w:noWrap/>
            <w:vAlign w:val="bottom"/>
            <w:hideMark/>
          </w:tcPr>
          <w:p w14:paraId="0917FD20" w14:textId="77777777" w:rsidR="00B82515" w:rsidRPr="00390F3A" w:rsidRDefault="00B82515" w:rsidP="00B82515">
            <w:pPr>
              <w:suppressAutoHyphens w:val="0"/>
              <w:spacing w:before="0" w:after="0" w:line="240" w:lineRule="auto"/>
              <w:ind w:firstLine="0"/>
              <w:rPr>
                <w:rFonts w:eastAsia="ＭＳ Ｐゴシック"/>
                <w:color w:val="EE0000"/>
                <w:sz w:val="16"/>
                <w:szCs w:val="16"/>
                <w:lang w:eastAsia="ja-JP"/>
              </w:rPr>
            </w:pPr>
            <w:r w:rsidRPr="00390F3A">
              <w:rPr>
                <w:rFonts w:eastAsia="ＭＳ Ｐゴシック"/>
                <w:color w:val="EE0000"/>
                <w:sz w:val="16"/>
                <w:szCs w:val="16"/>
                <w:lang w:eastAsia="ja-JP"/>
              </w:rPr>
              <w:t xml:space="preserve"> **)Survey years (periods 1–7): Temperate: 1998, 2002, 2005, 2008, 2011, 2015, 2020;Ecotone: 2000, 2004, 2007, 2010, 2013, 2018, 2024;</w:t>
            </w:r>
          </w:p>
        </w:tc>
        <w:tc>
          <w:tcPr>
            <w:tcW w:w="1529" w:type="dxa"/>
            <w:tcBorders>
              <w:top w:val="nil"/>
              <w:left w:val="nil"/>
              <w:bottom w:val="nil"/>
              <w:right w:val="nil"/>
            </w:tcBorders>
            <w:noWrap/>
            <w:vAlign w:val="bottom"/>
            <w:hideMark/>
          </w:tcPr>
          <w:p w14:paraId="785670A4" w14:textId="77777777" w:rsidR="00B82515" w:rsidRPr="00B82515" w:rsidRDefault="00B82515" w:rsidP="00B82515">
            <w:pPr>
              <w:suppressAutoHyphens w:val="0"/>
              <w:spacing w:before="0" w:after="0" w:line="240" w:lineRule="auto"/>
              <w:ind w:firstLine="0"/>
              <w:rPr>
                <w:rFonts w:eastAsia="ＭＳ Ｐゴシック"/>
                <w:sz w:val="16"/>
                <w:szCs w:val="16"/>
                <w:lang w:eastAsia="ja-JP"/>
              </w:rPr>
            </w:pPr>
          </w:p>
        </w:tc>
      </w:tr>
      <w:tr w:rsidR="00B82515" w:rsidRPr="00B82515" w14:paraId="53033869" w14:textId="77777777" w:rsidTr="002E3452">
        <w:trPr>
          <w:trHeight w:val="264"/>
        </w:trPr>
        <w:tc>
          <w:tcPr>
            <w:tcW w:w="7513" w:type="dxa"/>
            <w:gridSpan w:val="5"/>
            <w:tcBorders>
              <w:top w:val="nil"/>
              <w:left w:val="nil"/>
              <w:bottom w:val="nil"/>
              <w:right w:val="nil"/>
            </w:tcBorders>
            <w:noWrap/>
            <w:vAlign w:val="bottom"/>
            <w:hideMark/>
          </w:tcPr>
          <w:p w14:paraId="6548A2D2" w14:textId="77777777" w:rsidR="00B82515" w:rsidRPr="00390F3A" w:rsidRDefault="00B82515" w:rsidP="00B82515">
            <w:pPr>
              <w:suppressAutoHyphens w:val="0"/>
              <w:spacing w:before="0" w:after="0" w:line="240" w:lineRule="auto"/>
              <w:ind w:firstLine="0"/>
              <w:rPr>
                <w:rFonts w:eastAsia="ＭＳ Ｐゴシック"/>
                <w:color w:val="EE0000"/>
                <w:sz w:val="16"/>
                <w:szCs w:val="16"/>
                <w:lang w:eastAsia="ja-JP"/>
              </w:rPr>
            </w:pPr>
            <w:r w:rsidRPr="00390F3A">
              <w:rPr>
                <w:rFonts w:eastAsia="ＭＳ Ｐゴシック"/>
                <w:color w:val="EE0000"/>
                <w:sz w:val="16"/>
                <w:szCs w:val="16"/>
                <w:lang w:eastAsia="ja-JP"/>
              </w:rPr>
              <w:t>Subarctic: 1998, 2002, 2005, 2008, 2011, 2016, 2022;Timberlinei: 1999, 2004, 2007, 2009, 2012, 2017, 2022.</w:t>
            </w:r>
          </w:p>
        </w:tc>
        <w:tc>
          <w:tcPr>
            <w:tcW w:w="1418" w:type="dxa"/>
            <w:tcBorders>
              <w:top w:val="nil"/>
              <w:left w:val="nil"/>
              <w:bottom w:val="nil"/>
              <w:right w:val="nil"/>
            </w:tcBorders>
            <w:noWrap/>
            <w:vAlign w:val="bottom"/>
            <w:hideMark/>
          </w:tcPr>
          <w:p w14:paraId="2E9B4B3A" w14:textId="77777777" w:rsidR="00B82515" w:rsidRPr="00B82515" w:rsidRDefault="00B82515" w:rsidP="00B82515">
            <w:pPr>
              <w:suppressAutoHyphens w:val="0"/>
              <w:spacing w:before="0" w:after="0" w:line="240" w:lineRule="auto"/>
              <w:ind w:firstLine="0"/>
              <w:rPr>
                <w:rFonts w:eastAsia="ＭＳ Ｐゴシック"/>
                <w:sz w:val="16"/>
                <w:szCs w:val="16"/>
                <w:lang w:eastAsia="ja-JP"/>
              </w:rPr>
            </w:pPr>
          </w:p>
        </w:tc>
        <w:tc>
          <w:tcPr>
            <w:tcW w:w="1529" w:type="dxa"/>
            <w:tcBorders>
              <w:top w:val="nil"/>
              <w:left w:val="nil"/>
              <w:bottom w:val="nil"/>
              <w:right w:val="nil"/>
            </w:tcBorders>
            <w:noWrap/>
            <w:vAlign w:val="bottom"/>
            <w:hideMark/>
          </w:tcPr>
          <w:p w14:paraId="16A1A9FE" w14:textId="77777777" w:rsidR="00B82515" w:rsidRPr="00B82515" w:rsidRDefault="00B82515" w:rsidP="00B82515">
            <w:pPr>
              <w:suppressAutoHyphens w:val="0"/>
              <w:spacing w:before="0" w:after="0" w:line="240" w:lineRule="auto"/>
              <w:ind w:firstLine="0"/>
              <w:rPr>
                <w:sz w:val="20"/>
                <w:szCs w:val="20"/>
                <w:lang w:eastAsia="ja-JP"/>
              </w:rPr>
            </w:pPr>
          </w:p>
        </w:tc>
      </w:tr>
      <w:tr w:rsidR="00B82515" w:rsidRPr="00B82515" w14:paraId="0721BEC7" w14:textId="77777777" w:rsidTr="00B82515">
        <w:trPr>
          <w:trHeight w:val="264"/>
        </w:trPr>
        <w:tc>
          <w:tcPr>
            <w:tcW w:w="10460" w:type="dxa"/>
            <w:gridSpan w:val="7"/>
            <w:tcBorders>
              <w:top w:val="nil"/>
              <w:left w:val="nil"/>
              <w:bottom w:val="nil"/>
              <w:right w:val="nil"/>
            </w:tcBorders>
            <w:noWrap/>
            <w:vAlign w:val="bottom"/>
            <w:hideMark/>
          </w:tcPr>
          <w:p w14:paraId="3D97E465" w14:textId="3C08099A" w:rsidR="00B82515" w:rsidRPr="00390F3A" w:rsidRDefault="00B82515" w:rsidP="00B82515">
            <w:pPr>
              <w:suppressAutoHyphens w:val="0"/>
              <w:spacing w:before="0" w:after="0" w:line="240" w:lineRule="auto"/>
              <w:ind w:firstLine="0"/>
              <w:rPr>
                <w:rFonts w:eastAsia="ＭＳ Ｐゴシック"/>
                <w:color w:val="EE0000"/>
                <w:sz w:val="16"/>
                <w:szCs w:val="16"/>
                <w:lang w:eastAsia="ja-JP"/>
              </w:rPr>
            </w:pPr>
            <w:r w:rsidRPr="00390F3A">
              <w:rPr>
                <w:rFonts w:eastAsia="ＭＳ Ｐゴシック"/>
                <w:color w:val="EE0000"/>
                <w:sz w:val="16"/>
                <w:szCs w:val="16"/>
                <w:lang w:eastAsia="ja-JP"/>
              </w:rPr>
              <w:t>***)In the Temperate, Ecotone, and Subarctic plots, the survey targeted tall tree species with a diameter of 10 cm or more, while in the</w:t>
            </w:r>
            <w:ins w:id="30" w:author="KUME ATSUSHI" w:date="2026-04-11T12:02:00Z" w16du:dateUtc="2026-04-11T03:02:00Z">
              <w:r w:rsidR="002F5BBE">
                <w:rPr>
                  <w:rFonts w:eastAsia="ＭＳ Ｐゴシック" w:hint="eastAsia"/>
                  <w:color w:val="EE0000"/>
                  <w:sz w:val="16"/>
                  <w:szCs w:val="16"/>
                  <w:lang w:eastAsia="ja-JP"/>
                </w:rPr>
                <w:t xml:space="preserve"> </w:t>
              </w:r>
            </w:ins>
            <w:r w:rsidRPr="00390F3A">
              <w:rPr>
                <w:rFonts w:eastAsia="ＭＳ Ｐゴシック"/>
                <w:color w:val="EE0000"/>
                <w:sz w:val="16"/>
                <w:szCs w:val="16"/>
                <w:lang w:eastAsia="ja-JP"/>
              </w:rPr>
              <w:t>Timberline plot,</w:t>
            </w:r>
          </w:p>
        </w:tc>
      </w:tr>
      <w:tr w:rsidR="00B82515" w:rsidRPr="00B82515" w14:paraId="1C0100FF" w14:textId="77777777" w:rsidTr="002E3452">
        <w:trPr>
          <w:trHeight w:val="252"/>
        </w:trPr>
        <w:tc>
          <w:tcPr>
            <w:tcW w:w="4962" w:type="dxa"/>
            <w:gridSpan w:val="3"/>
            <w:tcBorders>
              <w:top w:val="nil"/>
              <w:left w:val="nil"/>
              <w:bottom w:val="nil"/>
              <w:right w:val="nil"/>
            </w:tcBorders>
            <w:noWrap/>
            <w:vAlign w:val="bottom"/>
            <w:hideMark/>
          </w:tcPr>
          <w:p w14:paraId="34A081BB" w14:textId="77777777" w:rsidR="00B82515" w:rsidRPr="00390F3A" w:rsidRDefault="00B82515" w:rsidP="00B82515">
            <w:pPr>
              <w:suppressAutoHyphens w:val="0"/>
              <w:spacing w:before="0" w:after="0" w:line="240" w:lineRule="auto"/>
              <w:ind w:firstLine="0"/>
              <w:rPr>
                <w:rFonts w:eastAsia="ＭＳ Ｐゴシック"/>
                <w:color w:val="EE0000"/>
                <w:sz w:val="16"/>
                <w:szCs w:val="16"/>
                <w:lang w:eastAsia="ja-JP"/>
              </w:rPr>
            </w:pPr>
            <w:r w:rsidRPr="00390F3A">
              <w:rPr>
                <w:rFonts w:eastAsia="ＭＳ Ｐゴシック"/>
                <w:color w:val="EE0000"/>
                <w:sz w:val="16"/>
                <w:szCs w:val="16"/>
                <w:lang w:eastAsia="ja-JP"/>
              </w:rPr>
              <w:t xml:space="preserve"> it targeted </w:t>
            </w:r>
            <w:r w:rsidRPr="00390F3A">
              <w:rPr>
                <w:rFonts w:eastAsia="ＭＳ Ｐゴシック"/>
                <w:i/>
                <w:iCs/>
                <w:color w:val="EE0000"/>
                <w:sz w:val="16"/>
                <w:szCs w:val="16"/>
                <w:lang w:eastAsia="ja-JP"/>
              </w:rPr>
              <w:t xml:space="preserve">Abies </w:t>
            </w:r>
            <w:proofErr w:type="spellStart"/>
            <w:r w:rsidRPr="00390F3A">
              <w:rPr>
                <w:rFonts w:eastAsia="ＭＳ Ｐゴシック"/>
                <w:i/>
                <w:iCs/>
                <w:color w:val="EE0000"/>
                <w:sz w:val="16"/>
                <w:szCs w:val="16"/>
                <w:lang w:eastAsia="ja-JP"/>
              </w:rPr>
              <w:t>mariesii</w:t>
            </w:r>
            <w:proofErr w:type="spellEnd"/>
            <w:r w:rsidRPr="00390F3A">
              <w:rPr>
                <w:rFonts w:eastAsia="ＭＳ Ｐゴシック"/>
                <w:color w:val="EE0000"/>
                <w:sz w:val="16"/>
                <w:szCs w:val="16"/>
                <w:lang w:eastAsia="ja-JP"/>
              </w:rPr>
              <w:t xml:space="preserve"> trees with a height of 130 cm or more.</w:t>
            </w:r>
          </w:p>
        </w:tc>
        <w:tc>
          <w:tcPr>
            <w:tcW w:w="1275" w:type="dxa"/>
            <w:tcBorders>
              <w:top w:val="nil"/>
              <w:left w:val="nil"/>
              <w:bottom w:val="nil"/>
              <w:right w:val="nil"/>
            </w:tcBorders>
            <w:noWrap/>
            <w:vAlign w:val="bottom"/>
            <w:hideMark/>
          </w:tcPr>
          <w:p w14:paraId="0C9DA792" w14:textId="77777777" w:rsidR="00B82515" w:rsidRPr="00B82515" w:rsidRDefault="00B82515" w:rsidP="00B82515">
            <w:pPr>
              <w:suppressAutoHyphens w:val="0"/>
              <w:spacing w:before="0" w:after="0" w:line="240" w:lineRule="auto"/>
              <w:ind w:firstLine="0"/>
              <w:rPr>
                <w:rFonts w:eastAsia="ＭＳ Ｐゴシック"/>
                <w:sz w:val="16"/>
                <w:szCs w:val="16"/>
                <w:lang w:eastAsia="ja-JP"/>
              </w:rPr>
            </w:pPr>
          </w:p>
        </w:tc>
        <w:tc>
          <w:tcPr>
            <w:tcW w:w="1276" w:type="dxa"/>
            <w:tcBorders>
              <w:top w:val="nil"/>
              <w:left w:val="nil"/>
              <w:bottom w:val="nil"/>
              <w:right w:val="nil"/>
            </w:tcBorders>
            <w:noWrap/>
            <w:vAlign w:val="bottom"/>
            <w:hideMark/>
          </w:tcPr>
          <w:p w14:paraId="17324E34" w14:textId="77777777" w:rsidR="00B82515" w:rsidRPr="00B82515" w:rsidRDefault="00B82515" w:rsidP="00B82515">
            <w:pPr>
              <w:suppressAutoHyphens w:val="0"/>
              <w:spacing w:before="0" w:after="0" w:line="240" w:lineRule="auto"/>
              <w:ind w:firstLine="0"/>
              <w:rPr>
                <w:sz w:val="20"/>
                <w:szCs w:val="20"/>
                <w:lang w:eastAsia="ja-JP"/>
              </w:rPr>
            </w:pPr>
          </w:p>
        </w:tc>
        <w:tc>
          <w:tcPr>
            <w:tcW w:w="1418" w:type="dxa"/>
            <w:tcBorders>
              <w:top w:val="nil"/>
              <w:left w:val="nil"/>
              <w:bottom w:val="nil"/>
              <w:right w:val="nil"/>
            </w:tcBorders>
            <w:noWrap/>
            <w:vAlign w:val="bottom"/>
            <w:hideMark/>
          </w:tcPr>
          <w:p w14:paraId="7FEEE346" w14:textId="77777777" w:rsidR="00B82515" w:rsidRPr="00B82515" w:rsidRDefault="00B82515" w:rsidP="00B82515">
            <w:pPr>
              <w:suppressAutoHyphens w:val="0"/>
              <w:spacing w:before="0" w:after="0" w:line="240" w:lineRule="auto"/>
              <w:ind w:firstLine="0"/>
              <w:rPr>
                <w:sz w:val="20"/>
                <w:szCs w:val="20"/>
                <w:lang w:eastAsia="ja-JP"/>
              </w:rPr>
            </w:pPr>
          </w:p>
        </w:tc>
        <w:tc>
          <w:tcPr>
            <w:tcW w:w="1529" w:type="dxa"/>
            <w:tcBorders>
              <w:top w:val="nil"/>
              <w:left w:val="nil"/>
              <w:bottom w:val="nil"/>
              <w:right w:val="nil"/>
            </w:tcBorders>
            <w:noWrap/>
            <w:vAlign w:val="bottom"/>
            <w:hideMark/>
          </w:tcPr>
          <w:p w14:paraId="0A91F217" w14:textId="77777777" w:rsidR="00B82515" w:rsidRPr="00B82515" w:rsidRDefault="00B82515" w:rsidP="00B82515">
            <w:pPr>
              <w:suppressAutoHyphens w:val="0"/>
              <w:spacing w:before="0" w:after="0" w:line="240" w:lineRule="auto"/>
              <w:ind w:firstLine="0"/>
              <w:rPr>
                <w:sz w:val="20"/>
                <w:szCs w:val="20"/>
                <w:lang w:eastAsia="ja-JP"/>
              </w:rPr>
            </w:pPr>
          </w:p>
        </w:tc>
      </w:tr>
    </w:tbl>
    <w:p w14:paraId="3FAF15C5" w14:textId="77777777" w:rsidR="00CF140A" w:rsidRPr="00B82515" w:rsidRDefault="00CF140A" w:rsidP="00E728F4">
      <w:pPr>
        <w:pStyle w:val="a0"/>
        <w:rPr>
          <w:rFonts w:eastAsiaTheme="minorEastAsia"/>
          <w:lang w:eastAsia="ja-JP"/>
        </w:rPr>
      </w:pPr>
    </w:p>
    <w:p w14:paraId="71DCD2DC" w14:textId="77777777" w:rsidR="006A021B" w:rsidRPr="00CF140A" w:rsidRDefault="006A021B" w:rsidP="00E728F4">
      <w:pPr>
        <w:pStyle w:val="a0"/>
        <w:rPr>
          <w:rFonts w:eastAsiaTheme="minorEastAsia"/>
          <w:lang w:eastAsia="ja-JP"/>
        </w:rPr>
      </w:pPr>
    </w:p>
    <w:bookmarkEnd w:id="29"/>
    <w:p w14:paraId="121B94CA" w14:textId="64073F10" w:rsidR="00F31D4D" w:rsidRPr="009A5DCD" w:rsidRDefault="00E073FD" w:rsidP="00E728F4">
      <w:pPr>
        <w:pStyle w:val="CaptionedFigure"/>
        <w:spacing w:line="276" w:lineRule="auto"/>
      </w:pPr>
      <w:r>
        <w:rPr>
          <w:noProof/>
        </w:rPr>
        <w:lastRenderedPageBreak/>
        <w:drawing>
          <wp:inline distT="0" distB="0" distL="0" distR="0" wp14:anchorId="25EE22A6" wp14:editId="446A0E97">
            <wp:extent cx="4470400" cy="2976880"/>
            <wp:effectExtent l="0" t="0" r="6350" b="0"/>
            <wp:docPr id="66972288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0400" cy="2976880"/>
                    </a:xfrm>
                    <a:prstGeom prst="rect">
                      <a:avLst/>
                    </a:prstGeom>
                    <a:noFill/>
                    <a:ln>
                      <a:noFill/>
                    </a:ln>
                  </pic:spPr>
                </pic:pic>
              </a:graphicData>
            </a:graphic>
          </wp:inline>
        </w:drawing>
      </w:r>
    </w:p>
    <w:p w14:paraId="5A377916" w14:textId="5E791304" w:rsidR="00F31D4D" w:rsidRPr="009A5DCD" w:rsidRDefault="007337CC" w:rsidP="009C0340">
      <w:pPr>
        <w:pStyle w:val="3"/>
        <w:spacing w:line="276" w:lineRule="auto"/>
      </w:pPr>
      <w:r>
        <w:t>Fig. 1. Bird’s-eye view of each plot</w:t>
      </w:r>
      <w:r>
        <w:br/>
        <w:t>Four plots were established on the Tateyama lava plateau in the Chubu-</w:t>
      </w:r>
      <w:proofErr w:type="spellStart"/>
      <w:r>
        <w:t>Sangaku</w:t>
      </w:r>
      <w:proofErr w:type="spellEnd"/>
      <w:r>
        <w:t xml:space="preserve"> National Park. </w:t>
      </w:r>
    </w:p>
    <w:p w14:paraId="1D2D1690" w14:textId="77777777" w:rsidR="00F31D4D" w:rsidRPr="009A5DCD" w:rsidRDefault="007337CC" w:rsidP="00E728F4">
      <w:pPr>
        <w:pStyle w:val="CaptionedFigure"/>
        <w:spacing w:line="360" w:lineRule="auto"/>
      </w:pPr>
      <w:r>
        <w:rPr>
          <w:noProof/>
        </w:rPr>
        <w:drawing>
          <wp:inline distT="0" distB="0" distL="0" distR="0" wp14:anchorId="5037C183" wp14:editId="4948D845">
            <wp:extent cx="4214075" cy="3193366"/>
            <wp:effectExtent l="0" t="0" r="0" b="7620"/>
            <wp:docPr id="515645854" name="図 3" descr="森の中の写真のコラージュ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43612" name="図 3" descr="森の中の写真のコラージュ  AI によって生成されたコンテンツは間違っている可能性があります。"/>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38563" cy="3211922"/>
                    </a:xfrm>
                    <a:prstGeom prst="rect">
                      <a:avLst/>
                    </a:prstGeom>
                  </pic:spPr>
                </pic:pic>
              </a:graphicData>
            </a:graphic>
          </wp:inline>
        </w:drawing>
      </w:r>
    </w:p>
    <w:p w14:paraId="65C7566C" w14:textId="77A8EF49" w:rsidR="00F31D4D" w:rsidRPr="009A5DCD" w:rsidRDefault="007337CC" w:rsidP="009A5DCD">
      <w:pPr>
        <w:pStyle w:val="3"/>
        <w:rPr>
          <w:rFonts w:eastAsia="ＭＳ 明朝"/>
          <w:lang w:eastAsia="ja-JP"/>
        </w:rPr>
      </w:pPr>
      <w:r>
        <w:t>Fig. 2. Photographs of the forest type in each plot</w:t>
      </w:r>
    </w:p>
    <w:p w14:paraId="02964E35" w14:textId="21D777FC" w:rsidR="009136B2" w:rsidRPr="009C0340" w:rsidRDefault="007337CC" w:rsidP="006E5ABF">
      <w:pPr>
        <w:pStyle w:val="a0"/>
        <w:spacing w:line="276" w:lineRule="auto"/>
        <w:rPr>
          <w:b/>
          <w:i/>
          <w:sz w:val="18"/>
        </w:rPr>
      </w:pPr>
      <w:r>
        <w:rPr>
          <w:rFonts w:eastAsia="ＭＳ 明朝"/>
          <w:b/>
          <w:bCs/>
          <w:sz w:val="18"/>
          <w:szCs w:val="18"/>
          <w:lang w:eastAsia="ja-JP"/>
        </w:rPr>
        <w:t>The main tree species in the plots are as follows:</w:t>
      </w:r>
      <w:r>
        <w:rPr>
          <w:rFonts w:eastAsia="ＭＳ 明朝"/>
          <w:b/>
          <w:bCs/>
          <w:i/>
          <w:iCs/>
          <w:sz w:val="18"/>
          <w:szCs w:val="18"/>
          <w:lang w:eastAsia="ja-JP"/>
        </w:rPr>
        <w:t xml:space="preserve"> </w:t>
      </w:r>
      <w:r>
        <w:rPr>
          <w:rFonts w:eastAsia="ＭＳ 明朝"/>
          <w:b/>
          <w:bCs/>
          <w:sz w:val="18"/>
          <w:szCs w:val="18"/>
          <w:lang w:eastAsia="ja-JP"/>
        </w:rPr>
        <w:t>Temperate plot:</w:t>
      </w:r>
      <w:r>
        <w:rPr>
          <w:b/>
          <w:bCs/>
          <w:i/>
          <w:iCs/>
          <w:sz w:val="18"/>
          <w:szCs w:val="18"/>
        </w:rPr>
        <w:t xml:space="preserve"> Cryptomeria japonica (Japanese cedar)</w:t>
      </w:r>
      <w:r>
        <w:rPr>
          <w:b/>
          <w:bCs/>
          <w:sz w:val="18"/>
          <w:szCs w:val="18"/>
        </w:rPr>
        <w:t>, and</w:t>
      </w:r>
      <w:r>
        <w:rPr>
          <w:b/>
          <w:bCs/>
          <w:i/>
          <w:iCs/>
          <w:sz w:val="18"/>
          <w:szCs w:val="18"/>
        </w:rPr>
        <w:t xml:space="preserve"> Fagus crenata</w:t>
      </w:r>
      <w:r>
        <w:rPr>
          <w:b/>
          <w:bCs/>
          <w:sz w:val="18"/>
          <w:szCs w:val="18"/>
        </w:rPr>
        <w:t xml:space="preserve">; </w:t>
      </w:r>
      <w:r>
        <w:rPr>
          <w:rFonts w:eastAsia="ＭＳ 明朝"/>
          <w:b/>
          <w:bCs/>
          <w:sz w:val="18"/>
          <w:szCs w:val="18"/>
          <w:lang w:eastAsia="ja-JP"/>
        </w:rPr>
        <w:t>Ecotone plot:</w:t>
      </w:r>
      <w:r>
        <w:rPr>
          <w:b/>
          <w:bCs/>
          <w:i/>
          <w:iCs/>
          <w:sz w:val="18"/>
          <w:szCs w:val="18"/>
        </w:rPr>
        <w:t xml:space="preserve"> C. japonica</w:t>
      </w:r>
      <w:r>
        <w:rPr>
          <w:b/>
          <w:bCs/>
          <w:sz w:val="18"/>
          <w:szCs w:val="18"/>
        </w:rPr>
        <w:t>,</w:t>
      </w:r>
      <w:r>
        <w:rPr>
          <w:b/>
          <w:bCs/>
          <w:i/>
          <w:iCs/>
          <w:sz w:val="18"/>
          <w:szCs w:val="18"/>
        </w:rPr>
        <w:t xml:space="preserve"> F. crenata</w:t>
      </w:r>
      <w:r>
        <w:rPr>
          <w:b/>
          <w:bCs/>
          <w:sz w:val="18"/>
          <w:szCs w:val="18"/>
        </w:rPr>
        <w:t>,</w:t>
      </w:r>
      <w:r>
        <w:rPr>
          <w:b/>
          <w:bCs/>
          <w:i/>
          <w:iCs/>
          <w:sz w:val="18"/>
          <w:szCs w:val="18"/>
        </w:rPr>
        <w:t xml:space="preserve"> Pinus parviflora</w:t>
      </w:r>
      <w:r>
        <w:rPr>
          <w:b/>
          <w:bCs/>
          <w:sz w:val="18"/>
          <w:szCs w:val="18"/>
        </w:rPr>
        <w:t>, and</w:t>
      </w:r>
      <w:r>
        <w:rPr>
          <w:b/>
          <w:bCs/>
          <w:i/>
          <w:iCs/>
          <w:sz w:val="18"/>
          <w:szCs w:val="18"/>
        </w:rPr>
        <w:t xml:space="preserve"> A. </w:t>
      </w:r>
      <w:proofErr w:type="spellStart"/>
      <w:r>
        <w:rPr>
          <w:b/>
          <w:bCs/>
          <w:i/>
          <w:iCs/>
          <w:sz w:val="18"/>
          <w:szCs w:val="18"/>
        </w:rPr>
        <w:t>mariesii</w:t>
      </w:r>
      <w:proofErr w:type="spellEnd"/>
      <w:r>
        <w:rPr>
          <w:b/>
          <w:bCs/>
          <w:sz w:val="18"/>
          <w:szCs w:val="18"/>
        </w:rPr>
        <w:t>;</w:t>
      </w:r>
      <w:r>
        <w:rPr>
          <w:rFonts w:eastAsia="ＭＳ 明朝"/>
          <w:b/>
          <w:bCs/>
          <w:sz w:val="18"/>
          <w:szCs w:val="18"/>
          <w:lang w:eastAsia="ja-JP"/>
        </w:rPr>
        <w:t xml:space="preserve"> Subarctic plot:</w:t>
      </w:r>
      <w:r>
        <w:rPr>
          <w:b/>
          <w:bCs/>
          <w:i/>
          <w:iCs/>
          <w:sz w:val="18"/>
          <w:szCs w:val="18"/>
        </w:rPr>
        <w:t xml:space="preserve"> A. </w:t>
      </w:r>
      <w:proofErr w:type="spellStart"/>
      <w:r>
        <w:rPr>
          <w:b/>
          <w:bCs/>
          <w:i/>
          <w:iCs/>
          <w:sz w:val="18"/>
          <w:szCs w:val="18"/>
        </w:rPr>
        <w:t>mariesii</w:t>
      </w:r>
      <w:proofErr w:type="spellEnd"/>
      <w:r>
        <w:rPr>
          <w:b/>
          <w:bCs/>
          <w:sz w:val="18"/>
          <w:szCs w:val="18"/>
        </w:rPr>
        <w:t>; and</w:t>
      </w:r>
      <w:r>
        <w:rPr>
          <w:rFonts w:eastAsia="ＭＳ 明朝"/>
          <w:b/>
          <w:bCs/>
          <w:sz w:val="18"/>
          <w:szCs w:val="18"/>
          <w:lang w:eastAsia="ja-JP"/>
        </w:rPr>
        <w:t xml:space="preserve"> Timberline plot:</w:t>
      </w:r>
      <w:r>
        <w:rPr>
          <w:b/>
          <w:bCs/>
          <w:i/>
          <w:iCs/>
          <w:sz w:val="18"/>
          <w:szCs w:val="18"/>
        </w:rPr>
        <w:t xml:space="preserve"> A. </w:t>
      </w:r>
      <w:proofErr w:type="spellStart"/>
      <w:r>
        <w:rPr>
          <w:b/>
          <w:bCs/>
          <w:i/>
          <w:iCs/>
          <w:sz w:val="18"/>
          <w:szCs w:val="18"/>
        </w:rPr>
        <w:t>mariesii</w:t>
      </w:r>
      <w:proofErr w:type="spellEnd"/>
      <w:r>
        <w:rPr>
          <w:b/>
          <w:bCs/>
          <w:sz w:val="18"/>
          <w:szCs w:val="18"/>
        </w:rPr>
        <w:t>,</w:t>
      </w:r>
      <w:r>
        <w:rPr>
          <w:b/>
          <w:bCs/>
          <w:i/>
          <w:iCs/>
          <w:sz w:val="18"/>
          <w:szCs w:val="18"/>
        </w:rPr>
        <w:t xml:space="preserve"> Pinus pumila.</w:t>
      </w:r>
    </w:p>
    <w:p w14:paraId="6222C0A2" w14:textId="77777777" w:rsidR="009136B2" w:rsidRDefault="009136B2">
      <w:pPr>
        <w:spacing w:before="0" w:after="0" w:line="240" w:lineRule="auto"/>
        <w:ind w:firstLine="0"/>
        <w:rPr>
          <w:b/>
          <w:bCs/>
          <w:i/>
          <w:iCs/>
          <w:sz w:val="18"/>
          <w:szCs w:val="18"/>
        </w:rPr>
      </w:pPr>
      <w:r>
        <w:rPr>
          <w:b/>
          <w:bCs/>
          <w:i/>
          <w:iCs/>
          <w:sz w:val="18"/>
          <w:szCs w:val="18"/>
        </w:rPr>
        <w:br w:type="page"/>
      </w:r>
    </w:p>
    <w:p w14:paraId="5D6F1963" w14:textId="3B3C03C5" w:rsidR="00E013E2" w:rsidRDefault="008E17BD" w:rsidP="008E17BD">
      <w:pPr>
        <w:pStyle w:val="a0"/>
        <w:rPr>
          <w:rFonts w:eastAsiaTheme="minorEastAsia"/>
          <w:lang w:eastAsia="ja-JP"/>
        </w:rPr>
      </w:pPr>
      <w:r>
        <w:lastRenderedPageBreak/>
        <w:t>Based on the Mesh climatological normal for 2020 (Japan Meteorological Agency, 2022) and a temperature lapse rate of −0.55°C per 100 m (Ishida, 1991), the mean air temperatures in the Temperate, Ecotone, Subarctic, and Timberline plots are 8°C, 6.2°C, 2.8°C, and 1°C, respectively. The corresponding warmth indexes are 62.8°C</w:t>
      </w:r>
      <w:r>
        <w:rPr>
          <w:rFonts w:hint="eastAsia"/>
        </w:rPr>
        <w:t>·</w:t>
      </w:r>
      <w:r>
        <w:t>month, 51.6°C</w:t>
      </w:r>
      <w:r>
        <w:rPr>
          <w:rFonts w:hint="eastAsia"/>
        </w:rPr>
        <w:t>·</w:t>
      </w:r>
      <w:r>
        <w:t>month, 37.7°C</w:t>
      </w:r>
      <w:r>
        <w:rPr>
          <w:rFonts w:hint="eastAsia"/>
        </w:rPr>
        <w:t>·</w:t>
      </w:r>
      <w:r>
        <w:t>month, and 24.9°C</w:t>
      </w:r>
      <w:r>
        <w:rPr>
          <w:rFonts w:hint="eastAsia"/>
        </w:rPr>
        <w:t>·</w:t>
      </w:r>
      <w:r>
        <w:t>month; annual precipitation amounts are 2908, 2828, 2652, and 2628 mm; and the annual maximum snow depths are 335, 393, 517, and 583 cm, respectively (</w:t>
      </w:r>
      <w:proofErr w:type="spellStart"/>
      <w:r>
        <w:t>Aiura</w:t>
      </w:r>
      <w:proofErr w:type="spellEnd"/>
      <w:r>
        <w:t xml:space="preserve"> et al., 2018).</w:t>
      </w:r>
    </w:p>
    <w:p w14:paraId="5B42F58F" w14:textId="0D6F4F17" w:rsidR="00F31D4D" w:rsidRPr="009A5DCD" w:rsidDel="003E6BB7" w:rsidRDefault="00A572C0" w:rsidP="008E17BD">
      <w:pPr>
        <w:pStyle w:val="a0"/>
        <w:rPr>
          <w:moveFrom w:id="31" w:author="KUME ATSUSHI" w:date="2026-04-11T11:57:00Z" w16du:dateUtc="2026-04-11T02:57:00Z"/>
          <w:rFonts w:eastAsia="ＭＳ 明朝"/>
          <w:lang w:eastAsia="ja-JP"/>
        </w:rPr>
      </w:pPr>
      <w:moveFromRangeStart w:id="32" w:author="KUME ATSUSHI" w:date="2026-04-11T11:57:00Z" w:name="move226801083"/>
      <w:commentRangeStart w:id="33"/>
      <w:moveFrom w:id="34" w:author="KUME ATSUSHI" w:date="2026-04-11T11:57:00Z" w16du:dateUtc="2026-04-11T02:57:00Z">
        <w:r w:rsidRPr="0051190A" w:rsidDel="003E6BB7">
          <w:rPr>
            <w:highlight w:val="yellow"/>
            <w:rPrChange w:id="35" w:author="作成者">
              <w:rPr/>
            </w:rPrChange>
          </w:rPr>
          <w:t>The annual maximum snow depth</w:t>
        </w:r>
        <w:r w:rsidRPr="0051190A" w:rsidDel="003E6BB7">
          <w:rPr>
            <w:rFonts w:eastAsia="ＭＳ 明朝" w:hint="eastAsia"/>
            <w:highlight w:val="yellow"/>
            <w:lang w:eastAsia="ja-JP"/>
            <w:rPrChange w:id="36" w:author="作成者">
              <w:rPr>
                <w:rFonts w:eastAsia="ＭＳ 明朝" w:hint="eastAsia"/>
                <w:lang w:eastAsia="ja-JP"/>
              </w:rPr>
            </w:rPrChange>
          </w:rPr>
          <w:t>s</w:t>
        </w:r>
        <w:r w:rsidRPr="0051190A" w:rsidDel="003E6BB7">
          <w:rPr>
            <w:rFonts w:eastAsia="ＭＳ 明朝"/>
            <w:highlight w:val="yellow"/>
            <w:lang w:eastAsia="ja-JP"/>
            <w:rPrChange w:id="37" w:author="作成者">
              <w:rPr>
                <w:rFonts w:eastAsia="ＭＳ 明朝"/>
                <w:lang w:eastAsia="ja-JP"/>
              </w:rPr>
            </w:rPrChange>
          </w:rPr>
          <w:t xml:space="preserve"> for each plot were </w:t>
        </w:r>
        <w:r w:rsidRPr="0051190A" w:rsidDel="003E6BB7">
          <w:rPr>
            <w:highlight w:val="yellow"/>
            <w:rPrChange w:id="38" w:author="作成者">
              <w:rPr/>
            </w:rPrChange>
          </w:rPr>
          <w:t>measured using a Takahashi snow depth gauge (Takahashi, 1968)</w:t>
        </w:r>
        <w:r w:rsidRPr="0051190A" w:rsidDel="003E6BB7">
          <w:rPr>
            <w:rFonts w:eastAsia="ＭＳ 明朝"/>
            <w:highlight w:val="yellow"/>
            <w:lang w:eastAsia="ja-JP"/>
            <w:rPrChange w:id="39" w:author="作成者">
              <w:rPr>
                <w:rFonts w:eastAsia="ＭＳ 明朝"/>
                <w:lang w:eastAsia="ja-JP"/>
              </w:rPr>
            </w:rPrChange>
          </w:rPr>
          <w:t>.</w:t>
        </w:r>
        <w:r w:rsidRPr="0051190A" w:rsidDel="003E6BB7">
          <w:rPr>
            <w:highlight w:val="yellow"/>
            <w:rPrChange w:id="40" w:author="作成者">
              <w:rPr/>
            </w:rPrChange>
          </w:rPr>
          <w:t xml:space="preserve"> However, the snow depth could not be measured in the Timberline plot.</w:t>
        </w:r>
        <w:r w:rsidRPr="0051190A" w:rsidDel="003E6BB7">
          <w:rPr>
            <w:rFonts w:eastAsia="ＭＳ 明朝"/>
            <w:highlight w:val="yellow"/>
            <w:lang w:eastAsia="ja-JP"/>
            <w:rPrChange w:id="41" w:author="作成者">
              <w:rPr>
                <w:rFonts w:eastAsia="ＭＳ 明朝"/>
                <w:lang w:eastAsia="ja-JP"/>
              </w:rPr>
            </w:rPrChange>
          </w:rPr>
          <w:t xml:space="preserve"> </w:t>
        </w:r>
        <w:r w:rsidRPr="0051190A" w:rsidDel="003E6BB7">
          <w:rPr>
            <w:highlight w:val="yellow"/>
            <w:rPrChange w:id="42" w:author="作成者">
              <w:rPr/>
            </w:rPrChange>
          </w:rPr>
          <w:t>We estimated the snow cover duration from periods when the ground was at 0°C using a ground thermometer (Ishida, 2006</w:t>
        </w:r>
        <w:r w:rsidRPr="0051190A" w:rsidDel="003E6BB7">
          <w:rPr>
            <w:rFonts w:eastAsia="ＭＳ 明朝"/>
            <w:highlight w:val="yellow"/>
            <w:lang w:eastAsia="ja-JP"/>
            <w:rPrChange w:id="43" w:author="作成者">
              <w:rPr>
                <w:rFonts w:eastAsia="ＭＳ 明朝"/>
                <w:lang w:eastAsia="ja-JP"/>
              </w:rPr>
            </w:rPrChange>
          </w:rPr>
          <w:t>).</w:t>
        </w:r>
      </w:moveFrom>
      <w:commentRangeEnd w:id="33"/>
      <w:r w:rsidR="002F5BBE">
        <w:rPr>
          <w:rStyle w:val="afa"/>
        </w:rPr>
        <w:commentReference w:id="33"/>
      </w:r>
    </w:p>
    <w:moveFromRangeEnd w:id="32"/>
    <w:p w14:paraId="32D35288" w14:textId="333BA58E" w:rsidR="00F31D4D" w:rsidRPr="009A5DCD" w:rsidRDefault="007337CC" w:rsidP="009A5DCD">
      <w:pPr>
        <w:pStyle w:val="2"/>
      </w:pPr>
      <w:r>
        <w:t>2.2. Field survey</w:t>
      </w:r>
    </w:p>
    <w:p w14:paraId="1CD6C90A" w14:textId="77777777" w:rsidR="003E6BB7" w:rsidRDefault="007E5576" w:rsidP="003E6BB7">
      <w:pPr>
        <w:pStyle w:val="a0"/>
        <w:rPr>
          <w:ins w:id="44" w:author="KUME ATSUSHI" w:date="2026-04-11T11:58:00Z" w16du:dateUtc="2026-04-11T02:58:00Z"/>
          <w:rFonts w:eastAsiaTheme="minorEastAsia"/>
          <w:color w:val="EE0000"/>
          <w:lang w:eastAsia="ja-JP"/>
        </w:rPr>
      </w:pPr>
      <w:bookmarkStart w:id="45" w:name="OLE_LINK2"/>
      <w:r>
        <w:t>The areas of the Temperate and Ecotone plots measured 10,000 m</w:t>
      </w:r>
      <w:r>
        <w:rPr>
          <w:vertAlign w:val="superscript"/>
        </w:rPr>
        <w:t>2</w:t>
      </w:r>
      <w:bookmarkEnd w:id="45"/>
      <w:r>
        <w:t>, while the area of the Subarctic plot measured 5,000 m</w:t>
      </w:r>
      <w:r>
        <w:rPr>
          <w:vertAlign w:val="superscript"/>
        </w:rPr>
        <w:t>2</w:t>
      </w:r>
      <w:r>
        <w:t>. In these plots, we surveyed all tall tree species with a diameter at breast height of 10 cm or more.</w:t>
      </w:r>
      <w:r w:rsidRPr="009C0340">
        <w:rPr>
          <w:color w:val="EE0000"/>
        </w:rPr>
        <w:t xml:space="preserve"> A plot of area measuring 625 m</w:t>
      </w:r>
      <w:r w:rsidRPr="009C0340">
        <w:rPr>
          <w:color w:val="EE0000"/>
          <w:vertAlign w:val="superscript"/>
        </w:rPr>
        <w:t>2</w:t>
      </w:r>
      <w:r w:rsidRPr="009C0340">
        <w:rPr>
          <w:color w:val="EE0000"/>
        </w:rPr>
        <w:t xml:space="preserve"> was set up in the timberline region near the forest boundary, where we surveyed all </w:t>
      </w:r>
      <w:r w:rsidRPr="009C0340">
        <w:rPr>
          <w:i/>
          <w:iCs/>
          <w:color w:val="EE0000"/>
        </w:rPr>
        <w:t xml:space="preserve">A. </w:t>
      </w:r>
      <w:proofErr w:type="spellStart"/>
      <w:r w:rsidRPr="009C0340">
        <w:rPr>
          <w:i/>
          <w:iCs/>
          <w:color w:val="EE0000"/>
        </w:rPr>
        <w:t>mariesii</w:t>
      </w:r>
      <w:proofErr w:type="spellEnd"/>
      <w:r w:rsidRPr="009C0340">
        <w:rPr>
          <w:color w:val="EE0000"/>
        </w:rPr>
        <w:t xml:space="preserve"> trees with a height of 1.3 m or more (Table 1).</w:t>
      </w:r>
      <w:r>
        <w:t xml:space="preserve"> Identification tags were attached to the surveyed trees at breast height, and we measured the diameter at breast height and vitality (Nakajima et al., 2011) during each survey. We also counted all the live and dead </w:t>
      </w:r>
      <w:r>
        <w:rPr>
          <w:rFonts w:eastAsia="ＭＳ 明朝"/>
          <w:lang w:eastAsia="ja-JP"/>
        </w:rPr>
        <w:t xml:space="preserve">standing </w:t>
      </w:r>
      <w:r>
        <w:t xml:space="preserve">trees in all plots. If a standing tree fell, then further survey on that tree was discontinued. </w:t>
      </w:r>
      <w:r>
        <w:rPr>
          <w:rFonts w:eastAsia="ＭＳ 明朝"/>
          <w:lang w:eastAsia="ja-JP"/>
        </w:rPr>
        <w:t xml:space="preserve">A total of 666, 745, 228, and 188 trees were surveyed at the Temperate, Ecotone, Subarctic, and Timberline plots, respectively. </w:t>
      </w:r>
      <w:r w:rsidRPr="009C0340">
        <w:rPr>
          <w:color w:val="EE0000"/>
        </w:rPr>
        <w:t>This corresponds to stem densities of 666, 745, 456, and 3008 stems ha</w:t>
      </w:r>
      <w:r w:rsidRPr="009C0340">
        <w:rPr>
          <w:color w:val="EE0000"/>
          <w:vertAlign w:val="superscript"/>
        </w:rPr>
        <w:t>−1</w:t>
      </w:r>
      <w:r w:rsidRPr="009C0340">
        <w:rPr>
          <w:color w:val="EE0000"/>
        </w:rPr>
        <w:t xml:space="preserve"> at the Temperate, Ecotone, </w:t>
      </w:r>
      <w:r w:rsidRPr="009C0340">
        <w:rPr>
          <w:color w:val="EE0000"/>
        </w:rPr>
        <w:lastRenderedPageBreak/>
        <w:t>Subarctic, and Timberline plots, respectively.</w:t>
      </w:r>
      <w:r w:rsidR="002F7067" w:rsidRPr="009C0340" w:rsidDel="002F7067">
        <w:rPr>
          <w:color w:val="EE0000"/>
        </w:rPr>
        <w:t xml:space="preserve"> </w:t>
      </w:r>
      <w:ins w:id="46" w:author="作成者">
        <w:r w:rsidR="003856A7" w:rsidRPr="003856A7">
          <w:rPr>
            <w:color w:val="EE0000"/>
          </w:rPr>
          <w:t>A total of seven forest composition surveys were conducted across all plots. The survey years for each plot are indicated in the footnotes to Table 1.</w:t>
        </w:r>
      </w:ins>
      <w:del w:id="47" w:author="作成者">
        <w:r w:rsidRPr="009C0340" w:rsidDel="000253C2">
          <w:rPr>
            <w:color w:val="EE0000"/>
          </w:rPr>
          <w:delText>Forest composition surveys were conducted a total of seven times across all plots</w:delText>
        </w:r>
        <w:r w:rsidR="00A12CF5" w:rsidRPr="009C0340" w:rsidDel="000253C2">
          <w:rPr>
            <w:rFonts w:asciiTheme="minorEastAsia" w:eastAsiaTheme="minorEastAsia" w:hAnsiTheme="minorEastAsia"/>
            <w:color w:val="EE0000"/>
            <w:lang w:eastAsia="ja-JP"/>
          </w:rPr>
          <w:delText>.</w:delText>
        </w:r>
        <w:r w:rsidR="00A12CF5" w:rsidRPr="009C0340" w:rsidDel="000253C2">
          <w:rPr>
            <w:color w:val="EE0000"/>
          </w:rPr>
          <w:delText xml:space="preserve"> </w:delText>
        </w:r>
        <w:r w:rsidR="00A12CF5" w:rsidRPr="009C0340" w:rsidDel="000253C2">
          <w:rPr>
            <w:rFonts w:eastAsiaTheme="minorEastAsia"/>
            <w:color w:val="EE0000"/>
            <w:lang w:eastAsia="ja-JP"/>
          </w:rPr>
          <w:delText>Survey years for each plot are listed in Table 1</w:delText>
        </w:r>
        <w:r w:rsidR="00A12CF5" w:rsidRPr="009C0340" w:rsidDel="003856A7">
          <w:rPr>
            <w:rFonts w:eastAsiaTheme="minorEastAsia"/>
            <w:color w:val="EE0000"/>
            <w:lang w:eastAsia="ja-JP"/>
          </w:rPr>
          <w:delText xml:space="preserve"> (</w:delText>
        </w:r>
        <w:r w:rsidR="005C4B38" w:rsidRPr="009C0340" w:rsidDel="003856A7">
          <w:rPr>
            <w:rFonts w:eastAsiaTheme="minorEastAsia"/>
            <w:color w:val="EE0000"/>
            <w:lang w:eastAsia="ja-JP"/>
          </w:rPr>
          <w:delText xml:space="preserve">see </w:delText>
        </w:r>
        <w:r w:rsidR="00A12CF5" w:rsidRPr="009C0340" w:rsidDel="003856A7">
          <w:rPr>
            <w:rFonts w:eastAsiaTheme="minorEastAsia"/>
            <w:color w:val="EE0000"/>
            <w:lang w:eastAsia="ja-JP"/>
          </w:rPr>
          <w:delText>footnote</w:delText>
        </w:r>
        <w:r w:rsidR="005C4B38" w:rsidRPr="009C0340" w:rsidDel="003856A7">
          <w:rPr>
            <w:rFonts w:eastAsiaTheme="minorEastAsia"/>
            <w:color w:val="EE0000"/>
            <w:lang w:eastAsia="ja-JP"/>
          </w:rPr>
          <w:delText>**</w:delText>
        </w:r>
        <w:r w:rsidR="00A12CF5" w:rsidRPr="009C0340" w:rsidDel="003856A7">
          <w:rPr>
            <w:rFonts w:eastAsiaTheme="minorEastAsia"/>
            <w:color w:val="EE0000"/>
            <w:lang w:eastAsia="ja-JP"/>
          </w:rPr>
          <w:delText xml:space="preserve"> </w:delText>
        </w:r>
        <w:r w:rsidR="00A12CF5" w:rsidRPr="009C0340" w:rsidDel="003856A7">
          <w:rPr>
            <w:rFonts w:eastAsiaTheme="minorEastAsia"/>
            <w:b/>
            <w:bCs/>
            <w:color w:val="EE0000"/>
            <w:lang w:eastAsia="ja-JP"/>
          </w:rPr>
          <w:delText>)</w:delText>
        </w:r>
        <w:r w:rsidR="00A242A2" w:rsidRPr="009C0340" w:rsidDel="000253C2">
          <w:rPr>
            <w:rFonts w:eastAsiaTheme="minorEastAsia"/>
            <w:color w:val="EE0000"/>
            <w:lang w:eastAsia="ja-JP"/>
          </w:rPr>
          <w:delText>.</w:delText>
        </w:r>
      </w:del>
      <w:r w:rsidRPr="00737476">
        <w:rPr>
          <w:color w:val="EE0000"/>
        </w:rPr>
        <w:t xml:space="preserve"> </w:t>
      </w:r>
    </w:p>
    <w:p w14:paraId="0239E81F" w14:textId="21A6F376" w:rsidR="003E6BB7" w:rsidRPr="009A5DCD" w:rsidRDefault="003E6BB7" w:rsidP="003E6BB7">
      <w:pPr>
        <w:pStyle w:val="a0"/>
        <w:rPr>
          <w:moveTo w:id="48" w:author="KUME ATSUSHI" w:date="2026-04-11T11:57:00Z" w16du:dateUtc="2026-04-11T02:57:00Z"/>
          <w:rFonts w:eastAsia="ＭＳ 明朝"/>
          <w:lang w:eastAsia="ja-JP"/>
        </w:rPr>
      </w:pPr>
      <w:moveToRangeStart w:id="49" w:author="KUME ATSUSHI" w:date="2026-04-11T11:57:00Z" w:name="move226801083"/>
      <w:moveTo w:id="50" w:author="KUME ATSUSHI" w:date="2026-04-11T11:57:00Z" w16du:dateUtc="2026-04-11T02:57:00Z">
        <w:r w:rsidRPr="002A449D">
          <w:rPr>
            <w:highlight w:val="yellow"/>
          </w:rPr>
          <w:t>The annual maximum snow depth</w:t>
        </w:r>
        <w:r w:rsidRPr="002A449D">
          <w:rPr>
            <w:rFonts w:eastAsia="ＭＳ 明朝" w:hint="eastAsia"/>
            <w:highlight w:val="yellow"/>
            <w:lang w:eastAsia="ja-JP"/>
          </w:rPr>
          <w:t>s</w:t>
        </w:r>
        <w:r w:rsidRPr="002A449D">
          <w:rPr>
            <w:rFonts w:eastAsia="ＭＳ 明朝"/>
            <w:highlight w:val="yellow"/>
            <w:lang w:eastAsia="ja-JP"/>
          </w:rPr>
          <w:t xml:space="preserve"> for each plot were </w:t>
        </w:r>
        <w:r w:rsidRPr="002A449D">
          <w:rPr>
            <w:highlight w:val="yellow"/>
          </w:rPr>
          <w:t>measured using a Takahashi snow depth gauge (Takahashi, 1968)</w:t>
        </w:r>
        <w:r w:rsidRPr="002A449D">
          <w:rPr>
            <w:rFonts w:eastAsia="ＭＳ 明朝"/>
            <w:highlight w:val="yellow"/>
            <w:lang w:eastAsia="ja-JP"/>
          </w:rPr>
          <w:t>.</w:t>
        </w:r>
        <w:r w:rsidRPr="002A449D">
          <w:rPr>
            <w:highlight w:val="yellow"/>
          </w:rPr>
          <w:t xml:space="preserve"> However, the snow depth could not be measured in the Timberline plot.</w:t>
        </w:r>
        <w:r w:rsidRPr="002A449D">
          <w:rPr>
            <w:rFonts w:eastAsia="ＭＳ 明朝"/>
            <w:highlight w:val="yellow"/>
            <w:lang w:eastAsia="ja-JP"/>
          </w:rPr>
          <w:t xml:space="preserve"> </w:t>
        </w:r>
        <w:r w:rsidRPr="002A449D">
          <w:rPr>
            <w:highlight w:val="yellow"/>
          </w:rPr>
          <w:t>We estimated the snow cover duration from periods when the ground was at 0°C using a ground thermometer (Ishida, 2006</w:t>
        </w:r>
        <w:r w:rsidRPr="002A449D">
          <w:rPr>
            <w:rFonts w:eastAsia="ＭＳ 明朝"/>
            <w:highlight w:val="yellow"/>
            <w:lang w:eastAsia="ja-JP"/>
          </w:rPr>
          <w:t>).</w:t>
        </w:r>
      </w:moveTo>
    </w:p>
    <w:moveToRangeEnd w:id="49"/>
    <w:p w14:paraId="7012053E" w14:textId="028A9AAC" w:rsidR="00F31D4D" w:rsidRPr="009C0340" w:rsidRDefault="00F31D4D" w:rsidP="002F7067">
      <w:pPr>
        <w:rPr>
          <w:rFonts w:eastAsia="ＭＳ 明朝"/>
          <w:color w:val="EE0000"/>
        </w:rPr>
      </w:pPr>
    </w:p>
    <w:p w14:paraId="7E60138E" w14:textId="31B2AF41" w:rsidR="00F31D4D" w:rsidRPr="009A5DCD" w:rsidRDefault="007337CC" w:rsidP="009A5DCD">
      <w:pPr>
        <w:pStyle w:val="2"/>
      </w:pPr>
      <w:r>
        <w:t xml:space="preserve">2.3. Estimation of changes in </w:t>
      </w:r>
      <w:r w:rsidR="009A53DF">
        <w:t>WI</w:t>
      </w:r>
      <w:r>
        <w:t xml:space="preserve"> for each plot over time</w:t>
      </w:r>
    </w:p>
    <w:p w14:paraId="21C46218" w14:textId="55F0403D" w:rsidR="00E7638B" w:rsidRDefault="00742EBB" w:rsidP="00E7638B">
      <w:pPr>
        <w:rPr>
          <w:rFonts w:eastAsiaTheme="minorEastAsia"/>
          <w:lang w:eastAsia="ja-JP"/>
        </w:rPr>
      </w:pPr>
      <w:r>
        <w:rPr>
          <w:rFonts w:eastAsiaTheme="minorEastAsia"/>
          <w:noProof/>
          <w:lang w:eastAsia="ja-JP"/>
        </w:rPr>
        <w:drawing>
          <wp:inline distT="0" distB="0" distL="0" distR="0" wp14:anchorId="6C45DDB3" wp14:editId="78626648">
            <wp:extent cx="3713871" cy="3061166"/>
            <wp:effectExtent l="0" t="0" r="1270" b="6350"/>
            <wp:docPr id="792581492" name="図 4" descr="グラフ, 散布図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81492" name="図 4" descr="グラフ, 散布図  AI によって生成されたコンテンツは間違っている可能性があります。"/>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17600" cy="3064239"/>
                    </a:xfrm>
                    <a:prstGeom prst="rect">
                      <a:avLst/>
                    </a:prstGeom>
                  </pic:spPr>
                </pic:pic>
              </a:graphicData>
            </a:graphic>
          </wp:inline>
        </w:drawing>
      </w:r>
    </w:p>
    <w:p w14:paraId="61934DA5" w14:textId="19133436" w:rsidR="00F31D4D" w:rsidRPr="009A5DCD" w:rsidRDefault="007337CC" w:rsidP="009C0340">
      <w:pPr>
        <w:pStyle w:val="3"/>
        <w:spacing w:line="360" w:lineRule="auto"/>
      </w:pPr>
      <w:r>
        <w:lastRenderedPageBreak/>
        <w:t>Fig. 3. Changes in temperature (daily maximum, daily minimum, and daily average) at the Kurobe Dam</w:t>
      </w:r>
      <w:r>
        <w:br/>
        <w:t>Straight lines denote the regression equations (see Table 2).</w:t>
      </w:r>
    </w:p>
    <w:p w14:paraId="6B16A3C8" w14:textId="5C480B92" w:rsidR="00E44DF2" w:rsidRDefault="007337CC" w:rsidP="009A5DCD">
      <w:pPr>
        <w:pStyle w:val="a0"/>
        <w:rPr>
          <w:rFonts w:eastAsia="ＭＳ 明朝"/>
          <w:lang w:eastAsia="ja-JP"/>
        </w:rPr>
      </w:pPr>
      <w:r>
        <w:t>From 196</w:t>
      </w:r>
      <w:r>
        <w:rPr>
          <w:rFonts w:eastAsia="ＭＳ 明朝"/>
          <w:lang w:eastAsia="ja-JP"/>
        </w:rPr>
        <w:t xml:space="preserve">5 </w:t>
      </w:r>
      <w:r>
        <w:t>to 2023, the daily maximum and mean temperatures observed at the Kansai Electric Power Kurobe Dam (latitude 36.335943°, longitude 137.394358°, elevation 1368 m) correlated positively with the year, with the regression equations showing that these temperatures had increased by 0.5°C and 0.3°C</w:t>
      </w:r>
      <w:r>
        <w:rPr>
          <w:rFonts w:eastAsia="ＭＳ 明朝"/>
          <w:lang w:eastAsia="ja-JP"/>
        </w:rPr>
        <w:t xml:space="preserve">, respectively, </w:t>
      </w:r>
      <w:r>
        <w:t>over the 10-year period</w:t>
      </w:r>
      <w:r>
        <w:rPr>
          <w:rFonts w:eastAsia="ＭＳ 明朝"/>
          <w:lang w:eastAsia="ja-JP"/>
        </w:rPr>
        <w:t xml:space="preserve"> (Fig. 3, Table 2)</w:t>
      </w:r>
      <w:r>
        <w:t>. On the other hand, Wada et al. (2004) reported that the mean daily minimum temperature from 1965 to 2001 positively correlated with the year; however, no upward trend was detected in the mean daily minimum temperature.</w:t>
      </w:r>
      <w:r>
        <w:rPr>
          <w:rFonts w:eastAsia="ＭＳ 明朝"/>
          <w:lang w:eastAsia="ja-JP"/>
        </w:rPr>
        <w:t xml:space="preserve"> This finding might be attributed to a decrease in the daily minimum temperature since 2000; however, the meteorological cause is unknown. </w:t>
      </w:r>
    </w:p>
    <w:p w14:paraId="2C373063" w14:textId="77777777" w:rsidR="00F31D4D" w:rsidRPr="00180649" w:rsidRDefault="00F31D4D" w:rsidP="00B24030">
      <w:pPr>
        <w:spacing w:before="0" w:after="0" w:line="240" w:lineRule="auto"/>
        <w:ind w:firstLine="0"/>
        <w:rPr>
          <w:rFonts w:eastAsia="ＭＳ 明朝"/>
          <w:lang w:eastAsia="ja-JP"/>
        </w:rPr>
      </w:pPr>
    </w:p>
    <w:p w14:paraId="5E961EA0" w14:textId="6DE8E782" w:rsidR="00101D20" w:rsidRDefault="00845891" w:rsidP="00140BF6">
      <w:pPr>
        <w:pStyle w:val="3"/>
        <w:rPr>
          <w:rFonts w:eastAsia="ＭＳ 明朝"/>
          <w:lang w:eastAsia="ja-JP"/>
        </w:rPr>
      </w:pPr>
      <w:r w:rsidRPr="00845891">
        <w:t xml:space="preserve">Table 2. </w:t>
      </w:r>
      <w:r w:rsidRPr="009C0340">
        <w:rPr>
          <w:color w:val="EE0000"/>
        </w:rPr>
        <w:t xml:space="preserve">The results of regression analyses </w:t>
      </w:r>
      <w:r w:rsidRPr="00845891">
        <w:t>of yearly trends in daily temperature at the Kurobe Dam (1965–2023).</w:t>
      </w:r>
    </w:p>
    <w:tbl>
      <w:tblPr>
        <w:tblW w:w="8560" w:type="dxa"/>
        <w:tblCellMar>
          <w:left w:w="99" w:type="dxa"/>
          <w:right w:w="99" w:type="dxa"/>
        </w:tblCellMar>
        <w:tblLook w:val="04A0" w:firstRow="1" w:lastRow="0" w:firstColumn="1" w:lastColumn="0" w:noHBand="0" w:noVBand="1"/>
      </w:tblPr>
      <w:tblGrid>
        <w:gridCol w:w="1820"/>
        <w:gridCol w:w="1060"/>
        <w:gridCol w:w="500"/>
        <w:gridCol w:w="1020"/>
        <w:gridCol w:w="500"/>
        <w:gridCol w:w="1660"/>
        <w:gridCol w:w="1500"/>
        <w:gridCol w:w="500"/>
      </w:tblGrid>
      <w:tr w:rsidR="00565028" w:rsidRPr="00E64B9F" w14:paraId="7B58BB10" w14:textId="77777777" w:rsidTr="009900AE">
        <w:trPr>
          <w:trHeight w:val="270"/>
        </w:trPr>
        <w:tc>
          <w:tcPr>
            <w:tcW w:w="1820" w:type="dxa"/>
            <w:tcBorders>
              <w:top w:val="single" w:sz="4" w:space="0" w:color="auto"/>
              <w:left w:val="nil"/>
              <w:bottom w:val="single" w:sz="4" w:space="0" w:color="auto"/>
              <w:right w:val="nil"/>
            </w:tcBorders>
            <w:shd w:val="clear" w:color="auto" w:fill="EEECE1" w:themeFill="background2"/>
            <w:noWrap/>
            <w:vAlign w:val="bottom"/>
            <w:hideMark/>
          </w:tcPr>
          <w:p w14:paraId="46C4D495"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 xml:space="preserve">　</w:t>
            </w:r>
          </w:p>
        </w:tc>
        <w:tc>
          <w:tcPr>
            <w:tcW w:w="1060" w:type="dxa"/>
            <w:tcBorders>
              <w:top w:val="single" w:sz="4" w:space="0" w:color="auto"/>
              <w:left w:val="nil"/>
              <w:bottom w:val="single" w:sz="4" w:space="0" w:color="auto"/>
              <w:right w:val="nil"/>
            </w:tcBorders>
            <w:shd w:val="clear" w:color="auto" w:fill="EEECE1" w:themeFill="background2"/>
            <w:noWrap/>
            <w:vAlign w:val="bottom"/>
            <w:hideMark/>
          </w:tcPr>
          <w:p w14:paraId="081C4527" w14:textId="77777777" w:rsidR="00565028" w:rsidRPr="00E64B9F" w:rsidRDefault="00565028" w:rsidP="00F712FF">
            <w:pPr>
              <w:suppressAutoHyphens w:val="0"/>
              <w:spacing w:before="0" w:after="0" w:line="240" w:lineRule="auto"/>
              <w:ind w:firstLine="0"/>
              <w:jc w:val="right"/>
              <w:rPr>
                <w:rFonts w:eastAsia="ＭＳ Ｐゴシック"/>
                <w:i/>
                <w:iCs/>
                <w:sz w:val="20"/>
                <w:szCs w:val="20"/>
                <w:lang w:eastAsia="ja-JP"/>
              </w:rPr>
            </w:pPr>
            <w:r>
              <w:rPr>
                <w:rFonts w:eastAsia="ＭＳ Ｐゴシック"/>
                <w:i/>
                <w:iCs/>
                <w:sz w:val="20"/>
                <w:szCs w:val="20"/>
                <w:lang w:eastAsia="ja-JP"/>
              </w:rPr>
              <w:t>Intercept</w:t>
            </w:r>
          </w:p>
        </w:tc>
        <w:tc>
          <w:tcPr>
            <w:tcW w:w="500" w:type="dxa"/>
            <w:tcBorders>
              <w:top w:val="single" w:sz="4" w:space="0" w:color="auto"/>
              <w:left w:val="nil"/>
              <w:bottom w:val="single" w:sz="4" w:space="0" w:color="auto"/>
              <w:right w:val="nil"/>
            </w:tcBorders>
            <w:shd w:val="clear" w:color="auto" w:fill="EEECE1" w:themeFill="background2"/>
            <w:noWrap/>
            <w:vAlign w:val="bottom"/>
            <w:hideMark/>
          </w:tcPr>
          <w:p w14:paraId="3F95A7A9" w14:textId="77777777" w:rsidR="00565028" w:rsidRPr="00E64B9F" w:rsidRDefault="00565028" w:rsidP="00F712FF">
            <w:pPr>
              <w:suppressAutoHyphens w:val="0"/>
              <w:spacing w:before="0" w:after="0" w:line="240" w:lineRule="auto"/>
              <w:ind w:firstLine="0"/>
              <w:rPr>
                <w:rFonts w:eastAsia="ＭＳ Ｐゴシック"/>
                <w:b/>
                <w:bCs/>
                <w:i/>
                <w:iCs/>
                <w:sz w:val="20"/>
                <w:szCs w:val="20"/>
                <w:lang w:eastAsia="ja-JP"/>
              </w:rPr>
            </w:pPr>
            <w:r>
              <w:rPr>
                <w:rFonts w:eastAsia="ＭＳ Ｐゴシック"/>
                <w:b/>
                <w:bCs/>
                <w:i/>
                <w:iCs/>
                <w:sz w:val="20"/>
                <w:szCs w:val="20"/>
                <w:lang w:eastAsia="ja-JP"/>
              </w:rPr>
              <w:t xml:space="preserve">　</w:t>
            </w:r>
          </w:p>
        </w:tc>
        <w:tc>
          <w:tcPr>
            <w:tcW w:w="1020" w:type="dxa"/>
            <w:tcBorders>
              <w:top w:val="single" w:sz="4" w:space="0" w:color="auto"/>
              <w:left w:val="nil"/>
              <w:bottom w:val="single" w:sz="4" w:space="0" w:color="auto"/>
              <w:right w:val="nil"/>
            </w:tcBorders>
            <w:shd w:val="clear" w:color="auto" w:fill="EEECE1" w:themeFill="background2"/>
            <w:noWrap/>
            <w:vAlign w:val="bottom"/>
            <w:hideMark/>
          </w:tcPr>
          <w:p w14:paraId="6B4DC49A" w14:textId="77777777" w:rsidR="00565028" w:rsidRPr="00E64B9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Coefficient</w:t>
            </w:r>
          </w:p>
        </w:tc>
        <w:tc>
          <w:tcPr>
            <w:tcW w:w="500" w:type="dxa"/>
            <w:tcBorders>
              <w:top w:val="single" w:sz="4" w:space="0" w:color="auto"/>
              <w:left w:val="nil"/>
              <w:bottom w:val="single" w:sz="4" w:space="0" w:color="auto"/>
              <w:right w:val="nil"/>
            </w:tcBorders>
            <w:shd w:val="clear" w:color="auto" w:fill="EEECE1" w:themeFill="background2"/>
            <w:noWrap/>
            <w:vAlign w:val="bottom"/>
            <w:hideMark/>
          </w:tcPr>
          <w:p w14:paraId="217C295B" w14:textId="77777777" w:rsidR="00565028" w:rsidRPr="00E64B9F" w:rsidRDefault="00565028" w:rsidP="00F712FF">
            <w:pPr>
              <w:suppressAutoHyphens w:val="0"/>
              <w:spacing w:before="0" w:after="0" w:line="240" w:lineRule="auto"/>
              <w:ind w:firstLine="0"/>
              <w:rPr>
                <w:rFonts w:eastAsia="ＭＳ Ｐゴシック"/>
                <w:b/>
                <w:bCs/>
                <w:i/>
                <w:iCs/>
                <w:sz w:val="20"/>
                <w:szCs w:val="20"/>
                <w:lang w:eastAsia="ja-JP"/>
              </w:rPr>
            </w:pPr>
            <w:r>
              <w:rPr>
                <w:rFonts w:eastAsia="ＭＳ Ｐゴシック"/>
                <w:b/>
                <w:bCs/>
                <w:i/>
                <w:iCs/>
                <w:sz w:val="20"/>
                <w:szCs w:val="20"/>
                <w:lang w:eastAsia="ja-JP"/>
              </w:rPr>
              <w:t xml:space="preserve">　</w:t>
            </w:r>
          </w:p>
        </w:tc>
        <w:tc>
          <w:tcPr>
            <w:tcW w:w="1660" w:type="dxa"/>
            <w:tcBorders>
              <w:top w:val="single" w:sz="4" w:space="0" w:color="auto"/>
              <w:left w:val="nil"/>
              <w:bottom w:val="single" w:sz="4" w:space="0" w:color="auto"/>
              <w:right w:val="nil"/>
            </w:tcBorders>
            <w:shd w:val="clear" w:color="auto" w:fill="EEECE1" w:themeFill="background2"/>
            <w:noWrap/>
            <w:vAlign w:val="bottom"/>
            <w:hideMark/>
          </w:tcPr>
          <w:p w14:paraId="334B40A1" w14:textId="77777777" w:rsidR="00565028" w:rsidRPr="00E64B9F" w:rsidRDefault="00565028" w:rsidP="00F712FF">
            <w:pPr>
              <w:suppressAutoHyphens w:val="0"/>
              <w:spacing w:before="0" w:after="0" w:line="240" w:lineRule="auto"/>
              <w:ind w:firstLine="0"/>
              <w:jc w:val="right"/>
              <w:rPr>
                <w:rFonts w:eastAsia="ＭＳ Ｐゴシック"/>
                <w:i/>
                <w:iCs/>
                <w:sz w:val="18"/>
                <w:szCs w:val="18"/>
                <w:lang w:eastAsia="ja-JP"/>
              </w:rPr>
            </w:pPr>
            <w:r>
              <w:rPr>
                <w:rFonts w:eastAsia="ＭＳ Ｐゴシック"/>
                <w:i/>
                <w:iCs/>
                <w:sz w:val="18"/>
                <w:szCs w:val="18"/>
                <w:lang w:eastAsia="ja-JP"/>
              </w:rPr>
              <w:t>Adjusted R squared</w:t>
            </w:r>
          </w:p>
        </w:tc>
        <w:tc>
          <w:tcPr>
            <w:tcW w:w="1500" w:type="dxa"/>
            <w:tcBorders>
              <w:top w:val="single" w:sz="4" w:space="0" w:color="auto"/>
              <w:left w:val="nil"/>
              <w:bottom w:val="single" w:sz="4" w:space="0" w:color="auto"/>
              <w:right w:val="nil"/>
            </w:tcBorders>
            <w:shd w:val="clear" w:color="auto" w:fill="EEECE1" w:themeFill="background2"/>
            <w:noWrap/>
            <w:vAlign w:val="bottom"/>
            <w:hideMark/>
          </w:tcPr>
          <w:p w14:paraId="68FB3FA5" w14:textId="77777777" w:rsidR="00565028" w:rsidRPr="00E64B9F" w:rsidRDefault="00565028" w:rsidP="00F712FF">
            <w:pPr>
              <w:suppressAutoHyphens w:val="0"/>
              <w:spacing w:before="0" w:after="0" w:line="240" w:lineRule="auto"/>
              <w:ind w:firstLine="0"/>
              <w:jc w:val="right"/>
              <w:rPr>
                <w:rFonts w:eastAsia="ＭＳ Ｐゴシック"/>
                <w:i/>
                <w:iCs/>
                <w:sz w:val="20"/>
                <w:szCs w:val="20"/>
                <w:lang w:eastAsia="ja-JP"/>
              </w:rPr>
            </w:pPr>
            <w:r>
              <w:rPr>
                <w:rFonts w:eastAsia="ＭＳ Ｐゴシック"/>
                <w:i/>
                <w:iCs/>
                <w:sz w:val="20"/>
                <w:szCs w:val="20"/>
                <w:lang w:eastAsia="ja-JP"/>
              </w:rPr>
              <w:t>p-value</w:t>
            </w:r>
          </w:p>
        </w:tc>
        <w:tc>
          <w:tcPr>
            <w:tcW w:w="500" w:type="dxa"/>
            <w:tcBorders>
              <w:top w:val="single" w:sz="4" w:space="0" w:color="auto"/>
              <w:left w:val="nil"/>
              <w:bottom w:val="single" w:sz="4" w:space="0" w:color="auto"/>
              <w:right w:val="nil"/>
            </w:tcBorders>
            <w:shd w:val="clear" w:color="auto" w:fill="EEECE1" w:themeFill="background2"/>
            <w:noWrap/>
            <w:vAlign w:val="bottom"/>
            <w:hideMark/>
          </w:tcPr>
          <w:p w14:paraId="09C59102"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 xml:space="preserve">　</w:t>
            </w:r>
          </w:p>
        </w:tc>
      </w:tr>
      <w:tr w:rsidR="00565028" w:rsidRPr="00E64B9F" w14:paraId="1EAAA1D5" w14:textId="77777777" w:rsidTr="009900AE">
        <w:trPr>
          <w:trHeight w:val="260"/>
        </w:trPr>
        <w:tc>
          <w:tcPr>
            <w:tcW w:w="1820" w:type="dxa"/>
            <w:tcBorders>
              <w:top w:val="nil"/>
              <w:left w:val="nil"/>
              <w:bottom w:val="nil"/>
              <w:right w:val="nil"/>
            </w:tcBorders>
            <w:shd w:val="clear" w:color="auto" w:fill="EEECE1" w:themeFill="background2"/>
            <w:noWrap/>
            <w:vAlign w:val="bottom"/>
            <w:hideMark/>
          </w:tcPr>
          <w:p w14:paraId="160D3DA4"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Daily maximum</w:t>
            </w:r>
          </w:p>
        </w:tc>
        <w:tc>
          <w:tcPr>
            <w:tcW w:w="1060" w:type="dxa"/>
            <w:tcBorders>
              <w:top w:val="nil"/>
              <w:left w:val="nil"/>
              <w:bottom w:val="nil"/>
              <w:right w:val="nil"/>
            </w:tcBorders>
            <w:noWrap/>
            <w:vAlign w:val="bottom"/>
            <w:hideMark/>
          </w:tcPr>
          <w:p w14:paraId="1502748D"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-91.455</w:t>
            </w:r>
          </w:p>
        </w:tc>
        <w:tc>
          <w:tcPr>
            <w:tcW w:w="500" w:type="dxa"/>
            <w:tcBorders>
              <w:top w:val="nil"/>
              <w:left w:val="nil"/>
              <w:bottom w:val="nil"/>
              <w:right w:val="nil"/>
            </w:tcBorders>
            <w:noWrap/>
            <w:vAlign w:val="bottom"/>
            <w:hideMark/>
          </w:tcPr>
          <w:p w14:paraId="1A3E1300"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w:t>
            </w:r>
          </w:p>
        </w:tc>
        <w:tc>
          <w:tcPr>
            <w:tcW w:w="1020" w:type="dxa"/>
            <w:tcBorders>
              <w:top w:val="nil"/>
              <w:left w:val="nil"/>
              <w:bottom w:val="nil"/>
              <w:right w:val="nil"/>
            </w:tcBorders>
            <w:noWrap/>
            <w:vAlign w:val="bottom"/>
            <w:hideMark/>
          </w:tcPr>
          <w:p w14:paraId="5A6BAF4E"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0.051</w:t>
            </w:r>
          </w:p>
        </w:tc>
        <w:tc>
          <w:tcPr>
            <w:tcW w:w="500" w:type="dxa"/>
            <w:tcBorders>
              <w:top w:val="nil"/>
              <w:left w:val="nil"/>
              <w:bottom w:val="nil"/>
              <w:right w:val="nil"/>
            </w:tcBorders>
            <w:noWrap/>
            <w:vAlign w:val="bottom"/>
            <w:hideMark/>
          </w:tcPr>
          <w:p w14:paraId="70312809"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w:t>
            </w:r>
          </w:p>
        </w:tc>
        <w:tc>
          <w:tcPr>
            <w:tcW w:w="1660" w:type="dxa"/>
            <w:tcBorders>
              <w:top w:val="nil"/>
              <w:left w:val="nil"/>
              <w:bottom w:val="nil"/>
              <w:right w:val="nil"/>
            </w:tcBorders>
            <w:noWrap/>
            <w:vAlign w:val="bottom"/>
            <w:hideMark/>
          </w:tcPr>
          <w:p w14:paraId="28D9E645"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0.71</w:t>
            </w:r>
          </w:p>
        </w:tc>
        <w:tc>
          <w:tcPr>
            <w:tcW w:w="1500" w:type="dxa"/>
            <w:tcBorders>
              <w:top w:val="nil"/>
              <w:left w:val="nil"/>
              <w:bottom w:val="nil"/>
              <w:right w:val="nil"/>
            </w:tcBorders>
            <w:noWrap/>
            <w:vAlign w:val="bottom"/>
            <w:hideMark/>
          </w:tcPr>
          <w:p w14:paraId="4A63A86D"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&lt; 2.2e-16</w:t>
            </w:r>
          </w:p>
        </w:tc>
        <w:tc>
          <w:tcPr>
            <w:tcW w:w="500" w:type="dxa"/>
            <w:tcBorders>
              <w:top w:val="nil"/>
              <w:left w:val="nil"/>
              <w:bottom w:val="nil"/>
              <w:right w:val="nil"/>
            </w:tcBorders>
            <w:noWrap/>
            <w:vAlign w:val="bottom"/>
            <w:hideMark/>
          </w:tcPr>
          <w:p w14:paraId="6C4142C0"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w:t>
            </w:r>
          </w:p>
        </w:tc>
      </w:tr>
      <w:tr w:rsidR="00565028" w:rsidRPr="00E64B9F" w14:paraId="5D28BD7F" w14:textId="77777777" w:rsidTr="009900AE">
        <w:trPr>
          <w:trHeight w:val="260"/>
        </w:trPr>
        <w:tc>
          <w:tcPr>
            <w:tcW w:w="1820" w:type="dxa"/>
            <w:tcBorders>
              <w:top w:val="nil"/>
              <w:left w:val="nil"/>
              <w:bottom w:val="nil"/>
              <w:right w:val="nil"/>
            </w:tcBorders>
            <w:shd w:val="clear" w:color="auto" w:fill="EEECE1" w:themeFill="background2"/>
            <w:noWrap/>
            <w:vAlign w:val="bottom"/>
            <w:hideMark/>
          </w:tcPr>
          <w:p w14:paraId="130F3961"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Daily mean</w:t>
            </w:r>
          </w:p>
        </w:tc>
        <w:tc>
          <w:tcPr>
            <w:tcW w:w="1060" w:type="dxa"/>
            <w:tcBorders>
              <w:top w:val="nil"/>
              <w:left w:val="nil"/>
              <w:bottom w:val="nil"/>
              <w:right w:val="nil"/>
            </w:tcBorders>
            <w:noWrap/>
            <w:vAlign w:val="bottom"/>
            <w:hideMark/>
          </w:tcPr>
          <w:p w14:paraId="4A18FF47"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-47.932</w:t>
            </w:r>
          </w:p>
        </w:tc>
        <w:tc>
          <w:tcPr>
            <w:tcW w:w="500" w:type="dxa"/>
            <w:tcBorders>
              <w:top w:val="nil"/>
              <w:left w:val="nil"/>
              <w:bottom w:val="nil"/>
              <w:right w:val="nil"/>
            </w:tcBorders>
            <w:noWrap/>
            <w:vAlign w:val="bottom"/>
            <w:hideMark/>
          </w:tcPr>
          <w:p w14:paraId="3C0613BF"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w:t>
            </w:r>
          </w:p>
        </w:tc>
        <w:tc>
          <w:tcPr>
            <w:tcW w:w="1020" w:type="dxa"/>
            <w:tcBorders>
              <w:top w:val="nil"/>
              <w:left w:val="nil"/>
              <w:bottom w:val="nil"/>
              <w:right w:val="nil"/>
            </w:tcBorders>
            <w:noWrap/>
            <w:vAlign w:val="bottom"/>
            <w:hideMark/>
          </w:tcPr>
          <w:p w14:paraId="50304EC4"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0.027</w:t>
            </w:r>
          </w:p>
        </w:tc>
        <w:tc>
          <w:tcPr>
            <w:tcW w:w="500" w:type="dxa"/>
            <w:tcBorders>
              <w:top w:val="nil"/>
              <w:left w:val="nil"/>
              <w:bottom w:val="nil"/>
              <w:right w:val="nil"/>
            </w:tcBorders>
            <w:noWrap/>
            <w:vAlign w:val="bottom"/>
            <w:hideMark/>
          </w:tcPr>
          <w:p w14:paraId="684AA0DF"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w:t>
            </w:r>
          </w:p>
        </w:tc>
        <w:tc>
          <w:tcPr>
            <w:tcW w:w="1660" w:type="dxa"/>
            <w:tcBorders>
              <w:top w:val="nil"/>
              <w:left w:val="nil"/>
              <w:bottom w:val="nil"/>
              <w:right w:val="nil"/>
            </w:tcBorders>
            <w:noWrap/>
            <w:vAlign w:val="bottom"/>
            <w:hideMark/>
          </w:tcPr>
          <w:p w14:paraId="120A8BE4"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0.41</w:t>
            </w:r>
          </w:p>
        </w:tc>
        <w:tc>
          <w:tcPr>
            <w:tcW w:w="1500" w:type="dxa"/>
            <w:tcBorders>
              <w:top w:val="nil"/>
              <w:left w:val="nil"/>
              <w:bottom w:val="nil"/>
              <w:right w:val="nil"/>
            </w:tcBorders>
            <w:noWrap/>
            <w:vAlign w:val="bottom"/>
            <w:hideMark/>
          </w:tcPr>
          <w:p w14:paraId="39A56D7D"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8.142e-08</w:t>
            </w:r>
          </w:p>
        </w:tc>
        <w:tc>
          <w:tcPr>
            <w:tcW w:w="500" w:type="dxa"/>
            <w:tcBorders>
              <w:top w:val="nil"/>
              <w:left w:val="nil"/>
              <w:bottom w:val="nil"/>
              <w:right w:val="nil"/>
            </w:tcBorders>
            <w:noWrap/>
            <w:vAlign w:val="bottom"/>
            <w:hideMark/>
          </w:tcPr>
          <w:p w14:paraId="1A662F13"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w:t>
            </w:r>
          </w:p>
        </w:tc>
      </w:tr>
      <w:tr w:rsidR="00565028" w:rsidRPr="00E64B9F" w14:paraId="5DC3B095" w14:textId="77777777" w:rsidTr="009900AE">
        <w:trPr>
          <w:trHeight w:val="260"/>
        </w:trPr>
        <w:tc>
          <w:tcPr>
            <w:tcW w:w="1820" w:type="dxa"/>
            <w:tcBorders>
              <w:top w:val="nil"/>
              <w:left w:val="nil"/>
              <w:bottom w:val="single" w:sz="4" w:space="0" w:color="auto"/>
              <w:right w:val="nil"/>
            </w:tcBorders>
            <w:shd w:val="clear" w:color="auto" w:fill="EEECE1" w:themeFill="background2"/>
            <w:noWrap/>
            <w:vAlign w:val="bottom"/>
            <w:hideMark/>
          </w:tcPr>
          <w:p w14:paraId="7EFAA9EB"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Daily minimum</w:t>
            </w:r>
          </w:p>
        </w:tc>
        <w:tc>
          <w:tcPr>
            <w:tcW w:w="1060" w:type="dxa"/>
            <w:tcBorders>
              <w:top w:val="nil"/>
              <w:left w:val="nil"/>
              <w:bottom w:val="single" w:sz="4" w:space="0" w:color="auto"/>
              <w:right w:val="nil"/>
            </w:tcBorders>
            <w:noWrap/>
            <w:vAlign w:val="bottom"/>
            <w:hideMark/>
          </w:tcPr>
          <w:p w14:paraId="71559514"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-4.410</w:t>
            </w:r>
          </w:p>
        </w:tc>
        <w:tc>
          <w:tcPr>
            <w:tcW w:w="500" w:type="dxa"/>
            <w:tcBorders>
              <w:top w:val="nil"/>
              <w:left w:val="nil"/>
              <w:bottom w:val="single" w:sz="4" w:space="0" w:color="auto"/>
              <w:right w:val="nil"/>
            </w:tcBorders>
            <w:noWrap/>
            <w:vAlign w:val="bottom"/>
            <w:hideMark/>
          </w:tcPr>
          <w:p w14:paraId="7B451214"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 xml:space="preserve">　</w:t>
            </w:r>
          </w:p>
        </w:tc>
        <w:tc>
          <w:tcPr>
            <w:tcW w:w="1020" w:type="dxa"/>
            <w:tcBorders>
              <w:top w:val="nil"/>
              <w:left w:val="nil"/>
              <w:bottom w:val="single" w:sz="4" w:space="0" w:color="auto"/>
              <w:right w:val="nil"/>
            </w:tcBorders>
            <w:noWrap/>
            <w:vAlign w:val="bottom"/>
            <w:hideMark/>
          </w:tcPr>
          <w:p w14:paraId="23D3862C"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0.004</w:t>
            </w:r>
          </w:p>
        </w:tc>
        <w:tc>
          <w:tcPr>
            <w:tcW w:w="500" w:type="dxa"/>
            <w:tcBorders>
              <w:top w:val="nil"/>
              <w:left w:val="nil"/>
              <w:bottom w:val="single" w:sz="4" w:space="0" w:color="auto"/>
              <w:right w:val="nil"/>
            </w:tcBorders>
            <w:noWrap/>
            <w:vAlign w:val="bottom"/>
            <w:hideMark/>
          </w:tcPr>
          <w:p w14:paraId="04CF1809"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 xml:space="preserve">　</w:t>
            </w:r>
          </w:p>
        </w:tc>
        <w:tc>
          <w:tcPr>
            <w:tcW w:w="1660" w:type="dxa"/>
            <w:tcBorders>
              <w:top w:val="nil"/>
              <w:left w:val="nil"/>
              <w:bottom w:val="single" w:sz="4" w:space="0" w:color="auto"/>
              <w:right w:val="nil"/>
            </w:tcBorders>
            <w:noWrap/>
            <w:vAlign w:val="bottom"/>
            <w:hideMark/>
          </w:tcPr>
          <w:p w14:paraId="17D9C0C7"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-0.01</w:t>
            </w:r>
          </w:p>
        </w:tc>
        <w:tc>
          <w:tcPr>
            <w:tcW w:w="1500" w:type="dxa"/>
            <w:tcBorders>
              <w:top w:val="nil"/>
              <w:left w:val="nil"/>
              <w:bottom w:val="single" w:sz="4" w:space="0" w:color="auto"/>
              <w:right w:val="nil"/>
            </w:tcBorders>
            <w:noWrap/>
            <w:vAlign w:val="bottom"/>
            <w:hideMark/>
          </w:tcPr>
          <w:p w14:paraId="17C54BEA"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0.5368</w:t>
            </w:r>
          </w:p>
        </w:tc>
        <w:tc>
          <w:tcPr>
            <w:tcW w:w="500" w:type="dxa"/>
            <w:tcBorders>
              <w:top w:val="nil"/>
              <w:left w:val="nil"/>
              <w:bottom w:val="single" w:sz="4" w:space="0" w:color="auto"/>
              <w:right w:val="nil"/>
            </w:tcBorders>
            <w:noWrap/>
            <w:vAlign w:val="bottom"/>
            <w:hideMark/>
          </w:tcPr>
          <w:p w14:paraId="06FE1DA3"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 xml:space="preserve">　</w:t>
            </w:r>
          </w:p>
        </w:tc>
      </w:tr>
    </w:tbl>
    <w:p w14:paraId="4021BA6A" w14:textId="5A9F44FA" w:rsidR="00F31D4D" w:rsidRPr="009A5DCD" w:rsidRDefault="00F31D4D" w:rsidP="009A5DCD">
      <w:pPr>
        <w:pStyle w:val="a0"/>
      </w:pPr>
    </w:p>
    <w:p w14:paraId="68F949A0" w14:textId="1B064730" w:rsidR="00F31D4D" w:rsidRPr="00180649" w:rsidRDefault="006D5A5D" w:rsidP="00180649">
      <w:pPr>
        <w:rPr>
          <w:rStyle w:val="CharTok"/>
        </w:rPr>
      </w:pPr>
      <w:r>
        <w:t xml:space="preserve">We used the Kurobe Dam observations to estimate the changes in </w:t>
      </w:r>
      <w:r w:rsidR="009A53DF">
        <w:t>WI</w:t>
      </w:r>
      <w:r>
        <w:t xml:space="preserve"> over time for each plot. The Kurobe Dam was located 7.8, 9.8, 15.2, and 16.8 km away from the Timberline, Subarctic, Ecotone, and Temperate plots, respectively.</w:t>
      </w:r>
    </w:p>
    <w:p w14:paraId="3E8A6627" w14:textId="5CE89820" w:rsidR="00F31D4D" w:rsidRPr="009A5DCD" w:rsidRDefault="007E0C0E" w:rsidP="009A5DCD">
      <w:pPr>
        <w:pStyle w:val="a0"/>
      </w:pPr>
      <w:r>
        <w:t xml:space="preserve">We defined </w:t>
      </w:r>
      <w:proofErr w:type="spellStart"/>
      <w:r>
        <w:rPr>
          <w:i/>
          <w:iCs/>
        </w:rPr>
        <w:t>T</w:t>
      </w:r>
      <w:r>
        <w:rPr>
          <w:i/>
          <w:iCs/>
          <w:vertAlign w:val="subscript"/>
        </w:rPr>
        <w:t>ij</w:t>
      </w:r>
      <w:proofErr w:type="spellEnd"/>
      <w:r>
        <w:rPr>
          <w:vertAlign w:val="subscript"/>
        </w:rPr>
        <w:t xml:space="preserve"> </w:t>
      </w:r>
      <w:r>
        <w:t xml:space="preserve">as the monthly mean temperature observed at Kurobe Dam in the year </w:t>
      </w:r>
      <w:proofErr w:type="spellStart"/>
      <w:r>
        <w:rPr>
          <w:i/>
          <w:iCs/>
        </w:rPr>
        <w:t>i</w:t>
      </w:r>
      <w:proofErr w:type="spellEnd"/>
      <w:r>
        <w:rPr>
          <w:i/>
          <w:iCs/>
          <w:sz w:val="28"/>
          <w:szCs w:val="28"/>
        </w:rPr>
        <w:t xml:space="preserve"> </w:t>
      </w:r>
      <w:r>
        <w:t xml:space="preserve">and month </w:t>
      </w:r>
      <w:r>
        <w:rPr>
          <w:i/>
          <w:iCs/>
        </w:rPr>
        <w:t>j</w:t>
      </w:r>
      <w:r>
        <w:t xml:space="preserve"> and </w:t>
      </w:r>
      <w:proofErr w:type="spellStart"/>
      <w:r>
        <w:rPr>
          <w:rFonts w:eastAsia="Cambria"/>
          <w:i/>
          <w:iCs/>
        </w:rPr>
        <w:t>δ</w:t>
      </w:r>
      <w:r>
        <w:rPr>
          <w:i/>
          <w:iCs/>
        </w:rPr>
        <w:t>T</w:t>
      </w:r>
      <w:r>
        <w:rPr>
          <w:i/>
          <w:iCs/>
          <w:vertAlign w:val="subscript"/>
        </w:rPr>
        <w:t>ijk</w:t>
      </w:r>
      <w:proofErr w:type="spellEnd"/>
      <w:r>
        <w:rPr>
          <w:vertAlign w:val="subscript"/>
        </w:rPr>
        <w:t xml:space="preserve"> </w:t>
      </w:r>
      <w:r>
        <w:t xml:space="preserve">as the temperature difference between each plot k and the Kurobe Dam, which was estimated based on the elevation difference between each plot </w:t>
      </w:r>
      <w:proofErr w:type="spellStart"/>
      <w:r>
        <w:rPr>
          <w:i/>
          <w:iCs/>
        </w:rPr>
        <w:t>ALT</w:t>
      </w:r>
      <w:r>
        <w:rPr>
          <w:i/>
          <w:iCs/>
          <w:vertAlign w:val="subscript"/>
        </w:rPr>
        <w:t>k</w:t>
      </w:r>
      <w:proofErr w:type="spellEnd"/>
      <w:r>
        <w:rPr>
          <w:vertAlign w:val="subscript"/>
        </w:rPr>
        <w:t xml:space="preserve"> </w:t>
      </w:r>
      <w:r>
        <w:t xml:space="preserve">and Kurobe Dam (1368 </w:t>
      </w:r>
      <w:r>
        <w:lastRenderedPageBreak/>
        <w:t xml:space="preserve">m) with a temperature lapse rate of 0.55°C/100 m. The warmth index </w:t>
      </w:r>
      <w:proofErr w:type="spellStart"/>
      <w:r>
        <w:rPr>
          <w:i/>
          <w:iCs/>
        </w:rPr>
        <w:t>WI</w:t>
      </w:r>
      <w:r>
        <w:rPr>
          <w:i/>
          <w:iCs/>
          <w:vertAlign w:val="subscript"/>
        </w:rPr>
        <w:t>ik</w:t>
      </w:r>
      <w:proofErr w:type="spellEnd"/>
      <w:r>
        <w:rPr>
          <w:i/>
          <w:iCs/>
          <w:sz w:val="28"/>
          <w:szCs w:val="28"/>
          <w:vertAlign w:val="subscript"/>
        </w:rPr>
        <w:t xml:space="preserve"> </w:t>
      </w:r>
      <w:r>
        <w:t xml:space="preserve">was calculated for each plot in the year </w:t>
      </w:r>
      <m:oMath>
        <m:r>
          <w:rPr>
            <w:rFonts w:ascii="Cambria Math" w:hAnsi="Cambria Math"/>
          </w:rPr>
          <m:t>y</m:t>
        </m:r>
      </m:oMath>
      <w:r>
        <w:t xml:space="preserve"> using the following formula:</w:t>
      </w:r>
    </w:p>
    <w:p w14:paraId="5E7DB6A4" w14:textId="77777777" w:rsidR="00F31D4D" w:rsidRPr="009A5DCD" w:rsidRDefault="007337CC" w:rsidP="00584665">
      <w:pPr>
        <w:pStyle w:val="FirstParagraph"/>
        <w:jc w:val="right"/>
      </w:pP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ijk</m:t>
            </m:r>
          </m:sub>
        </m:sSub>
        <m:r>
          <w:rPr>
            <w:rFonts w:ascii="Cambria Math" w:hAnsi="Cambria Math"/>
          </w:rPr>
          <m:t>=-0.55</m:t>
        </m:r>
        <m:r>
          <w:rPr>
            <w:rFonts w:ascii="Cambria Math" w:eastAsia="ＭＳ 明朝" w:hAnsi="Cambria Math" w:hint="eastAsia"/>
            <w:lang w:eastAsia="ja-JP"/>
          </w:rPr>
          <m:t>/100</m:t>
        </m:r>
        <m:r>
          <w:rPr>
            <w:rFonts w:ascii="Cambria Math" w:hAnsi="Cambria Math"/>
          </w:rPr>
          <m:t>×</m:t>
        </m:r>
        <m:d>
          <m:dPr>
            <m:ctrlPr>
              <w:rPr>
                <w:rFonts w:ascii="Cambria Math" w:hAnsi="Cambria Math"/>
              </w:rPr>
            </m:ctrlPr>
          </m:dPr>
          <m:e>
            <m:r>
              <w:rPr>
                <w:rFonts w:ascii="Cambria Math" w:hAnsi="Cambria Math"/>
              </w:rPr>
              <m:t>AL</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-1368</m:t>
            </m:r>
          </m:e>
        </m:d>
      </m:oMath>
      <w:r>
        <w:t xml:space="preserve">                                                      (1)</w:t>
      </w:r>
    </w:p>
    <w:p w14:paraId="17D48E91" w14:textId="77777777" w:rsidR="00F31D4D" w:rsidRPr="009A5DCD" w:rsidRDefault="007337CC" w:rsidP="00584665">
      <w:pPr>
        <w:pStyle w:val="FirstParagraph"/>
        <w:jc w:val="right"/>
      </w:pP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ijk</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w:rPr>
                <w:rFonts w:ascii="Cambria Math" w:eastAsia="ＭＳ 明朝" w:hAnsi="Cambria Math"/>
                <w:lang w:eastAsia="ja-JP"/>
              </w:rPr>
              <m:t>j</m:t>
            </m:r>
          </m:sub>
        </m:sSub>
        <m:r>
          <w:rPr>
            <w:rFonts w:ascii="Cambria Math" w:hAnsi="Cambria Math"/>
          </w:rPr>
          <m:t>-5+δ</m:t>
        </m:r>
        <m:sSub>
          <m:sSubPr>
            <m:ctrlPr>
              <w:rPr>
                <w:rFonts w:ascii="Cambria Math" w:hAnsi="Cambria Math"/>
              </w:rPr>
            </m:ctrlPr>
          </m:sSubPr>
          <m:e>
            <m:r>
              <w:rPr>
                <w:rFonts w:ascii="Cambria Math" w:hAnsi="Cambria Math"/>
              </w:rPr>
              <m:t>T</m:t>
            </m:r>
          </m:e>
          <m:sub>
            <m:r>
              <w:rPr>
                <w:rFonts w:ascii="Cambria Math" w:hAnsi="Cambria Math"/>
              </w:rPr>
              <m:t>ijk</m:t>
            </m:r>
          </m:sub>
        </m:sSub>
        <m:r>
          <w:rPr>
            <w:rFonts w:ascii="Cambria Math" w:hAnsi="Cambria Math"/>
          </w:rPr>
          <m:t>,</m:t>
        </m:r>
      </m:oMath>
      <w:r>
        <w:t xml:space="preserve">                                                          (2)</w:t>
      </w:r>
    </w:p>
    <w:p w14:paraId="506E141C" w14:textId="6CE8D0DA" w:rsidR="00F31D4D" w:rsidRPr="009A5DCD" w:rsidRDefault="007337CC" w:rsidP="00584665">
      <w:pPr>
        <w:pStyle w:val="FirstParagraph"/>
        <w:jc w:val="right"/>
      </w:pPr>
      <m:oMath>
        <m:r>
          <w:rPr>
            <w:rFonts w:ascii="Cambria Math" w:hAnsi="Cambria Math"/>
          </w:rPr>
          <m:t>where, Δ</m:t>
        </m:r>
        <m:sSub>
          <m:sSubPr>
            <m:ctrlPr>
              <w:rPr>
                <w:rFonts w:ascii="Cambria Math" w:hAnsi="Cambria Math"/>
              </w:rPr>
            </m:ctrlPr>
          </m:sSubPr>
          <m:e>
            <m:r>
              <w:rPr>
                <w:rFonts w:ascii="Cambria Math" w:hAnsi="Cambria Math"/>
              </w:rPr>
              <m:t>T</m:t>
            </m:r>
          </m:e>
          <m:sub>
            <m:r>
              <w:rPr>
                <w:rFonts w:ascii="Cambria Math" w:hAnsi="Cambria Math"/>
              </w:rPr>
              <m:t>ijk</m:t>
            </m:r>
          </m:sub>
        </m:sSub>
        <m:r>
          <w:rPr>
            <w:rFonts w:ascii="Cambria Math" w:hAnsi="Cambria Math"/>
          </w:rPr>
          <m:t>=0 if Δ</m:t>
        </m:r>
        <m:sSub>
          <m:sSubPr>
            <m:ctrlPr>
              <w:rPr>
                <w:rFonts w:ascii="Cambria Math" w:hAnsi="Cambria Math"/>
              </w:rPr>
            </m:ctrlPr>
          </m:sSubPr>
          <m:e>
            <m:r>
              <w:rPr>
                <w:rFonts w:ascii="Cambria Math" w:hAnsi="Cambria Math"/>
              </w:rPr>
              <m:t>T</m:t>
            </m:r>
          </m:e>
          <m:sub>
            <m:r>
              <w:rPr>
                <w:rFonts w:ascii="Cambria Math" w:hAnsi="Cambria Math"/>
              </w:rPr>
              <m:t>ijk</m:t>
            </m:r>
          </m:sub>
        </m:sSub>
        <m:r>
          <w:rPr>
            <w:rFonts w:ascii="Cambria Math" w:hAnsi="Cambria Math"/>
          </w:rPr>
          <m:t>&lt;0</m:t>
        </m:r>
      </m:oMath>
      <w:r>
        <w:t xml:space="preserve">                                                   (3)</w:t>
      </w:r>
    </w:p>
    <w:p w14:paraId="2A06624C" w14:textId="77777777" w:rsidR="00F31D4D" w:rsidRPr="009A5DCD" w:rsidRDefault="007337CC" w:rsidP="00584665">
      <w:pPr>
        <w:pStyle w:val="FirstParagraph"/>
        <w:jc w:val="right"/>
      </w:pPr>
      <m:oMath>
        <m:r>
          <w:rPr>
            <w:rFonts w:ascii="Cambria Math" w:hAnsi="Cambria Math"/>
          </w:rPr>
          <m:t>W</m:t>
        </m:r>
        <m:sSub>
          <m:sSubPr>
            <m:ctrlPr>
              <w:rPr>
                <w:rFonts w:ascii="Cambria Math" w:hAnsi="Cambria Math"/>
              </w:rPr>
            </m:ctrlPr>
          </m:sSubPr>
          <m:e>
            <m:r>
              <w:rPr>
                <w:rFonts w:ascii="Cambria Math" w:hAnsi="Cambria Math"/>
              </w:rPr>
              <m:t>I</m:t>
            </m:r>
          </m:e>
          <m:sub>
            <m:r>
              <w:rPr>
                <w:rFonts w:ascii="Cambria Math" w:eastAsia="ＭＳ 明朝" w:hAnsi="Cambria Math"/>
                <w:lang w:eastAsia="ja-JP"/>
              </w:rPr>
              <m:t>i</m:t>
            </m:r>
            <m:r>
              <w:rPr>
                <w:rFonts w:ascii="Cambria Math" w:hAnsi="Cambria Math"/>
              </w:rPr>
              <m:t>k</m:t>
            </m:r>
          </m:sub>
        </m:sSub>
        <m:r>
          <w:rPr>
            <w:rFonts w:ascii="Cambria Math" w:hAnsi="Cambria Math"/>
          </w:rPr>
          <m:t>=ΣΔ</m:t>
        </m:r>
        <m:sSub>
          <m:sSubPr>
            <m:ctrlPr>
              <w:rPr>
                <w:rFonts w:ascii="Cambria Math" w:hAnsi="Cambria Math"/>
              </w:rPr>
            </m:ctrlPr>
          </m:sSubPr>
          <m:e>
            <m:r>
              <w:rPr>
                <w:rFonts w:ascii="Cambria Math" w:hAnsi="Cambria Math"/>
              </w:rPr>
              <m:t>T</m:t>
            </m:r>
          </m:e>
          <m:sub>
            <m:r>
              <w:rPr>
                <w:rFonts w:ascii="Cambria Math" w:hAnsi="Cambria Math"/>
              </w:rPr>
              <m:t>ijk</m:t>
            </m:r>
          </m:sub>
        </m:sSub>
      </m:oMath>
      <w:r>
        <w:t xml:space="preserve">                                                           (4)</w:t>
      </w:r>
    </w:p>
    <w:p w14:paraId="1FED6774" w14:textId="05E7677F" w:rsidR="00371BB4" w:rsidRDefault="002B6DF6" w:rsidP="009C0340">
      <w:pPr>
        <w:rPr>
          <w:rFonts w:eastAsiaTheme="minorEastAsia"/>
          <w:lang w:eastAsia="ja-JP"/>
        </w:rPr>
      </w:pPr>
      <w:r w:rsidRPr="0051190A">
        <w:rPr>
          <w:rFonts w:eastAsiaTheme="minorEastAsia"/>
          <w:color w:val="EE0000"/>
          <w:highlight w:val="yellow"/>
          <w:lang w:eastAsia="ja-JP"/>
          <w:rPrChange w:id="51" w:author="作成者">
            <w:rPr>
              <w:rFonts w:eastAsiaTheme="minorEastAsia"/>
              <w:color w:val="EE0000"/>
              <w:lang w:eastAsia="ja-JP"/>
            </w:rPr>
          </w:rPrChange>
        </w:rPr>
        <w:t xml:space="preserve">Temperature records at Kurobe Dam were unavailable for </w:t>
      </w:r>
      <w:commentRangeStart w:id="52"/>
      <w:r w:rsidRPr="0051190A">
        <w:rPr>
          <w:rFonts w:eastAsiaTheme="minorEastAsia"/>
          <w:color w:val="EE0000"/>
          <w:highlight w:val="yellow"/>
          <w:lang w:eastAsia="ja-JP"/>
          <w:rPrChange w:id="53" w:author="作成者">
            <w:rPr>
              <w:rFonts w:eastAsiaTheme="minorEastAsia"/>
              <w:color w:val="EE0000"/>
              <w:lang w:eastAsia="ja-JP"/>
            </w:rPr>
          </w:rPrChange>
        </w:rPr>
        <w:t>2003, 2004, 2014</w:t>
      </w:r>
      <w:commentRangeEnd w:id="52"/>
      <w:r w:rsidR="003E6BB7">
        <w:rPr>
          <w:rStyle w:val="afa"/>
        </w:rPr>
        <w:commentReference w:id="52"/>
      </w:r>
      <w:r w:rsidRPr="0051190A">
        <w:rPr>
          <w:rFonts w:eastAsiaTheme="minorEastAsia"/>
          <w:color w:val="EE0000"/>
          <w:highlight w:val="yellow"/>
          <w:lang w:eastAsia="ja-JP"/>
          <w:rPrChange w:id="54" w:author="作成者">
            <w:rPr>
              <w:rFonts w:eastAsiaTheme="minorEastAsia"/>
              <w:color w:val="EE0000"/>
              <w:lang w:eastAsia="ja-JP"/>
            </w:rPr>
          </w:rPrChange>
        </w:rPr>
        <w:t>, an</w:t>
      </w:r>
      <w:r w:rsidRPr="009C0340">
        <w:rPr>
          <w:rFonts w:eastAsiaTheme="minorEastAsia"/>
          <w:color w:val="EE0000"/>
          <w:lang w:eastAsia="ja-JP"/>
        </w:rPr>
        <w:t>d 2024. Missing values were estimated from Toyama Meteorological Observatory observations using the ratio of the two stations in the preceding year.</w:t>
      </w:r>
    </w:p>
    <w:p w14:paraId="51F5B535" w14:textId="27393619" w:rsidR="00F31D4D" w:rsidRPr="009A5DCD" w:rsidRDefault="007337CC" w:rsidP="009A5DCD">
      <w:pPr>
        <w:pStyle w:val="2"/>
      </w:pPr>
      <w:r>
        <w:t xml:space="preserve">2.4. Estimation of death years of dead standing </w:t>
      </w:r>
      <w:r>
        <w:rPr>
          <w:i/>
          <w:iCs/>
        </w:rPr>
        <w:t xml:space="preserve">Abies </w:t>
      </w:r>
      <w:proofErr w:type="spellStart"/>
      <w:r>
        <w:rPr>
          <w:i/>
          <w:iCs/>
        </w:rPr>
        <w:t>mariesii</w:t>
      </w:r>
      <w:proofErr w:type="spellEnd"/>
      <w:r>
        <w:t xml:space="preserve"> trees</w:t>
      </w:r>
    </w:p>
    <w:p w14:paraId="5A35838D" w14:textId="5906E705" w:rsidR="00F31D4D" w:rsidRPr="009A5DCD" w:rsidRDefault="007337CC" w:rsidP="009A5DCD">
      <w:pPr>
        <w:pStyle w:val="FirstParagraph"/>
      </w:pPr>
      <w:r>
        <w:t xml:space="preserve">The times of death of dead standing </w:t>
      </w:r>
      <w:r>
        <w:rPr>
          <w:i/>
          <w:iCs/>
        </w:rPr>
        <w:t xml:space="preserve">A. </w:t>
      </w:r>
      <w:proofErr w:type="spellStart"/>
      <w:r>
        <w:rPr>
          <w:i/>
          <w:iCs/>
        </w:rPr>
        <w:t>mariesii</w:t>
      </w:r>
      <w:proofErr w:type="spellEnd"/>
      <w:r>
        <w:t xml:space="preserve"> trees in the Ecotone plot in 2000 were estimated using the mean time to fall model (Gärtner et al., 2023) as shown below:</w:t>
      </w:r>
    </w:p>
    <w:p w14:paraId="52049522" w14:textId="67EFB587" w:rsidR="00F31D4D" w:rsidRPr="009A5DCD" w:rsidRDefault="007337CC" w:rsidP="00961688">
      <w:pPr>
        <w:pStyle w:val="a0"/>
        <w:jc w:val="right"/>
      </w:pPr>
      <m:oMath>
        <m:r>
          <w:rPr>
            <w:rFonts w:ascii="Cambria Math" w:hAnsi="Cambria Math"/>
          </w:rPr>
          <m:t>mtf=</m:t>
        </m:r>
        <m:sSup>
          <m:sSupPr>
            <m:ctrlPr>
              <w:rPr>
                <w:rFonts w:ascii="Cambria Math" w:hAnsi="Cambria Math"/>
              </w:rPr>
            </m:ctrlPr>
          </m:sSupPr>
          <m:e>
            <m:r>
              <w:rPr>
                <w:rFonts w:ascii="Cambria Math" w:hAnsi="Cambria Math"/>
              </w:rPr>
              <m:t>e</m:t>
            </m:r>
          </m:e>
          <m:sup>
            <m:r>
              <w:rPr>
                <w:rFonts w:ascii="Cambria Math" w:hAnsi="Cambria Math"/>
              </w:rPr>
              <m:t>2.40+0.04dbh-0.12mat</m:t>
            </m:r>
          </m:sup>
        </m:sSup>
      </m:oMath>
      <w:r>
        <w:t xml:space="preserve">                                                                     (5)</w:t>
      </w:r>
    </w:p>
    <w:p w14:paraId="0E7800F5" w14:textId="77BE04FE" w:rsidR="00F31D4D" w:rsidRPr="009A5DCD" w:rsidRDefault="00DF6C83" w:rsidP="009A5DCD">
      <w:pPr>
        <w:pStyle w:val="a0"/>
      </w:pPr>
      <w:r>
        <w:t xml:space="preserve">Here, </w:t>
      </w:r>
      <w:proofErr w:type="spellStart"/>
      <w:r>
        <w:rPr>
          <w:i/>
          <w:iCs/>
        </w:rPr>
        <w:t>mtf</w:t>
      </w:r>
      <w:proofErr w:type="spellEnd"/>
      <w:r>
        <w:rPr>
          <w:b/>
          <w:bCs/>
          <w:i/>
          <w:iCs/>
        </w:rPr>
        <w:t xml:space="preserve"> </w:t>
      </w:r>
      <w:r>
        <w:t xml:space="preserve">is the mean time to fall of dead standing trees, </w:t>
      </w:r>
      <w:proofErr w:type="spellStart"/>
      <w:r>
        <w:rPr>
          <w:i/>
          <w:iCs/>
        </w:rPr>
        <w:t>dbh</w:t>
      </w:r>
      <w:proofErr w:type="spellEnd"/>
      <w:r>
        <w:rPr>
          <w:b/>
          <w:bCs/>
          <w:i/>
          <w:iCs/>
        </w:rPr>
        <w:t xml:space="preserve"> </w:t>
      </w:r>
      <w:r>
        <w:t xml:space="preserve">is the diameter at the breast height of the trees, and </w:t>
      </w:r>
      <w:r>
        <w:rPr>
          <w:i/>
          <w:iCs/>
        </w:rPr>
        <w:t>mat</w:t>
      </w:r>
      <w:r>
        <w:t xml:space="preserve"> is the mean annual temperature.</w:t>
      </w:r>
    </w:p>
    <w:p w14:paraId="2CC96E3A" w14:textId="56B61089" w:rsidR="00F31D4D" w:rsidRPr="009A5DCD" w:rsidRDefault="007337CC" w:rsidP="009A5DCD">
      <w:pPr>
        <w:pStyle w:val="a0"/>
      </w:pPr>
      <w:r>
        <w:t>The year when dead standing trees fell,</w:t>
      </w:r>
      <w:r>
        <w:rPr>
          <w:b/>
          <w:bCs/>
        </w:rPr>
        <w:t xml:space="preserve"> </w:t>
      </w:r>
      <w:proofErr w:type="spellStart"/>
      <w:r>
        <w:rPr>
          <w:i/>
          <w:iCs/>
        </w:rPr>
        <w:t>y</w:t>
      </w:r>
      <w:r>
        <w:rPr>
          <w:i/>
          <w:iCs/>
          <w:vertAlign w:val="subscript"/>
        </w:rPr>
        <w:t>fall</w:t>
      </w:r>
      <w:proofErr w:type="spellEnd"/>
      <w:r>
        <w:rPr>
          <w:i/>
          <w:iCs/>
          <w:sz w:val="28"/>
          <w:szCs w:val="28"/>
          <w:vertAlign w:val="subscript"/>
        </w:rPr>
        <w:t xml:space="preserve"> </w:t>
      </w:r>
      <w:r>
        <w:rPr>
          <w:sz w:val="28"/>
          <w:szCs w:val="28"/>
          <w:vertAlign w:val="subscript"/>
        </w:rPr>
        <w:t>,</w:t>
      </w:r>
      <w:r>
        <w:rPr>
          <w:i/>
          <w:iCs/>
          <w:sz w:val="28"/>
          <w:szCs w:val="28"/>
          <w:vertAlign w:val="subscript"/>
        </w:rPr>
        <w:t xml:space="preserve"> </w:t>
      </w:r>
      <w:r>
        <w:t xml:space="preserve">was determined as the median year </w:t>
      </w:r>
      <w:proofErr w:type="spellStart"/>
      <w:r>
        <w:rPr>
          <w:i/>
          <w:iCs/>
        </w:rPr>
        <w:t>y</w:t>
      </w:r>
      <w:r>
        <w:rPr>
          <w:i/>
          <w:iCs/>
          <w:vertAlign w:val="subscript"/>
        </w:rPr>
        <w:t>death</w:t>
      </w:r>
      <w:proofErr w:type="spellEnd"/>
      <w:r>
        <w:t xml:space="preserve"> between the two survey years,</w:t>
      </w:r>
      <w:r>
        <w:rPr>
          <w:b/>
          <w:bCs/>
          <w:i/>
          <w:iCs/>
          <w:sz w:val="26"/>
          <w:szCs w:val="26"/>
        </w:rPr>
        <w:t xml:space="preserve"> </w:t>
      </w:r>
      <w:r>
        <w:rPr>
          <w:i/>
          <w:iCs/>
        </w:rPr>
        <w:t>y2</w:t>
      </w:r>
      <w:r>
        <w:t xml:space="preserve"> and</w:t>
      </w:r>
      <w:r>
        <w:rPr>
          <w:b/>
          <w:bCs/>
          <w:i/>
          <w:iCs/>
          <w:sz w:val="26"/>
          <w:szCs w:val="26"/>
        </w:rPr>
        <w:t xml:space="preserve"> </w:t>
      </w:r>
      <w:r>
        <w:rPr>
          <w:i/>
          <w:iCs/>
        </w:rPr>
        <w:t>y1</w:t>
      </w:r>
      <w:r>
        <w:t>, which are the year when the fall was first confirmed and the previous survey year, respectively.</w:t>
      </w:r>
    </w:p>
    <w:p w14:paraId="46967BE4" w14:textId="7233F02D" w:rsidR="00F31D4D" w:rsidRPr="009A5DCD" w:rsidRDefault="00000000" w:rsidP="00961688">
      <w:pPr>
        <w:pStyle w:val="a0"/>
        <w:jc w:val="right"/>
      </w:pPr>
      <m:oMath>
        <m:sSub>
          <m:sSubPr>
            <m:ctrlPr>
              <w:rPr>
                <w:rFonts w:ascii="Cambria Math" w:hAnsi="Cambria Math"/>
              </w:rPr>
            </m:ctrlPr>
          </m:sSubPr>
          <m:e>
            <m:r>
              <w:rPr>
                <w:rFonts w:ascii="Cambria Math" w:hAnsi="Cambria Math"/>
              </w:rPr>
              <m:t>y</m:t>
            </m:r>
          </m:e>
          <m:sub>
            <m:r>
              <w:rPr>
                <w:rFonts w:ascii="Cambria Math" w:hAnsi="Cambria Math"/>
              </w:rPr>
              <m:t>fall</m:t>
            </m:r>
          </m:sub>
        </m:sSub>
        <m:r>
          <w:rPr>
            <w:rFonts w:ascii="Cambria Math" w:hAnsi="Cambria Math"/>
          </w:rPr>
          <m:t>=y1+</m:t>
        </m:r>
        <m:r>
          <w:rPr>
            <w:rFonts w:ascii="Cambria Math" w:eastAsia="ＭＳ 明朝" w:hAnsi="ＭＳ 明朝" w:cs="ＭＳ 明朝"/>
          </w:rPr>
          <m:t>(y2</m:t>
        </m:r>
        <m:r>
          <w:rPr>
            <w:rFonts w:ascii="Cambria Math" w:eastAsia="ＭＳ 明朝" w:hAnsi="ＭＳ 明朝" w:cs="ＭＳ 明朝"/>
          </w:rPr>
          <m:t>-</m:t>
        </m:r>
        <m:r>
          <w:rPr>
            <w:rFonts w:ascii="Cambria Math" w:eastAsia="ＭＳ 明朝" w:hAnsi="ＭＳ 明朝" w:cs="ＭＳ 明朝"/>
          </w:rPr>
          <m:t>y1)/2</m:t>
        </m:r>
      </m:oMath>
      <w:r w:rsidR="000326D4">
        <w:t xml:space="preserve">                                                                      (6)</w:t>
      </w:r>
    </w:p>
    <w:p w14:paraId="161BA4FC" w14:textId="77777777" w:rsidR="006E38CF" w:rsidRDefault="00000000" w:rsidP="00180649">
      <w:pPr>
        <w:pStyle w:val="a0"/>
        <w:jc w:val="right"/>
        <w:rPr>
          <w:rFonts w:eastAsiaTheme="minorEastAsia"/>
          <w:lang w:eastAsia="ja-JP"/>
        </w:rPr>
      </w:pPr>
      <m:oMath>
        <m:sSub>
          <m:sSubPr>
            <m:ctrlPr>
              <w:rPr>
                <w:rFonts w:ascii="Cambria Math" w:hAnsi="Cambria Math"/>
              </w:rPr>
            </m:ctrlPr>
          </m:sSubPr>
          <m:e>
            <m:r>
              <w:rPr>
                <w:rFonts w:ascii="Cambria Math" w:hAnsi="Cambria Math"/>
              </w:rPr>
              <m:t>y</m:t>
            </m:r>
          </m:e>
          <m:sub>
            <m:r>
              <w:rPr>
                <w:rFonts w:ascii="Cambria Math" w:hAnsi="Cambria Math"/>
              </w:rPr>
              <m:t>death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fall</m:t>
            </m:r>
          </m:sub>
        </m:sSub>
        <m:r>
          <w:rPr>
            <w:rFonts w:ascii="Cambria Math" w:hAnsi="Cambria Math"/>
          </w:rPr>
          <m:t>-mtf</m:t>
        </m:r>
      </m:oMath>
      <w:r w:rsidR="000326D4">
        <w:t xml:space="preserve">                                                                    (7)</w:t>
      </w:r>
    </w:p>
    <w:p w14:paraId="60616087" w14:textId="77777777" w:rsidR="00FD19CE" w:rsidRPr="00390F3A" w:rsidRDefault="00FD19CE" w:rsidP="00E728F4">
      <w:pPr>
        <w:pStyle w:val="2"/>
        <w:rPr>
          <w:rFonts w:eastAsiaTheme="minorEastAsia"/>
          <w:color w:val="EE0000"/>
        </w:rPr>
      </w:pPr>
      <w:r w:rsidRPr="00390F3A">
        <w:rPr>
          <w:rFonts w:eastAsiaTheme="minorEastAsia"/>
          <w:color w:val="EE0000"/>
        </w:rPr>
        <w:t>2.5. Statistical analysis</w:t>
      </w:r>
    </w:p>
    <w:p w14:paraId="34155999" w14:textId="77777777" w:rsidR="005C7AF9" w:rsidRPr="009C0340" w:rsidRDefault="005C7AF9" w:rsidP="005C7AF9">
      <w:pPr>
        <w:pStyle w:val="a0"/>
        <w:rPr>
          <w:rFonts w:eastAsiaTheme="minorEastAsia"/>
          <w:color w:val="EE0000"/>
          <w:lang w:eastAsia="ja-JP"/>
        </w:rPr>
      </w:pPr>
      <w:r w:rsidRPr="009C0340">
        <w:rPr>
          <w:rFonts w:eastAsiaTheme="minorEastAsia"/>
          <w:color w:val="EE0000"/>
          <w:lang w:eastAsia="ja-JP"/>
        </w:rPr>
        <w:t>Long-term trends in WI and snow-related variables (snow cover duration and snow depth) were assessed using the Mann–Kendall trend test.</w:t>
      </w:r>
    </w:p>
    <w:p w14:paraId="321B1A8D" w14:textId="77777777" w:rsidR="005C7AF9" w:rsidRPr="009C0340" w:rsidRDefault="005C7AF9" w:rsidP="005C7AF9">
      <w:pPr>
        <w:pStyle w:val="a0"/>
        <w:rPr>
          <w:rFonts w:eastAsiaTheme="minorEastAsia"/>
          <w:color w:val="EE0000"/>
          <w:lang w:eastAsia="ja-JP"/>
        </w:rPr>
      </w:pPr>
      <w:r w:rsidRPr="009C0340">
        <w:rPr>
          <w:rFonts w:eastAsiaTheme="minorEastAsia"/>
          <w:color w:val="EE0000"/>
          <w:lang w:eastAsia="ja-JP"/>
        </w:rPr>
        <w:t>Demographic rates for population growth (G = ln(</w:t>
      </w:r>
      <w:r w:rsidRPr="009C0340">
        <w:rPr>
          <w:rFonts w:eastAsiaTheme="minorEastAsia"/>
          <w:i/>
          <w:iCs/>
          <w:color w:val="EE0000"/>
          <w:lang w:eastAsia="ja-JP"/>
        </w:rPr>
        <w:t>N1</w:t>
      </w:r>
      <w:r w:rsidRPr="009C0340">
        <w:rPr>
          <w:rFonts w:eastAsiaTheme="minorEastAsia"/>
          <w:color w:val="EE0000"/>
          <w:lang w:eastAsia="ja-JP"/>
        </w:rPr>
        <w:t>/</w:t>
      </w:r>
      <w:r w:rsidRPr="009C0340">
        <w:rPr>
          <w:rFonts w:eastAsiaTheme="minorEastAsia"/>
          <w:i/>
          <w:iCs/>
          <w:color w:val="EE0000"/>
          <w:lang w:eastAsia="ja-JP"/>
        </w:rPr>
        <w:t>N0</w:t>
      </w:r>
      <w:r w:rsidRPr="009C0340">
        <w:rPr>
          <w:rFonts w:eastAsiaTheme="minorEastAsia"/>
          <w:color w:val="EE0000"/>
          <w:lang w:eastAsia="ja-JP"/>
        </w:rPr>
        <w:t>)/</w:t>
      </w:r>
      <w:r w:rsidRPr="009C0340">
        <w:rPr>
          <w:rFonts w:eastAsiaTheme="minorEastAsia"/>
          <w:i/>
          <w:iCs/>
          <w:color w:val="EE0000"/>
          <w:lang w:eastAsia="ja-JP"/>
        </w:rPr>
        <w:t>t</w:t>
      </w:r>
      <w:r w:rsidRPr="009C0340">
        <w:rPr>
          <w:rFonts w:eastAsiaTheme="minorEastAsia"/>
          <w:color w:val="EE0000"/>
          <w:lang w:eastAsia="ja-JP"/>
        </w:rPr>
        <w:t>), mortality (M = ln(</w:t>
      </w:r>
      <w:r w:rsidRPr="009C0340">
        <w:rPr>
          <w:rFonts w:eastAsiaTheme="minorEastAsia"/>
          <w:i/>
          <w:iCs/>
          <w:color w:val="EE0000"/>
          <w:lang w:eastAsia="ja-JP"/>
        </w:rPr>
        <w:t>N0</w:t>
      </w:r>
      <w:r w:rsidRPr="009C0340">
        <w:rPr>
          <w:rFonts w:eastAsiaTheme="minorEastAsia"/>
          <w:color w:val="EE0000"/>
          <w:lang w:eastAsia="ja-JP"/>
        </w:rPr>
        <w:t>/</w:t>
      </w:r>
      <w:r w:rsidRPr="009C0340">
        <w:rPr>
          <w:rFonts w:eastAsiaTheme="minorEastAsia"/>
          <w:i/>
          <w:iCs/>
          <w:color w:val="EE0000"/>
          <w:lang w:eastAsia="ja-JP"/>
        </w:rPr>
        <w:t>Ns</w:t>
      </w:r>
      <w:r w:rsidRPr="009C0340">
        <w:rPr>
          <w:rFonts w:eastAsiaTheme="minorEastAsia"/>
          <w:color w:val="EE0000"/>
          <w:lang w:eastAsia="ja-JP"/>
        </w:rPr>
        <w:t>)/</w:t>
      </w:r>
      <w:r w:rsidRPr="009C0340">
        <w:rPr>
          <w:rFonts w:eastAsiaTheme="minorEastAsia"/>
          <w:i/>
          <w:iCs/>
          <w:color w:val="EE0000"/>
          <w:lang w:eastAsia="ja-JP"/>
        </w:rPr>
        <w:t>t</w:t>
      </w:r>
      <w:r w:rsidRPr="009C0340">
        <w:rPr>
          <w:rFonts w:eastAsiaTheme="minorEastAsia"/>
          <w:color w:val="EE0000"/>
          <w:lang w:eastAsia="ja-JP"/>
        </w:rPr>
        <w:t>), and ingrowth (I = ln(</w:t>
      </w:r>
      <w:r w:rsidRPr="009C0340">
        <w:rPr>
          <w:rFonts w:eastAsiaTheme="minorEastAsia"/>
          <w:i/>
          <w:iCs/>
          <w:color w:val="EE0000"/>
          <w:lang w:eastAsia="ja-JP"/>
        </w:rPr>
        <w:t>N1</w:t>
      </w:r>
      <w:r w:rsidRPr="009C0340">
        <w:rPr>
          <w:rFonts w:eastAsiaTheme="minorEastAsia"/>
          <w:color w:val="EE0000"/>
          <w:lang w:eastAsia="ja-JP"/>
        </w:rPr>
        <w:t>/</w:t>
      </w:r>
      <w:r w:rsidRPr="009C0340">
        <w:rPr>
          <w:rFonts w:eastAsiaTheme="minorEastAsia"/>
          <w:i/>
          <w:iCs/>
          <w:color w:val="EE0000"/>
          <w:lang w:eastAsia="ja-JP"/>
        </w:rPr>
        <w:t>Ns</w:t>
      </w:r>
      <w:r w:rsidRPr="009C0340">
        <w:rPr>
          <w:rFonts w:eastAsiaTheme="minorEastAsia"/>
          <w:color w:val="EE0000"/>
          <w:lang w:eastAsia="ja-JP"/>
        </w:rPr>
        <w:t>)/</w:t>
      </w:r>
      <w:r w:rsidRPr="009C0340">
        <w:rPr>
          <w:rFonts w:eastAsiaTheme="minorEastAsia"/>
          <w:i/>
          <w:iCs/>
          <w:color w:val="EE0000"/>
          <w:lang w:eastAsia="ja-JP"/>
        </w:rPr>
        <w:t>t</w:t>
      </w:r>
      <w:r w:rsidRPr="009C0340">
        <w:rPr>
          <w:rFonts w:eastAsiaTheme="minorEastAsia"/>
          <w:color w:val="EE0000"/>
          <w:lang w:eastAsia="ja-JP"/>
        </w:rPr>
        <w:t xml:space="preserve">) were calculated following Condit et al. (1999), where </w:t>
      </w:r>
      <w:r w:rsidRPr="009C0340">
        <w:rPr>
          <w:rFonts w:eastAsiaTheme="minorEastAsia"/>
          <w:i/>
          <w:iCs/>
          <w:color w:val="EE0000"/>
          <w:lang w:eastAsia="ja-JP"/>
        </w:rPr>
        <w:t xml:space="preserve">N0 </w:t>
      </w:r>
      <w:r w:rsidRPr="009C0340">
        <w:rPr>
          <w:rFonts w:eastAsiaTheme="minorEastAsia"/>
          <w:color w:val="EE0000"/>
          <w:lang w:eastAsia="ja-JP"/>
        </w:rPr>
        <w:t xml:space="preserve">is the number of trees at the first survey, </w:t>
      </w:r>
      <w:r w:rsidRPr="009C0340">
        <w:rPr>
          <w:rFonts w:eastAsiaTheme="minorEastAsia"/>
          <w:i/>
          <w:iCs/>
          <w:color w:val="EE0000"/>
          <w:lang w:eastAsia="ja-JP"/>
        </w:rPr>
        <w:t>N1</w:t>
      </w:r>
      <w:r w:rsidRPr="009C0340">
        <w:rPr>
          <w:rFonts w:eastAsiaTheme="minorEastAsia"/>
          <w:color w:val="EE0000"/>
          <w:lang w:eastAsia="ja-JP"/>
        </w:rPr>
        <w:t xml:space="preserve"> is the number of trees at the latest survey, </w:t>
      </w:r>
      <w:r w:rsidRPr="009C0340">
        <w:rPr>
          <w:rFonts w:eastAsiaTheme="minorEastAsia"/>
          <w:i/>
          <w:iCs/>
          <w:color w:val="EE0000"/>
          <w:lang w:eastAsia="ja-JP"/>
        </w:rPr>
        <w:t>Ns</w:t>
      </w:r>
      <w:r w:rsidRPr="009C0340">
        <w:rPr>
          <w:rFonts w:eastAsiaTheme="minorEastAsia"/>
          <w:color w:val="EE0000"/>
          <w:lang w:eastAsia="ja-JP"/>
        </w:rPr>
        <w:t xml:space="preserve"> is the number of trees that survived throughout all survey periods, and t is the total number of years of the study period. Here, ingrowth refers to trees newly reaching the DBH ≥ 10 cm threshold (or height ≥ 1.3 m for the Timberline plot), not seedling establishment.</w:t>
      </w:r>
    </w:p>
    <w:p w14:paraId="54D65023" w14:textId="77777777" w:rsidR="005C7AF9" w:rsidRPr="009C0340" w:rsidRDefault="005C7AF9" w:rsidP="005C7AF9">
      <w:pPr>
        <w:pStyle w:val="a0"/>
        <w:rPr>
          <w:rFonts w:eastAsiaTheme="minorEastAsia"/>
          <w:color w:val="EE0000"/>
          <w:lang w:eastAsia="ja-JP"/>
        </w:rPr>
      </w:pPr>
      <w:r w:rsidRPr="009C0340">
        <w:rPr>
          <w:rFonts w:eastAsiaTheme="minorEastAsia"/>
          <w:color w:val="EE0000"/>
          <w:lang w:eastAsia="ja-JP"/>
        </w:rPr>
        <w:t xml:space="preserve">Differences in the proportion of dead standing </w:t>
      </w:r>
      <w:r w:rsidRPr="009C0340">
        <w:rPr>
          <w:rFonts w:eastAsiaTheme="minorEastAsia"/>
          <w:i/>
          <w:iCs/>
          <w:color w:val="EE0000"/>
          <w:lang w:eastAsia="ja-JP"/>
        </w:rPr>
        <w:t xml:space="preserve">A. </w:t>
      </w:r>
      <w:proofErr w:type="spellStart"/>
      <w:r w:rsidRPr="009C0340">
        <w:rPr>
          <w:rFonts w:eastAsiaTheme="minorEastAsia"/>
          <w:i/>
          <w:iCs/>
          <w:color w:val="EE0000"/>
          <w:lang w:eastAsia="ja-JP"/>
        </w:rPr>
        <w:t>mariesii</w:t>
      </w:r>
      <w:proofErr w:type="spellEnd"/>
      <w:r w:rsidRPr="009C0340">
        <w:rPr>
          <w:rFonts w:eastAsiaTheme="minorEastAsia"/>
          <w:color w:val="EE0000"/>
          <w:lang w:eastAsia="ja-JP"/>
        </w:rPr>
        <w:t xml:space="preserve"> trees among plots were assessed using Tukey's multiple comparison test. The normality of estimated death-year distributions was assessed using the Kolmogorov–Smirnov test.</w:t>
      </w:r>
    </w:p>
    <w:p w14:paraId="3CCD4268" w14:textId="77777777" w:rsidR="005C7AF9" w:rsidRPr="009C0340" w:rsidRDefault="005C7AF9" w:rsidP="005C7AF9">
      <w:pPr>
        <w:pStyle w:val="a0"/>
        <w:rPr>
          <w:rFonts w:eastAsiaTheme="minorEastAsia"/>
          <w:color w:val="EE0000"/>
          <w:lang w:eastAsia="ja-JP"/>
        </w:rPr>
      </w:pPr>
      <w:r w:rsidRPr="009C0340">
        <w:rPr>
          <w:rFonts w:eastAsiaTheme="minorEastAsia"/>
          <w:color w:val="EE0000"/>
          <w:lang w:eastAsia="ja-JP"/>
        </w:rPr>
        <w:t xml:space="preserve">To examine the relationship between climate warming and forest dynamics in the Ecotone plot, ANCOVA was used with WI as the covariate and species as the grouping factor to compare the slopes of WI versus basal area ratio among </w:t>
      </w:r>
      <w:r w:rsidRPr="009C0340">
        <w:rPr>
          <w:rFonts w:eastAsiaTheme="minorEastAsia"/>
          <w:i/>
          <w:iCs/>
          <w:color w:val="EE0000"/>
          <w:lang w:eastAsia="ja-JP"/>
        </w:rPr>
        <w:t>F. crenata</w:t>
      </w:r>
      <w:r w:rsidRPr="009C0340">
        <w:rPr>
          <w:rFonts w:eastAsiaTheme="minorEastAsia"/>
          <w:color w:val="EE0000"/>
          <w:lang w:eastAsia="ja-JP"/>
        </w:rPr>
        <w:t xml:space="preserve">, </w:t>
      </w:r>
      <w:r w:rsidRPr="009C0340">
        <w:rPr>
          <w:rFonts w:eastAsiaTheme="minorEastAsia"/>
          <w:i/>
          <w:iCs/>
          <w:color w:val="EE0000"/>
          <w:lang w:eastAsia="ja-JP"/>
        </w:rPr>
        <w:t>C. japonica</w:t>
      </w:r>
      <w:r w:rsidRPr="009C0340">
        <w:rPr>
          <w:rFonts w:eastAsiaTheme="minorEastAsia"/>
          <w:color w:val="EE0000"/>
          <w:lang w:eastAsia="ja-JP"/>
        </w:rPr>
        <w:t xml:space="preserve">, and </w:t>
      </w:r>
      <w:r w:rsidRPr="009C0340">
        <w:rPr>
          <w:rFonts w:eastAsiaTheme="minorEastAsia"/>
          <w:i/>
          <w:iCs/>
          <w:color w:val="EE0000"/>
          <w:lang w:eastAsia="ja-JP"/>
        </w:rPr>
        <w:t xml:space="preserve">A. </w:t>
      </w:r>
      <w:proofErr w:type="spellStart"/>
      <w:r w:rsidRPr="009C0340">
        <w:rPr>
          <w:rFonts w:eastAsiaTheme="minorEastAsia"/>
          <w:i/>
          <w:iCs/>
          <w:color w:val="EE0000"/>
          <w:lang w:eastAsia="ja-JP"/>
        </w:rPr>
        <w:t>mariesii</w:t>
      </w:r>
      <w:proofErr w:type="spellEnd"/>
      <w:r w:rsidRPr="009C0340">
        <w:rPr>
          <w:rFonts w:eastAsiaTheme="minorEastAsia"/>
          <w:color w:val="EE0000"/>
          <w:lang w:eastAsia="ja-JP"/>
        </w:rPr>
        <w:t xml:space="preserve"> (n = 7 survey periods). Differences in the rate of increase in cumulative </w:t>
      </w:r>
      <w:r w:rsidRPr="009C0340">
        <w:rPr>
          <w:rFonts w:eastAsiaTheme="minorEastAsia"/>
          <w:i/>
          <w:iCs/>
          <w:color w:val="EE0000"/>
          <w:lang w:eastAsia="ja-JP"/>
        </w:rPr>
        <w:t xml:space="preserve">A. </w:t>
      </w:r>
      <w:proofErr w:type="spellStart"/>
      <w:r w:rsidRPr="009C0340">
        <w:rPr>
          <w:rFonts w:eastAsiaTheme="minorEastAsia"/>
          <w:i/>
          <w:iCs/>
          <w:color w:val="EE0000"/>
          <w:lang w:eastAsia="ja-JP"/>
        </w:rPr>
        <w:t>mariesii</w:t>
      </w:r>
      <w:proofErr w:type="spellEnd"/>
      <w:r w:rsidRPr="009C0340">
        <w:rPr>
          <w:rFonts w:eastAsiaTheme="minorEastAsia"/>
          <w:color w:val="EE0000"/>
          <w:lang w:eastAsia="ja-JP"/>
        </w:rPr>
        <w:t xml:space="preserve"> mortality among the Ecotone, Subarctic, and Timberline plots were assessed using ANCOVA with survey year as the covariate and plot as the grouping factor (n = 7 per plot). Pairwise comparisons of slopes were conducted by refitting the model with each group as the reference level.</w:t>
      </w:r>
    </w:p>
    <w:p w14:paraId="297954A4" w14:textId="525CE667" w:rsidR="005C7AF9" w:rsidRPr="009C0340" w:rsidRDefault="005C7AF9" w:rsidP="005C7AF9">
      <w:pPr>
        <w:pStyle w:val="a0"/>
        <w:rPr>
          <w:rFonts w:eastAsiaTheme="minorEastAsia"/>
          <w:color w:val="EE0000"/>
          <w:lang w:eastAsia="ja-JP"/>
        </w:rPr>
      </w:pPr>
      <w:r w:rsidRPr="009C0340">
        <w:rPr>
          <w:rFonts w:eastAsiaTheme="minorEastAsia"/>
          <w:color w:val="EE0000"/>
          <w:lang w:eastAsia="ja-JP"/>
        </w:rPr>
        <w:lastRenderedPageBreak/>
        <w:t xml:space="preserve">To examine the relationships between </w:t>
      </w:r>
      <w:r w:rsidRPr="009C0340">
        <w:rPr>
          <w:rFonts w:eastAsiaTheme="minorEastAsia"/>
          <w:i/>
          <w:iCs/>
          <w:color w:val="EE0000"/>
          <w:lang w:eastAsia="ja-JP"/>
        </w:rPr>
        <w:t xml:space="preserve">A. </w:t>
      </w:r>
      <w:proofErr w:type="spellStart"/>
      <w:r w:rsidRPr="009C0340">
        <w:rPr>
          <w:rFonts w:eastAsiaTheme="minorEastAsia"/>
          <w:i/>
          <w:iCs/>
          <w:color w:val="EE0000"/>
          <w:lang w:eastAsia="ja-JP"/>
        </w:rPr>
        <w:t>mariesii</w:t>
      </w:r>
      <w:proofErr w:type="spellEnd"/>
      <w:r w:rsidRPr="009C0340">
        <w:rPr>
          <w:rFonts w:eastAsiaTheme="minorEastAsia"/>
          <w:color w:val="EE0000"/>
          <w:lang w:eastAsia="ja-JP"/>
        </w:rPr>
        <w:t xml:space="preserve"> demographic rates and climate variables, Pearson's product-moment correlation was calculated between each of four climate variables — WI, mean daily maximum temperature (</w:t>
      </w:r>
      <w:proofErr w:type="spellStart"/>
      <w:r w:rsidRPr="009C0340">
        <w:rPr>
          <w:rFonts w:eastAsiaTheme="minorEastAsia"/>
          <w:color w:val="EE0000"/>
          <w:lang w:eastAsia="ja-JP"/>
        </w:rPr>
        <w:t>Tmax</w:t>
      </w:r>
      <w:proofErr w:type="spellEnd"/>
      <w:r w:rsidRPr="009C0340">
        <w:rPr>
          <w:rFonts w:eastAsiaTheme="minorEastAsia"/>
          <w:color w:val="EE0000"/>
          <w:lang w:eastAsia="ja-JP"/>
        </w:rPr>
        <w:t xml:space="preserve">), </w:t>
      </w:r>
      <w:r w:rsidR="006E20B3" w:rsidRPr="009C0340">
        <w:rPr>
          <w:rFonts w:eastAsiaTheme="minorEastAsia"/>
          <w:color w:val="EE0000"/>
          <w:lang w:eastAsia="ja-JP"/>
        </w:rPr>
        <w:t xml:space="preserve">and </w:t>
      </w:r>
      <w:r w:rsidRPr="009C0340">
        <w:rPr>
          <w:rFonts w:eastAsiaTheme="minorEastAsia"/>
          <w:color w:val="EE0000"/>
          <w:lang w:eastAsia="ja-JP"/>
        </w:rPr>
        <w:t>mean daily minimum temperature (</w:t>
      </w:r>
      <w:proofErr w:type="spellStart"/>
      <w:r w:rsidRPr="009C0340">
        <w:rPr>
          <w:rFonts w:eastAsiaTheme="minorEastAsia"/>
          <w:color w:val="EE0000"/>
          <w:lang w:eastAsia="ja-JP"/>
        </w:rPr>
        <w:t>Tmin</w:t>
      </w:r>
      <w:proofErr w:type="spellEnd"/>
      <w:r w:rsidRPr="009C0340">
        <w:rPr>
          <w:rFonts w:eastAsiaTheme="minorEastAsia"/>
          <w:color w:val="EE0000"/>
          <w:lang w:eastAsia="ja-JP"/>
        </w:rPr>
        <w:t>) — and each of three demographic rates (G, M, and I) for each plot separately (n = 6 inter-survey intervals per plot) and for all plots combined (n = 18). As temperature-related variables were highly intercorrelated, multivariate analysis was not conducted. This constitutes an exploratory analysis, and no correction for multiple comparisons was applied.</w:t>
      </w:r>
    </w:p>
    <w:p w14:paraId="2EB0EEA5" w14:textId="77777777" w:rsidR="005C7AF9" w:rsidRPr="009C0340" w:rsidRDefault="005C7AF9" w:rsidP="005C7AF9">
      <w:pPr>
        <w:pStyle w:val="a0"/>
        <w:rPr>
          <w:rFonts w:eastAsiaTheme="minorEastAsia"/>
          <w:color w:val="EE0000"/>
          <w:lang w:eastAsia="ja-JP"/>
        </w:rPr>
      </w:pPr>
      <w:r w:rsidRPr="009C0340">
        <w:rPr>
          <w:rFonts w:eastAsiaTheme="minorEastAsia"/>
          <w:color w:val="EE0000"/>
          <w:lang w:eastAsia="ja-JP"/>
        </w:rPr>
        <w:t>All statistical analyses were performed in R (version 4.3; R Core Team, 2024).</w:t>
      </w:r>
    </w:p>
    <w:p w14:paraId="27D9E4D5" w14:textId="77777777" w:rsidR="00B24030" w:rsidRDefault="00B24030" w:rsidP="004B73CE">
      <w:pPr>
        <w:pStyle w:val="a0"/>
        <w:rPr>
          <w:rFonts w:eastAsiaTheme="minorEastAsia"/>
          <w:lang w:eastAsia="ja-JP"/>
        </w:rPr>
      </w:pPr>
    </w:p>
    <w:p w14:paraId="3D951224" w14:textId="0C65550E" w:rsidR="00F31D4D" w:rsidRDefault="00857AB4" w:rsidP="009C0340">
      <w:pPr>
        <w:pStyle w:val="2"/>
        <w:rPr>
          <w:rFonts w:eastAsiaTheme="minorEastAsia"/>
        </w:rPr>
      </w:pPr>
      <w:r w:rsidRPr="00111AB1">
        <w:rPr>
          <w:rFonts w:eastAsiaTheme="minorEastAsia"/>
        </w:rPr>
        <w:t>3.</w:t>
      </w:r>
      <w:r w:rsidR="00202F81">
        <w:rPr>
          <w:rFonts w:eastAsiaTheme="minorEastAsia" w:hint="eastAsia"/>
        </w:rPr>
        <w:t xml:space="preserve"> </w:t>
      </w:r>
      <w:r w:rsidR="007337CC">
        <w:t>Results</w:t>
      </w:r>
    </w:p>
    <w:p w14:paraId="4F86942F" w14:textId="4EAFE47C" w:rsidR="00403ED3" w:rsidRDefault="007337CC" w:rsidP="009C0340">
      <w:pPr>
        <w:pStyle w:val="3"/>
        <w:rPr>
          <w:rFonts w:eastAsiaTheme="minorEastAsia"/>
          <w:noProof/>
        </w:rPr>
      </w:pPr>
      <w:r>
        <w:t>3.</w:t>
      </w:r>
      <w:r>
        <w:rPr>
          <w:rFonts w:eastAsia="ＭＳ 明朝"/>
        </w:rPr>
        <w:t>1</w:t>
      </w:r>
      <w:r>
        <w:t xml:space="preserve">. Changes in </w:t>
      </w:r>
      <w:r w:rsidR="009A53DF">
        <w:t>WI</w:t>
      </w:r>
      <w:r>
        <w:rPr>
          <w:rFonts w:eastAsia="ＭＳ 明朝"/>
        </w:rPr>
        <w:t xml:space="preserve"> and snow conditions</w:t>
      </w:r>
      <w:r>
        <w:t xml:space="preserve"> of each plot over time</w:t>
      </w:r>
      <w:r w:rsidR="00275028" w:rsidRPr="00275028">
        <w:rPr>
          <w:noProof/>
        </w:rPr>
        <w:t xml:space="preserve"> </w:t>
      </w:r>
    </w:p>
    <w:p w14:paraId="0DDFF690" w14:textId="089824E5" w:rsidR="0042185E" w:rsidRPr="0042185E" w:rsidRDefault="00C90281" w:rsidP="00E95CB0">
      <w:pPr>
        <w:pStyle w:val="a0"/>
        <w:rPr>
          <w:rFonts w:eastAsiaTheme="minorEastAsia"/>
          <w:lang w:eastAsia="ja-JP"/>
        </w:rPr>
      </w:pPr>
      <w:r w:rsidRPr="0042185E">
        <w:rPr>
          <w:rFonts w:eastAsiaTheme="minorEastAsia"/>
          <w:noProof/>
          <w:lang w:eastAsia="ja-JP"/>
        </w:rPr>
        <w:drawing>
          <wp:inline distT="0" distB="0" distL="0" distR="0" wp14:anchorId="3664E326" wp14:editId="7B466F61">
            <wp:extent cx="5093693" cy="3572539"/>
            <wp:effectExtent l="0" t="0" r="0" b="8890"/>
            <wp:docPr id="212581436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14362" name=""/>
                    <pic:cNvPicPr/>
                  </pic:nvPicPr>
                  <pic:blipFill>
                    <a:blip r:embed="rId15">
                      <a:extLst>
                        <a:ext uri="{28A0092B-C50C-407E-A947-70E740481C1C}">
                          <a14:useLocalDpi xmlns:a14="http://schemas.microsoft.com/office/drawing/2010/main" val="0"/>
                        </a:ext>
                      </a:extLst>
                    </a:blip>
                    <a:stretch>
                      <a:fillRect/>
                    </a:stretch>
                  </pic:blipFill>
                  <pic:spPr>
                    <a:xfrm>
                      <a:off x="0" y="0"/>
                      <a:ext cx="5102724" cy="3578873"/>
                    </a:xfrm>
                    <a:prstGeom prst="rect">
                      <a:avLst/>
                    </a:prstGeom>
                  </pic:spPr>
                </pic:pic>
              </a:graphicData>
            </a:graphic>
          </wp:inline>
        </w:drawing>
      </w:r>
    </w:p>
    <w:p w14:paraId="11F6E5FC" w14:textId="4FCC1AD7" w:rsidR="00BD5E25" w:rsidRPr="009A5DCD" w:rsidRDefault="007337CC" w:rsidP="009A5DCD">
      <w:pPr>
        <w:pStyle w:val="3"/>
      </w:pPr>
      <w:r>
        <w:lastRenderedPageBreak/>
        <w:t>Fig</w:t>
      </w:r>
      <w:r>
        <w:rPr>
          <w:rFonts w:eastAsia="ＭＳ 明朝"/>
          <w:lang w:eastAsia="ja-JP"/>
        </w:rPr>
        <w:t>. 4</w:t>
      </w:r>
      <w:r>
        <w:t xml:space="preserve">. Changes in </w:t>
      </w:r>
      <w:r w:rsidR="009A53DF">
        <w:t>WI</w:t>
      </w:r>
      <w:r>
        <w:t xml:space="preserve"> for each plot over time</w:t>
      </w:r>
    </w:p>
    <w:p w14:paraId="47E1A4BA" w14:textId="50FD256C" w:rsidR="00BD5E25" w:rsidRPr="00FB3321" w:rsidRDefault="009A53DF" w:rsidP="00646FD1">
      <w:pPr>
        <w:pStyle w:val="ImageCaption"/>
        <w:rPr>
          <w:i w:val="0"/>
          <w:iCs/>
          <w:sz w:val="22"/>
        </w:rPr>
      </w:pPr>
      <w:r>
        <w:rPr>
          <w:rFonts w:eastAsia="Cambria"/>
          <w:i w:val="0"/>
          <w:iCs/>
          <w:sz w:val="22"/>
        </w:rPr>
        <w:t>WI</w:t>
      </w:r>
      <w:r w:rsidR="007337CC">
        <w:rPr>
          <w:rFonts w:eastAsia="Cambria"/>
          <w:i w:val="0"/>
          <w:iCs/>
          <w:sz w:val="22"/>
        </w:rPr>
        <w:t xml:space="preserve"> was estimated from observations at the Kurobe Dam. </w:t>
      </w:r>
      <w:r w:rsidR="00646FD1" w:rsidRPr="00646FD1">
        <w:rPr>
          <w:rFonts w:eastAsia="Cambria"/>
          <w:i w:val="0"/>
          <w:iCs/>
          <w:sz w:val="22"/>
        </w:rPr>
        <w:t xml:space="preserve">Numbered </w:t>
      </w:r>
      <w:r w:rsidR="00272276" w:rsidRPr="00BC7240">
        <w:rPr>
          <w:rFonts w:eastAsiaTheme="minorEastAsia"/>
          <w:i w:val="0"/>
          <w:iCs/>
          <w:sz w:val="22"/>
          <w:lang w:eastAsia="ja-JP"/>
        </w:rPr>
        <w:t>points</w:t>
      </w:r>
      <w:r w:rsidR="00272276" w:rsidRPr="009C0340">
        <w:rPr>
          <w:rFonts w:asciiTheme="minorEastAsia" w:eastAsiaTheme="minorEastAsia" w:hAnsiTheme="minorEastAsia"/>
          <w:i w:val="0"/>
          <w:sz w:val="22"/>
        </w:rPr>
        <w:t xml:space="preserve"> </w:t>
      </w:r>
      <w:r w:rsidR="00646FD1" w:rsidRPr="0082294F">
        <w:rPr>
          <w:rFonts w:eastAsia="Cambria"/>
          <w:i w:val="0"/>
          <w:iCs/>
          <w:color w:val="EE0000"/>
          <w:sz w:val="22"/>
        </w:rPr>
        <w:t xml:space="preserve">indicate the survey periods (1–7) and </w:t>
      </w:r>
      <w:r w:rsidRPr="0082294F">
        <w:rPr>
          <w:rFonts w:eastAsia="Cambria"/>
          <w:i w:val="0"/>
          <w:iCs/>
          <w:color w:val="EE0000"/>
          <w:sz w:val="22"/>
        </w:rPr>
        <w:t>WI</w:t>
      </w:r>
      <w:r w:rsidR="00646FD1" w:rsidRPr="0082294F">
        <w:rPr>
          <w:rFonts w:eastAsia="Cambria"/>
          <w:i w:val="0"/>
          <w:iCs/>
          <w:color w:val="EE0000"/>
          <w:sz w:val="22"/>
        </w:rPr>
        <w:t xml:space="preserve"> value at each survey year for each plot</w:t>
      </w:r>
      <w:r w:rsidR="007337CC">
        <w:rPr>
          <w:rFonts w:eastAsia="Cambria"/>
          <w:i w:val="0"/>
          <w:iCs/>
          <w:sz w:val="22"/>
        </w:rPr>
        <w:t xml:space="preserve">, respectively. The dotted lines for warmth indexes 45 and 55°C·month are based on Kira (1948), which describes the ecotone between the temperate and subarctic zones. </w:t>
      </w:r>
    </w:p>
    <w:p w14:paraId="796CAA86" w14:textId="6DF7D0FE" w:rsidR="00035281" w:rsidRPr="009C0340" w:rsidRDefault="0053415F" w:rsidP="009C0340">
      <w:pPr>
        <w:pStyle w:val="af1"/>
        <w:ind w:leftChars="-59" w:left="-142" w:firstLine="284"/>
        <w:rPr>
          <w:rFonts w:eastAsia="ＭＳ 明朝"/>
          <w:color w:val="EE0000"/>
        </w:rPr>
      </w:pPr>
      <w:ins w:id="55" w:author="KUME ATSUSHI" w:date="2026-04-11T11:12:00Z" w16du:dateUtc="2026-04-11T02:12:00Z">
        <w:r>
          <w:rPr>
            <w:rFonts w:eastAsia="ＭＳ 明朝" w:hint="eastAsia"/>
            <w:color w:val="EE0000"/>
            <w:lang w:eastAsia="ja-JP"/>
          </w:rPr>
          <w:t xml:space="preserve">The </w:t>
        </w:r>
      </w:ins>
      <w:r w:rsidR="009A53DF">
        <w:rPr>
          <w:rFonts w:eastAsia="ＭＳ 明朝"/>
          <w:color w:val="EE0000"/>
        </w:rPr>
        <w:t>WI</w:t>
      </w:r>
      <w:r w:rsidR="00380D56" w:rsidRPr="009C0340">
        <w:rPr>
          <w:rFonts w:eastAsia="ＭＳ 明朝"/>
          <w:color w:val="EE0000"/>
        </w:rPr>
        <w:t xml:space="preserve"> of each survey area (estimated from the </w:t>
      </w:r>
      <w:ins w:id="56" w:author="KUME ATSUSHI" w:date="2026-04-11T11:12:00Z" w16du:dateUtc="2026-04-11T02:12:00Z">
        <w:r>
          <w:rPr>
            <w:rFonts w:eastAsia="ＭＳ 明朝" w:hint="eastAsia"/>
            <w:color w:val="EE0000"/>
            <w:lang w:eastAsia="ja-JP"/>
          </w:rPr>
          <w:t xml:space="preserve">observed </w:t>
        </w:r>
      </w:ins>
      <w:r w:rsidR="00380D56" w:rsidRPr="009C0340">
        <w:rPr>
          <w:rFonts w:eastAsia="ＭＳ 明朝"/>
          <w:color w:val="EE0000"/>
        </w:rPr>
        <w:t xml:space="preserve">air temperatures </w:t>
      </w:r>
      <w:del w:id="57" w:author="KUME ATSUSHI" w:date="2026-04-11T11:12:00Z" w16du:dateUtc="2026-04-11T02:12:00Z">
        <w:r w:rsidR="00380D56" w:rsidRPr="009C0340" w:rsidDel="0053415F">
          <w:rPr>
            <w:rFonts w:eastAsia="ＭＳ 明朝"/>
            <w:color w:val="EE0000"/>
          </w:rPr>
          <w:delText xml:space="preserve">observed </w:delText>
        </w:r>
      </w:del>
      <w:r w:rsidR="00380D56" w:rsidRPr="009C0340">
        <w:rPr>
          <w:rFonts w:eastAsia="ＭＳ 明朝"/>
          <w:color w:val="EE0000"/>
        </w:rPr>
        <w:t xml:space="preserve">at the Kurobe Dam; Fig. 3) showed a clear rising trend over time (Fig. </w:t>
      </w:r>
      <w:r w:rsidR="00380D56" w:rsidRPr="00390F3A">
        <w:rPr>
          <w:rFonts w:eastAsia="ＭＳ 明朝"/>
          <w:color w:val="EE0000"/>
          <w:lang w:eastAsia="ja-JP"/>
        </w:rPr>
        <w:t>4</w:t>
      </w:r>
      <w:r w:rsidR="00380D56" w:rsidRPr="002434F4">
        <w:rPr>
          <w:rFonts w:eastAsia="ＭＳ 明朝"/>
          <w:color w:val="EE0000"/>
          <w:lang w:eastAsia="ja-JP"/>
        </w:rPr>
        <w:t xml:space="preserve">; </w:t>
      </w:r>
      <w:r w:rsidR="00380D56" w:rsidRPr="009C0340">
        <w:rPr>
          <w:rFonts w:eastAsia="ＭＳ 明朝"/>
          <w:color w:val="EE0000"/>
          <w:lang w:eastAsia="ja-JP"/>
        </w:rPr>
        <w:t xml:space="preserve">Mann-Kendall test: all </w:t>
      </w:r>
      <w:r w:rsidR="00380D56" w:rsidRPr="009C0340">
        <w:rPr>
          <w:rFonts w:eastAsia="ＭＳ 明朝"/>
          <w:i/>
          <w:iCs/>
          <w:color w:val="EE0000"/>
          <w:lang w:eastAsia="ja-JP"/>
        </w:rPr>
        <w:t>p</w:t>
      </w:r>
      <w:r w:rsidR="00380D56" w:rsidRPr="009C0340">
        <w:rPr>
          <w:rFonts w:eastAsia="ＭＳ 明朝"/>
          <w:color w:val="EE0000"/>
          <w:lang w:eastAsia="ja-JP"/>
        </w:rPr>
        <w:t xml:space="preserve"> &lt; 0.001). The linear slopes were +3.67, +3.37, +2.81, and +2.52 °</w:t>
      </w:r>
      <w:proofErr w:type="spellStart"/>
      <w:r w:rsidR="00380D56" w:rsidRPr="009C0340">
        <w:rPr>
          <w:rFonts w:eastAsia="ＭＳ 明朝"/>
          <w:color w:val="EE0000"/>
          <w:lang w:eastAsia="ja-JP"/>
        </w:rPr>
        <w:t>C·month</w:t>
      </w:r>
      <w:proofErr w:type="spellEnd"/>
      <w:r w:rsidR="00380D56" w:rsidRPr="009C0340">
        <w:rPr>
          <w:rFonts w:eastAsia="ＭＳ 明朝"/>
          <w:color w:val="EE0000"/>
          <w:lang w:eastAsia="ja-JP"/>
        </w:rPr>
        <w:t xml:space="preserve"> per decade for the Temperate, Ecotone, Subarctic, and Timberline plots, respectively</w:t>
      </w:r>
      <w:ins w:id="58" w:author="KUME ATSUSHI" w:date="2026-04-11T11:18:00Z" w16du:dateUtc="2026-04-11T02:18:00Z">
        <w:r>
          <w:rPr>
            <w:rFonts w:eastAsia="ＭＳ 明朝" w:hint="eastAsia"/>
            <w:color w:val="EE0000"/>
            <w:lang w:eastAsia="ja-JP"/>
          </w:rPr>
          <w:t xml:space="preserve">. </w:t>
        </w:r>
      </w:ins>
      <w:del w:id="59" w:author="KUME ATSUSHI" w:date="2026-04-11T11:18:00Z" w16du:dateUtc="2026-04-11T02:18:00Z">
        <w:r w:rsidR="00380D56" w:rsidRPr="009C0340" w:rsidDel="0053415F">
          <w:rPr>
            <w:rFonts w:eastAsia="ＭＳ 明朝"/>
            <w:color w:val="EE0000"/>
            <w:lang w:eastAsia="ja-JP"/>
          </w:rPr>
          <w:delText xml:space="preserve">, with </w:delText>
        </w:r>
      </w:del>
      <w:ins w:id="60" w:author="KUME ATSUSHI" w:date="2026-04-11T11:18:00Z" w16du:dateUtc="2026-04-11T02:18:00Z">
        <w:r>
          <w:rPr>
            <w:rFonts w:eastAsia="ＭＳ 明朝" w:hint="eastAsia"/>
            <w:color w:val="EE0000"/>
            <w:lang w:eastAsia="ja-JP"/>
          </w:rPr>
          <w:t>T</w:t>
        </w:r>
      </w:ins>
      <w:ins w:id="61" w:author="KUME ATSUSHI" w:date="2026-04-11T11:13:00Z" w16du:dateUtc="2026-04-11T02:13:00Z">
        <w:r>
          <w:rPr>
            <w:rFonts w:eastAsia="ＭＳ 明朝" w:hint="eastAsia"/>
            <w:color w:val="EE0000"/>
            <w:lang w:eastAsia="ja-JP"/>
          </w:rPr>
          <w:t>he plots a</w:t>
        </w:r>
      </w:ins>
      <w:ins w:id="62" w:author="KUME ATSUSHI" w:date="2026-04-11T11:18:00Z" w16du:dateUtc="2026-04-11T02:18:00Z">
        <w:r>
          <w:rPr>
            <w:rFonts w:eastAsia="ＭＳ 明朝" w:hint="eastAsia"/>
            <w:color w:val="EE0000"/>
            <w:lang w:eastAsia="ja-JP"/>
          </w:rPr>
          <w:t>t</w:t>
        </w:r>
      </w:ins>
      <w:ins w:id="63" w:author="KUME ATSUSHI" w:date="2026-04-11T11:13:00Z" w16du:dateUtc="2026-04-11T02:13:00Z">
        <w:r>
          <w:rPr>
            <w:rFonts w:eastAsia="ＭＳ 明朝" w:hint="eastAsia"/>
            <w:color w:val="EE0000"/>
            <w:lang w:eastAsia="ja-JP"/>
          </w:rPr>
          <w:t xml:space="preserve"> </w:t>
        </w:r>
      </w:ins>
      <w:r w:rsidR="00380D56" w:rsidRPr="009C0340">
        <w:rPr>
          <w:rFonts w:eastAsia="ＭＳ 明朝"/>
          <w:color w:val="EE0000"/>
          <w:lang w:eastAsia="ja-JP"/>
        </w:rPr>
        <w:t xml:space="preserve">higher-elevation </w:t>
      </w:r>
      <w:del w:id="64" w:author="KUME ATSUSHI" w:date="2026-04-11T11:13:00Z" w16du:dateUtc="2026-04-11T02:13:00Z">
        <w:r w:rsidR="00380D56" w:rsidRPr="009C0340" w:rsidDel="0053415F">
          <w:rPr>
            <w:rFonts w:eastAsia="ＭＳ 明朝"/>
            <w:color w:val="EE0000"/>
            <w:lang w:eastAsia="ja-JP"/>
          </w:rPr>
          <w:delText xml:space="preserve">plots </w:delText>
        </w:r>
      </w:del>
      <w:del w:id="65" w:author="KUME ATSUSHI" w:date="2026-04-11T11:18:00Z" w16du:dateUtc="2026-04-11T02:18:00Z">
        <w:r w:rsidR="00380D56" w:rsidRPr="009C0340" w:rsidDel="0053415F">
          <w:rPr>
            <w:rFonts w:eastAsia="ＭＳ 明朝"/>
            <w:color w:val="EE0000"/>
            <w:lang w:eastAsia="ja-JP"/>
          </w:rPr>
          <w:delText xml:space="preserve">showing </w:delText>
        </w:r>
      </w:del>
      <w:ins w:id="66" w:author="KUME ATSUSHI" w:date="2026-04-11T11:18:00Z" w16du:dateUtc="2026-04-11T02:18:00Z">
        <w:r w:rsidRPr="009C0340">
          <w:rPr>
            <w:rFonts w:eastAsia="ＭＳ 明朝"/>
            <w:color w:val="EE0000"/>
            <w:lang w:eastAsia="ja-JP"/>
          </w:rPr>
          <w:t>show</w:t>
        </w:r>
        <w:r>
          <w:rPr>
            <w:rFonts w:eastAsia="ＭＳ 明朝" w:hint="eastAsia"/>
            <w:color w:val="EE0000"/>
            <w:lang w:eastAsia="ja-JP"/>
          </w:rPr>
          <w:t>ed</w:t>
        </w:r>
        <w:r w:rsidRPr="009C0340">
          <w:rPr>
            <w:rFonts w:eastAsia="ＭＳ 明朝"/>
            <w:color w:val="EE0000"/>
            <w:lang w:eastAsia="ja-JP"/>
          </w:rPr>
          <w:t xml:space="preserve"> </w:t>
        </w:r>
      </w:ins>
      <w:r w:rsidR="00380D56" w:rsidRPr="009C0340">
        <w:rPr>
          <w:rFonts w:eastAsia="ＭＳ 明朝"/>
          <w:color w:val="EE0000"/>
          <w:lang w:eastAsia="ja-JP"/>
        </w:rPr>
        <w:t>smaller rates of increase.</w:t>
      </w:r>
      <w:r w:rsidR="004A2323" w:rsidRPr="009C0340">
        <w:rPr>
          <w:rFonts w:eastAsia="ＭＳ 明朝"/>
          <w:color w:val="EE0000"/>
          <w:lang w:eastAsia="ja-JP"/>
        </w:rPr>
        <w:t xml:space="preserve"> Since WI values were derived from Kurobe Dam temperature records using a fixed lapse rate, </w:t>
      </w:r>
      <w:del w:id="67" w:author="KUME ATSUSHI" w:date="2026-04-11T11:14:00Z" w16du:dateUtc="2026-04-11T02:14:00Z">
        <w:r w:rsidR="004A2323" w:rsidRPr="009C0340" w:rsidDel="0053415F">
          <w:rPr>
            <w:rFonts w:eastAsia="ＭＳ 明朝"/>
            <w:color w:val="EE0000"/>
            <w:lang w:eastAsia="ja-JP"/>
          </w:rPr>
          <w:delText xml:space="preserve">the </w:delText>
        </w:r>
      </w:del>
      <w:ins w:id="68" w:author="KUME ATSUSHI" w:date="2026-04-11T11:14:00Z" w16du:dateUtc="2026-04-11T02:14:00Z">
        <w:r w:rsidRPr="009C0340">
          <w:rPr>
            <w:rFonts w:eastAsia="ＭＳ 明朝"/>
            <w:color w:val="EE0000"/>
            <w:lang w:eastAsia="ja-JP"/>
          </w:rPr>
          <w:t>th</w:t>
        </w:r>
        <w:r>
          <w:rPr>
            <w:rFonts w:eastAsia="ＭＳ 明朝" w:hint="eastAsia"/>
            <w:color w:val="EE0000"/>
            <w:lang w:eastAsia="ja-JP"/>
          </w:rPr>
          <w:t>is</w:t>
        </w:r>
        <w:r w:rsidRPr="009C0340">
          <w:rPr>
            <w:rFonts w:eastAsia="ＭＳ 明朝"/>
            <w:color w:val="EE0000"/>
            <w:lang w:eastAsia="ja-JP"/>
          </w:rPr>
          <w:t xml:space="preserve"> </w:t>
        </w:r>
      </w:ins>
      <w:r w:rsidR="004A2323" w:rsidRPr="009C0340">
        <w:rPr>
          <w:rFonts w:eastAsia="ＭＳ 明朝"/>
          <w:color w:val="EE0000"/>
          <w:lang w:eastAsia="ja-JP"/>
        </w:rPr>
        <w:t>increasing trend</w:t>
      </w:r>
      <w:del w:id="69" w:author="KUME ATSUSHI" w:date="2026-04-11T11:14:00Z" w16du:dateUtc="2026-04-11T02:14:00Z">
        <w:r w:rsidR="004A2323" w:rsidRPr="009C0340" w:rsidDel="0053415F">
          <w:rPr>
            <w:rFonts w:eastAsia="ＭＳ 明朝"/>
            <w:color w:val="EE0000"/>
            <w:lang w:eastAsia="ja-JP"/>
          </w:rPr>
          <w:delText xml:space="preserve"> in WI</w:delText>
        </w:r>
      </w:del>
      <w:r w:rsidR="004A2323" w:rsidRPr="009C0340">
        <w:rPr>
          <w:rFonts w:eastAsia="ＭＳ 明朝"/>
          <w:color w:val="EE0000"/>
          <w:lang w:eastAsia="ja-JP"/>
        </w:rPr>
        <w:t xml:space="preserve"> directly reflects the warming at </w:t>
      </w:r>
      <w:ins w:id="70" w:author="KUME ATSUSHI" w:date="2026-04-11T11:14:00Z" w16du:dateUtc="2026-04-11T02:14:00Z">
        <w:r>
          <w:rPr>
            <w:rFonts w:eastAsia="ＭＳ 明朝" w:hint="eastAsia"/>
            <w:color w:val="EE0000"/>
            <w:lang w:eastAsia="ja-JP"/>
          </w:rPr>
          <w:t xml:space="preserve">the </w:t>
        </w:r>
      </w:ins>
      <w:del w:id="71" w:author="KUME ATSUSHI" w:date="2026-04-11T11:14:00Z" w16du:dateUtc="2026-04-11T02:14:00Z">
        <w:r w:rsidR="004A2323" w:rsidRPr="009C0340" w:rsidDel="0053415F">
          <w:rPr>
            <w:rFonts w:eastAsia="ＭＳ 明朝"/>
            <w:color w:val="EE0000"/>
            <w:lang w:eastAsia="ja-JP"/>
          </w:rPr>
          <w:delText xml:space="preserve">Kurobe </w:delText>
        </w:r>
      </w:del>
      <w:r w:rsidR="004A2323" w:rsidRPr="009C0340">
        <w:rPr>
          <w:rFonts w:eastAsia="ＭＳ 明朝"/>
          <w:color w:val="EE0000"/>
          <w:lang w:eastAsia="ja-JP"/>
        </w:rPr>
        <w:t xml:space="preserve">Dam. Nevertheless, for completeness, Kendall trend tests confirmed a significant increasing trend in WI for all plots (all </w:t>
      </w:r>
      <w:r w:rsidR="004A2323" w:rsidRPr="009C0340">
        <w:rPr>
          <w:rFonts w:eastAsia="ＭＳ 明朝"/>
          <w:i/>
          <w:iCs/>
          <w:color w:val="EE0000"/>
          <w:lang w:eastAsia="ja-JP"/>
        </w:rPr>
        <w:t>p</w:t>
      </w:r>
      <w:r w:rsidR="004A2323" w:rsidRPr="009C0340">
        <w:rPr>
          <w:rFonts w:eastAsia="ＭＳ 明朝"/>
          <w:color w:val="EE0000"/>
          <w:lang w:eastAsia="ja-JP"/>
        </w:rPr>
        <w:t xml:space="preserve"> &lt; 0.001).</w:t>
      </w:r>
      <w:r w:rsidR="00035281" w:rsidRPr="009C0340">
        <w:rPr>
          <w:rFonts w:eastAsia="ＭＳ 明朝"/>
          <w:color w:val="EE0000"/>
          <w:lang w:eastAsia="ja-JP"/>
        </w:rPr>
        <w:t xml:space="preserve"> </w:t>
      </w:r>
      <w:ins w:id="72" w:author="KUME ATSUSHI" w:date="2026-04-11T11:14:00Z" w16du:dateUtc="2026-04-11T02:14:00Z">
        <w:r>
          <w:rPr>
            <w:rFonts w:eastAsia="ＭＳ 明朝" w:hint="eastAsia"/>
            <w:color w:val="EE0000"/>
            <w:lang w:eastAsia="ja-JP"/>
          </w:rPr>
          <w:t>T</w:t>
        </w:r>
        <w:r>
          <w:rPr>
            <w:rFonts w:eastAsia="ＭＳ 明朝"/>
            <w:color w:val="EE0000"/>
            <w:lang w:eastAsia="ja-JP"/>
          </w:rPr>
          <w:t>h</w:t>
        </w:r>
        <w:r>
          <w:rPr>
            <w:rFonts w:eastAsia="ＭＳ 明朝" w:hint="eastAsia"/>
            <w:color w:val="EE0000"/>
            <w:lang w:eastAsia="ja-JP"/>
          </w:rPr>
          <w:t xml:space="preserve">e </w:t>
        </w:r>
      </w:ins>
      <w:r w:rsidR="00D30256" w:rsidRPr="009C0340">
        <w:rPr>
          <w:rFonts w:eastAsia="ＭＳ 明朝"/>
          <w:color w:val="EE0000"/>
          <w:lang w:eastAsia="ja-JP"/>
        </w:rPr>
        <w:t>Ecotone plot</w:t>
      </w:r>
      <w:r w:rsidR="00035281" w:rsidRPr="009C0340">
        <w:rPr>
          <w:rFonts w:eastAsia="ＭＳ 明朝"/>
          <w:color w:val="EE0000"/>
          <w:lang w:eastAsia="ja-JP"/>
        </w:rPr>
        <w:t xml:space="preserve"> crossed the ecotone–temperate boundary (WI = 55 °</w:t>
      </w:r>
      <w:proofErr w:type="spellStart"/>
      <w:r w:rsidR="00035281" w:rsidRPr="009C0340">
        <w:rPr>
          <w:rFonts w:eastAsia="ＭＳ 明朝"/>
          <w:color w:val="EE0000"/>
          <w:lang w:eastAsia="ja-JP"/>
        </w:rPr>
        <w:t>C·month</w:t>
      </w:r>
      <w:proofErr w:type="spellEnd"/>
      <w:r w:rsidR="00035281" w:rsidRPr="009C0340">
        <w:rPr>
          <w:rFonts w:eastAsia="ＭＳ 明朝"/>
          <w:color w:val="EE0000"/>
          <w:lang w:eastAsia="ja-JP"/>
        </w:rPr>
        <w:t xml:space="preserve">) for the first time in 1994. In the period 2013–2023, 72.7% of years exceeded WI = 55, </w:t>
      </w:r>
      <w:ins w:id="73" w:author="KUME ATSUSHI" w:date="2026-04-11T11:15:00Z" w16du:dateUtc="2026-04-11T02:15:00Z">
        <w:r w:rsidRPr="009C0340">
          <w:rPr>
            <w:rFonts w:eastAsia="ＭＳ 明朝"/>
            <w:color w:val="EE0000"/>
            <w:lang w:eastAsia="ja-JP"/>
          </w:rPr>
          <w:t>firmly</w:t>
        </w:r>
        <w:r w:rsidRPr="009C0340">
          <w:rPr>
            <w:rFonts w:eastAsia="ＭＳ 明朝"/>
            <w:color w:val="EE0000"/>
            <w:lang w:eastAsia="ja-JP"/>
          </w:rPr>
          <w:t xml:space="preserve"> </w:t>
        </w:r>
      </w:ins>
      <w:r w:rsidR="00035281" w:rsidRPr="009C0340">
        <w:rPr>
          <w:rFonts w:eastAsia="ＭＳ 明朝"/>
          <w:color w:val="EE0000"/>
          <w:lang w:eastAsia="ja-JP"/>
        </w:rPr>
        <w:t xml:space="preserve">placing this plot </w:t>
      </w:r>
      <w:del w:id="74" w:author="KUME ATSUSHI" w:date="2026-04-11T11:15:00Z" w16du:dateUtc="2026-04-11T02:15:00Z">
        <w:r w:rsidR="00035281" w:rsidRPr="009C0340" w:rsidDel="0053415F">
          <w:rPr>
            <w:rFonts w:eastAsia="ＭＳ 明朝"/>
            <w:color w:val="EE0000"/>
            <w:lang w:eastAsia="ja-JP"/>
          </w:rPr>
          <w:delText xml:space="preserve">firmly </w:delText>
        </w:r>
      </w:del>
      <w:r w:rsidR="00035281" w:rsidRPr="009C0340">
        <w:rPr>
          <w:rFonts w:eastAsia="ＭＳ 明朝"/>
          <w:color w:val="EE0000"/>
          <w:lang w:eastAsia="ja-JP"/>
        </w:rPr>
        <w:t xml:space="preserve">within the temperate zone. By contrast, </w:t>
      </w:r>
      <w:ins w:id="75" w:author="KUME ATSUSHI" w:date="2026-04-11T11:16:00Z" w16du:dateUtc="2026-04-11T02:16:00Z">
        <w:r>
          <w:rPr>
            <w:rFonts w:eastAsia="ＭＳ 明朝" w:hint="eastAsia"/>
            <w:color w:val="EE0000"/>
            <w:lang w:eastAsia="ja-JP"/>
          </w:rPr>
          <w:t xml:space="preserve">the </w:t>
        </w:r>
      </w:ins>
      <w:r w:rsidR="00035281" w:rsidRPr="009C0340">
        <w:rPr>
          <w:rFonts w:eastAsia="ＭＳ 明朝"/>
          <w:color w:val="EE0000"/>
          <w:lang w:eastAsia="ja-JP"/>
        </w:rPr>
        <w:t>Subarctic and Timberline plots remained entirely within the subarctic zone throughout the study period (maximum WI: 43.9 and 34.9 °</w:t>
      </w:r>
      <w:proofErr w:type="spellStart"/>
      <w:r w:rsidR="00035281" w:rsidRPr="009C0340">
        <w:rPr>
          <w:rFonts w:eastAsia="ＭＳ 明朝"/>
          <w:color w:val="EE0000"/>
          <w:lang w:eastAsia="ja-JP"/>
        </w:rPr>
        <w:t>C·month</w:t>
      </w:r>
      <w:proofErr w:type="spellEnd"/>
      <w:r w:rsidR="00035281" w:rsidRPr="009C0340">
        <w:rPr>
          <w:rFonts w:eastAsia="ＭＳ 明朝"/>
          <w:color w:val="EE0000"/>
          <w:lang w:eastAsia="ja-JP"/>
        </w:rPr>
        <w:t>, respectively</w:t>
      </w:r>
      <w:r w:rsidR="00035281" w:rsidRPr="009C0340">
        <w:rPr>
          <w:rFonts w:eastAsia="ＭＳ 明朝"/>
          <w:color w:val="EE0000"/>
        </w:rPr>
        <w:t>).</w:t>
      </w:r>
    </w:p>
    <w:p w14:paraId="7CD90117" w14:textId="06FC6E92" w:rsidR="00961688" w:rsidRPr="0007623E" w:rsidRDefault="007337CC" w:rsidP="00380D56">
      <w:pPr>
        <w:pStyle w:val="a0"/>
        <w:rPr>
          <w:rFonts w:eastAsia="ＭＳ 明朝"/>
          <w:lang w:eastAsia="ja-JP"/>
        </w:rPr>
      </w:pPr>
      <w:r>
        <w:t xml:space="preserve">The annual maximum snow depths from 2004 to 2024, measured using the Takahashi snow depth meter (Takahashi, 1968), were in the ranges of 200–400, 250–450, and 400–550 cm in the </w:t>
      </w:r>
      <w:r>
        <w:rPr>
          <w:rFonts w:eastAsia="ＭＳ 明朝"/>
          <w:lang w:eastAsia="ja-JP"/>
        </w:rPr>
        <w:t>Temperate</w:t>
      </w:r>
      <w:r>
        <w:t>, Ecotone, and Subarctic plots, respectively (</w:t>
      </w:r>
      <w:r>
        <w:rPr>
          <w:rFonts w:eastAsia="ＭＳ 明朝"/>
          <w:lang w:eastAsia="ja-JP"/>
        </w:rPr>
        <w:t>Appendix S1</w:t>
      </w:r>
      <w:r>
        <w:t xml:space="preserve">). </w:t>
      </w:r>
    </w:p>
    <w:p w14:paraId="38707E05" w14:textId="50B2DAE9" w:rsidR="006A0832" w:rsidRPr="009C0340" w:rsidRDefault="007337CC" w:rsidP="00A412A8">
      <w:pPr>
        <w:pStyle w:val="a0"/>
        <w:rPr>
          <w:color w:val="EE0000"/>
        </w:rPr>
      </w:pPr>
      <w:r>
        <w:t xml:space="preserve">The snow cover durations from 1999 to 2024, estimated using a ground thermometer (Ishida, 2006), were in the ranges of 120–170, 150–190, and 200–240 days/year in the </w:t>
      </w:r>
      <w:r>
        <w:rPr>
          <w:rFonts w:eastAsia="ＭＳ 明朝"/>
          <w:lang w:eastAsia="ja-JP"/>
        </w:rPr>
        <w:t>Temperate</w:t>
      </w:r>
      <w:r>
        <w:t>, Ecotone, and both Subarctic and Timberline plots, respectively (Appendix S</w:t>
      </w:r>
      <w:r w:rsidR="004969D4">
        <w:rPr>
          <w:rFonts w:eastAsiaTheme="minorEastAsia" w:hint="eastAsia"/>
          <w:lang w:eastAsia="ja-JP"/>
        </w:rPr>
        <w:t>2</w:t>
      </w:r>
      <w:r>
        <w:t xml:space="preserve">). </w:t>
      </w:r>
      <w:r w:rsidR="00A412A8" w:rsidRPr="009C0340">
        <w:rPr>
          <w:color w:val="EE0000"/>
        </w:rPr>
        <w:t xml:space="preserve">No statistically </w:t>
      </w:r>
      <w:r w:rsidR="00A412A8" w:rsidRPr="009C0340">
        <w:rPr>
          <w:color w:val="EE0000"/>
        </w:rPr>
        <w:lastRenderedPageBreak/>
        <w:t xml:space="preserve">significant trend was detected in snow cover duration or snow depth at any plot during the observation period (Mann–Kendall test: all </w:t>
      </w:r>
      <w:r w:rsidR="00A412A8" w:rsidRPr="009C0340">
        <w:rPr>
          <w:i/>
          <w:iCs/>
          <w:color w:val="EE0000"/>
        </w:rPr>
        <w:t>p</w:t>
      </w:r>
      <w:r w:rsidR="00A412A8" w:rsidRPr="009C0340">
        <w:rPr>
          <w:color w:val="EE0000"/>
        </w:rPr>
        <w:t xml:space="preserve"> &gt; 0.05).</w:t>
      </w:r>
    </w:p>
    <w:p w14:paraId="4E9F5E4E" w14:textId="77777777" w:rsidR="00B64761" w:rsidRPr="0007623E" w:rsidRDefault="00B64761" w:rsidP="009A5DCD">
      <w:pPr>
        <w:pStyle w:val="a0"/>
        <w:rPr>
          <w:rFonts w:eastAsia="ＭＳ 明朝"/>
          <w:lang w:eastAsia="ja-JP"/>
        </w:rPr>
      </w:pPr>
    </w:p>
    <w:p w14:paraId="52F1C408" w14:textId="6CCCE6F4" w:rsidR="00F31D4D" w:rsidRPr="009A5DCD" w:rsidRDefault="007337CC" w:rsidP="009A5DCD">
      <w:pPr>
        <w:pStyle w:val="2"/>
      </w:pPr>
      <w:r>
        <w:t>3.</w:t>
      </w:r>
      <w:r>
        <w:rPr>
          <w:rFonts w:eastAsia="ＭＳ 明朝"/>
        </w:rPr>
        <w:t>2</w:t>
      </w:r>
      <w:r>
        <w:t>. Forest composition at each plot</w:t>
      </w:r>
    </w:p>
    <w:p w14:paraId="1FFA3DC0" w14:textId="7884ED0A" w:rsidR="001F37BB" w:rsidRPr="00DC4B14" w:rsidRDefault="002512A5" w:rsidP="00565028">
      <w:pPr>
        <w:rPr>
          <w:rFonts w:eastAsia="ＭＳ 明朝"/>
          <w:b/>
          <w:bCs/>
          <w:lang w:eastAsia="ja-JP"/>
        </w:rPr>
      </w:pPr>
      <w:r>
        <w:t xml:space="preserve">We identified a total </w:t>
      </w:r>
      <w:r w:rsidRPr="002434F4">
        <w:t xml:space="preserve">of </w:t>
      </w:r>
      <w:r w:rsidRPr="009C0340">
        <w:rPr>
          <w:color w:val="EE0000"/>
        </w:rPr>
        <w:t>2</w:t>
      </w:r>
      <w:r w:rsidR="005D383E" w:rsidRPr="009C0340">
        <w:rPr>
          <w:rFonts w:eastAsiaTheme="minorEastAsia"/>
          <w:color w:val="EE0000"/>
          <w:lang w:eastAsia="ja-JP"/>
        </w:rPr>
        <w:t>6</w:t>
      </w:r>
      <w:r w:rsidRPr="009C0340">
        <w:rPr>
          <w:color w:val="EE0000"/>
        </w:rPr>
        <w:t xml:space="preserve"> </w:t>
      </w:r>
      <w:r w:rsidRPr="002434F4">
        <w:t>tall tree</w:t>
      </w:r>
      <w:r>
        <w:t xml:space="preserve"> species representing temperate, ecotone, and subarctic species across the four plots (Table 3). In the Temperate plot, the predominant species were </w:t>
      </w:r>
      <w:r>
        <w:rPr>
          <w:i/>
          <w:iCs/>
        </w:rPr>
        <w:t>C. japonica</w:t>
      </w:r>
      <w:r>
        <w:t xml:space="preserve"> and</w:t>
      </w:r>
      <w:r>
        <w:rPr>
          <w:i/>
          <w:iCs/>
        </w:rPr>
        <w:t xml:space="preserve"> F. crenata</w:t>
      </w:r>
      <w:r>
        <w:t xml:space="preserve">, while in the Subarctic and Timberline plots, the predominant species was </w:t>
      </w:r>
      <w:r>
        <w:rPr>
          <w:i/>
          <w:iCs/>
        </w:rPr>
        <w:t xml:space="preserve">A. </w:t>
      </w:r>
      <w:proofErr w:type="spellStart"/>
      <w:r>
        <w:rPr>
          <w:i/>
          <w:iCs/>
        </w:rPr>
        <w:t>mariesii</w:t>
      </w:r>
      <w:proofErr w:type="spellEnd"/>
      <w:r>
        <w:t xml:space="preserve">. We observed a mixture of temperate, ecotone, and subarctic species in the Ecotone plot, including </w:t>
      </w:r>
      <w:r>
        <w:rPr>
          <w:i/>
          <w:iCs/>
        </w:rPr>
        <w:t>P</w:t>
      </w:r>
      <w:r>
        <w:rPr>
          <w:rFonts w:eastAsia="ＭＳ 明朝" w:hint="eastAsia"/>
          <w:i/>
          <w:iCs/>
          <w:lang w:eastAsia="ja-JP"/>
        </w:rPr>
        <w:t>.</w:t>
      </w:r>
      <w:r>
        <w:rPr>
          <w:i/>
          <w:iCs/>
        </w:rPr>
        <w:t xml:space="preserve"> parviflora</w:t>
      </w:r>
      <w:r>
        <w:t xml:space="preserve"> and </w:t>
      </w:r>
      <w:r>
        <w:rPr>
          <w:i/>
          <w:iCs/>
        </w:rPr>
        <w:t xml:space="preserve">Thuja </w:t>
      </w:r>
      <w:proofErr w:type="spellStart"/>
      <w:r>
        <w:rPr>
          <w:i/>
          <w:iCs/>
        </w:rPr>
        <w:t>standishii</w:t>
      </w:r>
      <w:proofErr w:type="spellEnd"/>
      <w:r>
        <w:t>.</w:t>
      </w:r>
    </w:p>
    <w:p w14:paraId="5E1FB63B" w14:textId="1E869504" w:rsidR="00710E3B" w:rsidRDefault="007337CC" w:rsidP="009A5DCD">
      <w:pPr>
        <w:pStyle w:val="3"/>
      </w:pPr>
      <w:r>
        <w:t xml:space="preserve">Table 3. Basal areas (BAs) of </w:t>
      </w:r>
      <w:r w:rsidR="00C11900" w:rsidRPr="001660E1">
        <w:rPr>
          <w:rFonts w:eastAsiaTheme="minorEastAsia" w:cs="Times New Roman"/>
          <w:color w:val="EE0000"/>
          <w:lang w:eastAsia="ja-JP"/>
        </w:rPr>
        <w:t>each</w:t>
      </w:r>
      <w:r>
        <w:t xml:space="preserve"> tree species in each plot. The BA values represent means during periods 1 to 7. </w:t>
      </w:r>
    </w:p>
    <w:tbl>
      <w:tblPr>
        <w:tblW w:w="9400" w:type="dxa"/>
        <w:tblCellMar>
          <w:left w:w="99" w:type="dxa"/>
          <w:right w:w="99" w:type="dxa"/>
        </w:tblCellMar>
        <w:tblLook w:val="04A0" w:firstRow="1" w:lastRow="0" w:firstColumn="1" w:lastColumn="0" w:noHBand="0" w:noVBand="1"/>
      </w:tblPr>
      <w:tblGrid>
        <w:gridCol w:w="2040"/>
        <w:gridCol w:w="794"/>
        <w:gridCol w:w="1046"/>
        <w:gridCol w:w="794"/>
        <w:gridCol w:w="1046"/>
        <w:gridCol w:w="794"/>
        <w:gridCol w:w="1046"/>
        <w:gridCol w:w="794"/>
        <w:gridCol w:w="1046"/>
      </w:tblGrid>
      <w:tr w:rsidR="00565028" w:rsidRPr="00FC082F" w14:paraId="3674D359" w14:textId="77777777" w:rsidTr="00565028">
        <w:trPr>
          <w:trHeight w:val="280"/>
        </w:trPr>
        <w:tc>
          <w:tcPr>
            <w:tcW w:w="2040" w:type="dxa"/>
            <w:tcBorders>
              <w:top w:val="single" w:sz="4" w:space="0" w:color="auto"/>
              <w:left w:val="nil"/>
              <w:bottom w:val="nil"/>
              <w:right w:val="nil"/>
            </w:tcBorders>
            <w:shd w:val="clear" w:color="auto" w:fill="EEECE1" w:themeFill="background2"/>
            <w:noWrap/>
            <w:vAlign w:val="bottom"/>
            <w:hideMark/>
          </w:tcPr>
          <w:p w14:paraId="746148C9" w14:textId="77777777" w:rsidR="00565028" w:rsidRPr="00FC082F" w:rsidRDefault="00565028" w:rsidP="00F712FF">
            <w:pPr>
              <w:suppressAutoHyphens w:val="0"/>
              <w:spacing w:before="0" w:after="0" w:line="240" w:lineRule="auto"/>
              <w:ind w:firstLine="0"/>
              <w:rPr>
                <w:rFonts w:eastAsia="ＭＳ Ｐゴシック"/>
                <w:b/>
                <w:bCs/>
                <w:sz w:val="20"/>
                <w:szCs w:val="20"/>
                <w:lang w:eastAsia="ja-JP"/>
              </w:rPr>
            </w:pPr>
            <w:bookmarkStart w:id="76" w:name="RANGE!B2:K33"/>
            <w:r>
              <w:rPr>
                <w:rFonts w:eastAsia="ＭＳ Ｐゴシック"/>
                <w:b/>
                <w:bCs/>
                <w:sz w:val="20"/>
                <w:szCs w:val="20"/>
                <w:lang w:eastAsia="ja-JP"/>
              </w:rPr>
              <w:t>Species</w:t>
            </w:r>
            <w:bookmarkEnd w:id="76"/>
          </w:p>
        </w:tc>
        <w:tc>
          <w:tcPr>
            <w:tcW w:w="1840" w:type="dxa"/>
            <w:gridSpan w:val="2"/>
            <w:tcBorders>
              <w:top w:val="single" w:sz="4" w:space="0" w:color="auto"/>
              <w:left w:val="nil"/>
              <w:bottom w:val="nil"/>
              <w:right w:val="nil"/>
            </w:tcBorders>
            <w:shd w:val="clear" w:color="auto" w:fill="EEECE1" w:themeFill="background2"/>
            <w:noWrap/>
            <w:vAlign w:val="bottom"/>
            <w:hideMark/>
          </w:tcPr>
          <w:p w14:paraId="53323BD5" w14:textId="77777777" w:rsidR="00565028" w:rsidRPr="00FC082F" w:rsidRDefault="00565028" w:rsidP="00F712FF">
            <w:pPr>
              <w:suppressAutoHyphens w:val="0"/>
              <w:spacing w:before="0" w:after="0" w:line="240" w:lineRule="auto"/>
              <w:ind w:firstLine="0"/>
              <w:jc w:val="center"/>
              <w:rPr>
                <w:rFonts w:eastAsia="ＭＳ Ｐゴシック"/>
                <w:b/>
                <w:bCs/>
                <w:sz w:val="20"/>
                <w:szCs w:val="20"/>
                <w:lang w:eastAsia="ja-JP"/>
              </w:rPr>
            </w:pPr>
            <w:r>
              <w:rPr>
                <w:rFonts w:eastAsia="ＭＳ Ｐゴシック"/>
                <w:b/>
                <w:bCs/>
                <w:sz w:val="20"/>
                <w:szCs w:val="20"/>
                <w:lang w:eastAsia="ja-JP"/>
              </w:rPr>
              <w:t>Temperate plot</w:t>
            </w:r>
          </w:p>
        </w:tc>
        <w:tc>
          <w:tcPr>
            <w:tcW w:w="1840" w:type="dxa"/>
            <w:gridSpan w:val="2"/>
            <w:tcBorders>
              <w:top w:val="single" w:sz="4" w:space="0" w:color="auto"/>
              <w:left w:val="nil"/>
              <w:bottom w:val="nil"/>
              <w:right w:val="nil"/>
            </w:tcBorders>
            <w:shd w:val="clear" w:color="auto" w:fill="EEECE1" w:themeFill="background2"/>
            <w:noWrap/>
            <w:vAlign w:val="bottom"/>
            <w:hideMark/>
          </w:tcPr>
          <w:p w14:paraId="492E3B1C" w14:textId="77777777" w:rsidR="00565028" w:rsidRPr="00FC082F" w:rsidRDefault="00565028" w:rsidP="00F712FF">
            <w:pPr>
              <w:suppressAutoHyphens w:val="0"/>
              <w:spacing w:before="0" w:after="0" w:line="240" w:lineRule="auto"/>
              <w:ind w:firstLine="0"/>
              <w:jc w:val="center"/>
              <w:rPr>
                <w:rFonts w:eastAsia="ＭＳ Ｐゴシック"/>
                <w:b/>
                <w:bCs/>
                <w:sz w:val="20"/>
                <w:szCs w:val="20"/>
                <w:lang w:eastAsia="ja-JP"/>
              </w:rPr>
            </w:pPr>
            <w:r>
              <w:rPr>
                <w:rFonts w:eastAsia="ＭＳ Ｐゴシック"/>
                <w:b/>
                <w:bCs/>
                <w:sz w:val="20"/>
                <w:szCs w:val="20"/>
                <w:lang w:eastAsia="ja-JP"/>
              </w:rPr>
              <w:t>Ecotone plot</w:t>
            </w:r>
          </w:p>
        </w:tc>
        <w:tc>
          <w:tcPr>
            <w:tcW w:w="1840" w:type="dxa"/>
            <w:gridSpan w:val="2"/>
            <w:tcBorders>
              <w:top w:val="single" w:sz="4" w:space="0" w:color="auto"/>
              <w:left w:val="nil"/>
              <w:bottom w:val="nil"/>
              <w:right w:val="nil"/>
            </w:tcBorders>
            <w:shd w:val="clear" w:color="auto" w:fill="EEECE1" w:themeFill="background2"/>
            <w:noWrap/>
            <w:vAlign w:val="bottom"/>
            <w:hideMark/>
          </w:tcPr>
          <w:p w14:paraId="0D9E8E1F" w14:textId="77777777" w:rsidR="00565028" w:rsidRPr="00FC082F" w:rsidRDefault="00565028" w:rsidP="00F712FF">
            <w:pPr>
              <w:suppressAutoHyphens w:val="0"/>
              <w:spacing w:before="0" w:after="0" w:line="240" w:lineRule="auto"/>
              <w:ind w:firstLine="0"/>
              <w:jc w:val="center"/>
              <w:rPr>
                <w:rFonts w:eastAsia="ＭＳ Ｐゴシック"/>
                <w:b/>
                <w:bCs/>
                <w:sz w:val="20"/>
                <w:szCs w:val="20"/>
                <w:lang w:eastAsia="ja-JP"/>
              </w:rPr>
            </w:pPr>
            <w:r>
              <w:rPr>
                <w:rFonts w:eastAsia="ＭＳ Ｐゴシック"/>
                <w:b/>
                <w:bCs/>
                <w:sz w:val="20"/>
                <w:szCs w:val="20"/>
                <w:lang w:eastAsia="ja-JP"/>
              </w:rPr>
              <w:t>Subarctic plot</w:t>
            </w:r>
          </w:p>
        </w:tc>
        <w:tc>
          <w:tcPr>
            <w:tcW w:w="1840" w:type="dxa"/>
            <w:gridSpan w:val="2"/>
            <w:tcBorders>
              <w:top w:val="single" w:sz="4" w:space="0" w:color="auto"/>
              <w:left w:val="nil"/>
              <w:bottom w:val="nil"/>
              <w:right w:val="nil"/>
            </w:tcBorders>
            <w:shd w:val="clear" w:color="auto" w:fill="EEECE1" w:themeFill="background2"/>
            <w:noWrap/>
            <w:vAlign w:val="bottom"/>
            <w:hideMark/>
          </w:tcPr>
          <w:p w14:paraId="16BEF2C9" w14:textId="77777777" w:rsidR="00565028" w:rsidRPr="00FC082F" w:rsidRDefault="00565028" w:rsidP="00F712FF">
            <w:pPr>
              <w:suppressAutoHyphens w:val="0"/>
              <w:spacing w:before="0" w:after="0" w:line="240" w:lineRule="auto"/>
              <w:ind w:firstLine="0"/>
              <w:jc w:val="center"/>
              <w:rPr>
                <w:rFonts w:eastAsia="ＭＳ Ｐゴシック"/>
                <w:b/>
                <w:bCs/>
                <w:sz w:val="20"/>
                <w:szCs w:val="20"/>
                <w:lang w:eastAsia="ja-JP"/>
              </w:rPr>
            </w:pPr>
            <w:r>
              <w:rPr>
                <w:rFonts w:eastAsia="ＭＳ Ｐゴシック"/>
                <w:b/>
                <w:bCs/>
                <w:sz w:val="20"/>
                <w:szCs w:val="20"/>
                <w:lang w:eastAsia="ja-JP"/>
              </w:rPr>
              <w:t>Timberline plot</w:t>
            </w:r>
          </w:p>
        </w:tc>
      </w:tr>
      <w:tr w:rsidR="00565028" w:rsidRPr="00FC082F" w14:paraId="6A0632CC" w14:textId="77777777" w:rsidTr="00F712FF">
        <w:trPr>
          <w:trHeight w:val="285"/>
        </w:trPr>
        <w:tc>
          <w:tcPr>
            <w:tcW w:w="2040" w:type="dxa"/>
            <w:tcBorders>
              <w:top w:val="nil"/>
              <w:left w:val="nil"/>
              <w:bottom w:val="single" w:sz="4" w:space="0" w:color="auto"/>
              <w:right w:val="nil"/>
            </w:tcBorders>
            <w:noWrap/>
            <w:vAlign w:val="bottom"/>
            <w:hideMark/>
          </w:tcPr>
          <w:p w14:paraId="3ADCDE5D" w14:textId="77777777" w:rsidR="00565028" w:rsidRPr="00FC082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 xml:space="preserve">　</w:t>
            </w:r>
          </w:p>
        </w:tc>
        <w:tc>
          <w:tcPr>
            <w:tcW w:w="794" w:type="dxa"/>
            <w:tcBorders>
              <w:top w:val="nil"/>
              <w:left w:val="nil"/>
              <w:bottom w:val="single" w:sz="4" w:space="0" w:color="auto"/>
              <w:right w:val="nil"/>
            </w:tcBorders>
            <w:noWrap/>
            <w:vAlign w:val="bottom"/>
            <w:hideMark/>
          </w:tcPr>
          <w:p w14:paraId="464B783E"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m²/ha</w:t>
            </w:r>
          </w:p>
        </w:tc>
        <w:tc>
          <w:tcPr>
            <w:tcW w:w="1046" w:type="dxa"/>
            <w:tcBorders>
              <w:top w:val="nil"/>
              <w:left w:val="nil"/>
              <w:bottom w:val="single" w:sz="4" w:space="0" w:color="auto"/>
              <w:right w:val="nil"/>
            </w:tcBorders>
            <w:noWrap/>
            <w:vAlign w:val="bottom"/>
            <w:hideMark/>
          </w:tcPr>
          <w:p w14:paraId="5850AFEC"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w:t>
            </w:r>
          </w:p>
        </w:tc>
        <w:tc>
          <w:tcPr>
            <w:tcW w:w="794" w:type="dxa"/>
            <w:tcBorders>
              <w:top w:val="nil"/>
              <w:left w:val="nil"/>
              <w:bottom w:val="single" w:sz="4" w:space="0" w:color="auto"/>
              <w:right w:val="nil"/>
            </w:tcBorders>
            <w:noWrap/>
            <w:vAlign w:val="bottom"/>
            <w:hideMark/>
          </w:tcPr>
          <w:p w14:paraId="2A79E2ED"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m²/ha</w:t>
            </w:r>
          </w:p>
        </w:tc>
        <w:tc>
          <w:tcPr>
            <w:tcW w:w="1046" w:type="dxa"/>
            <w:tcBorders>
              <w:top w:val="nil"/>
              <w:left w:val="nil"/>
              <w:bottom w:val="single" w:sz="4" w:space="0" w:color="auto"/>
              <w:right w:val="nil"/>
            </w:tcBorders>
            <w:noWrap/>
            <w:vAlign w:val="bottom"/>
            <w:hideMark/>
          </w:tcPr>
          <w:p w14:paraId="2103710C"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w:t>
            </w:r>
          </w:p>
        </w:tc>
        <w:tc>
          <w:tcPr>
            <w:tcW w:w="794" w:type="dxa"/>
            <w:tcBorders>
              <w:top w:val="nil"/>
              <w:left w:val="nil"/>
              <w:bottom w:val="single" w:sz="4" w:space="0" w:color="auto"/>
              <w:right w:val="nil"/>
            </w:tcBorders>
            <w:noWrap/>
            <w:vAlign w:val="bottom"/>
            <w:hideMark/>
          </w:tcPr>
          <w:p w14:paraId="1C148FC3"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m²/ha</w:t>
            </w:r>
          </w:p>
        </w:tc>
        <w:tc>
          <w:tcPr>
            <w:tcW w:w="1046" w:type="dxa"/>
            <w:tcBorders>
              <w:top w:val="nil"/>
              <w:left w:val="nil"/>
              <w:bottom w:val="single" w:sz="4" w:space="0" w:color="auto"/>
              <w:right w:val="nil"/>
            </w:tcBorders>
            <w:noWrap/>
            <w:vAlign w:val="bottom"/>
            <w:hideMark/>
          </w:tcPr>
          <w:p w14:paraId="5BDBDA5E"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w:t>
            </w:r>
          </w:p>
        </w:tc>
        <w:tc>
          <w:tcPr>
            <w:tcW w:w="794" w:type="dxa"/>
            <w:tcBorders>
              <w:top w:val="nil"/>
              <w:left w:val="nil"/>
              <w:bottom w:val="single" w:sz="4" w:space="0" w:color="auto"/>
              <w:right w:val="nil"/>
            </w:tcBorders>
            <w:noWrap/>
            <w:vAlign w:val="bottom"/>
            <w:hideMark/>
          </w:tcPr>
          <w:p w14:paraId="1C5540A3"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m²/ha</w:t>
            </w:r>
          </w:p>
        </w:tc>
        <w:tc>
          <w:tcPr>
            <w:tcW w:w="1046" w:type="dxa"/>
            <w:tcBorders>
              <w:top w:val="nil"/>
              <w:left w:val="nil"/>
              <w:bottom w:val="single" w:sz="4" w:space="0" w:color="auto"/>
              <w:right w:val="nil"/>
            </w:tcBorders>
            <w:noWrap/>
            <w:vAlign w:val="bottom"/>
            <w:hideMark/>
          </w:tcPr>
          <w:p w14:paraId="0D9D63B1"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w:t>
            </w:r>
          </w:p>
        </w:tc>
      </w:tr>
      <w:tr w:rsidR="00565028" w:rsidRPr="00FC082F" w14:paraId="0152FEAB" w14:textId="77777777" w:rsidTr="00565028">
        <w:trPr>
          <w:trHeight w:val="260"/>
        </w:trPr>
        <w:tc>
          <w:tcPr>
            <w:tcW w:w="2040" w:type="dxa"/>
            <w:tcBorders>
              <w:top w:val="nil"/>
              <w:left w:val="nil"/>
              <w:bottom w:val="nil"/>
              <w:right w:val="nil"/>
            </w:tcBorders>
            <w:shd w:val="clear" w:color="auto" w:fill="EEECE1" w:themeFill="background2"/>
            <w:noWrap/>
            <w:vAlign w:val="bottom"/>
            <w:hideMark/>
          </w:tcPr>
          <w:p w14:paraId="0AD7B07A" w14:textId="77777777" w:rsidR="00565028" w:rsidRPr="00FC082F" w:rsidRDefault="00565028" w:rsidP="00F712FF">
            <w:pPr>
              <w:suppressAutoHyphens w:val="0"/>
              <w:spacing w:before="0" w:after="0" w:line="240" w:lineRule="auto"/>
              <w:ind w:firstLine="0"/>
              <w:rPr>
                <w:rFonts w:eastAsia="ＭＳ Ｐゴシック"/>
                <w:b/>
                <w:bCs/>
                <w:sz w:val="18"/>
                <w:szCs w:val="18"/>
                <w:lang w:eastAsia="ja-JP"/>
              </w:rPr>
            </w:pPr>
            <w:r>
              <w:rPr>
                <w:rFonts w:eastAsia="ＭＳ Ｐゴシック"/>
                <w:b/>
                <w:bCs/>
                <w:sz w:val="18"/>
                <w:szCs w:val="18"/>
                <w:lang w:eastAsia="ja-JP"/>
              </w:rPr>
              <w:t>Temperate elements</w:t>
            </w:r>
          </w:p>
        </w:tc>
        <w:tc>
          <w:tcPr>
            <w:tcW w:w="794" w:type="dxa"/>
            <w:tcBorders>
              <w:top w:val="nil"/>
              <w:left w:val="nil"/>
              <w:bottom w:val="nil"/>
              <w:right w:val="nil"/>
            </w:tcBorders>
            <w:shd w:val="clear" w:color="auto" w:fill="EEECE1" w:themeFill="background2"/>
            <w:noWrap/>
            <w:vAlign w:val="bottom"/>
            <w:hideMark/>
          </w:tcPr>
          <w:p w14:paraId="0F99EF2C"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49.35</w:t>
            </w:r>
          </w:p>
        </w:tc>
        <w:tc>
          <w:tcPr>
            <w:tcW w:w="1046" w:type="dxa"/>
            <w:tcBorders>
              <w:top w:val="nil"/>
              <w:left w:val="nil"/>
              <w:bottom w:val="nil"/>
              <w:right w:val="nil"/>
            </w:tcBorders>
            <w:shd w:val="clear" w:color="auto" w:fill="EEECE1" w:themeFill="background2"/>
            <w:noWrap/>
            <w:vAlign w:val="bottom"/>
            <w:hideMark/>
          </w:tcPr>
          <w:p w14:paraId="1F791CF7"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c>
          <w:tcPr>
            <w:tcW w:w="794" w:type="dxa"/>
            <w:tcBorders>
              <w:top w:val="nil"/>
              <w:left w:val="nil"/>
              <w:bottom w:val="nil"/>
              <w:right w:val="nil"/>
            </w:tcBorders>
            <w:shd w:val="clear" w:color="auto" w:fill="EEECE1" w:themeFill="background2"/>
            <w:noWrap/>
            <w:vAlign w:val="bottom"/>
            <w:hideMark/>
          </w:tcPr>
          <w:p w14:paraId="0458E921"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33.31</w:t>
            </w:r>
          </w:p>
        </w:tc>
        <w:tc>
          <w:tcPr>
            <w:tcW w:w="1046" w:type="dxa"/>
            <w:tcBorders>
              <w:top w:val="nil"/>
              <w:left w:val="nil"/>
              <w:bottom w:val="nil"/>
              <w:right w:val="nil"/>
            </w:tcBorders>
            <w:shd w:val="clear" w:color="auto" w:fill="EEECE1" w:themeFill="background2"/>
            <w:noWrap/>
            <w:vAlign w:val="bottom"/>
            <w:hideMark/>
          </w:tcPr>
          <w:p w14:paraId="61F44FB5"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(60.76)</w:t>
            </w:r>
          </w:p>
        </w:tc>
        <w:tc>
          <w:tcPr>
            <w:tcW w:w="794" w:type="dxa"/>
            <w:tcBorders>
              <w:top w:val="nil"/>
              <w:left w:val="nil"/>
              <w:bottom w:val="nil"/>
              <w:right w:val="nil"/>
            </w:tcBorders>
            <w:shd w:val="clear" w:color="auto" w:fill="EEECE1" w:themeFill="background2"/>
            <w:noWrap/>
            <w:vAlign w:val="bottom"/>
            <w:hideMark/>
          </w:tcPr>
          <w:p w14:paraId="74A2BFD9"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0.23</w:t>
            </w:r>
          </w:p>
        </w:tc>
        <w:tc>
          <w:tcPr>
            <w:tcW w:w="1046" w:type="dxa"/>
            <w:tcBorders>
              <w:top w:val="nil"/>
              <w:left w:val="nil"/>
              <w:bottom w:val="nil"/>
              <w:right w:val="nil"/>
            </w:tcBorders>
            <w:shd w:val="clear" w:color="auto" w:fill="EEECE1" w:themeFill="background2"/>
            <w:noWrap/>
            <w:vAlign w:val="bottom"/>
            <w:hideMark/>
          </w:tcPr>
          <w:p w14:paraId="22A6D3A8"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(0.98)</w:t>
            </w:r>
          </w:p>
        </w:tc>
        <w:tc>
          <w:tcPr>
            <w:tcW w:w="794" w:type="dxa"/>
            <w:tcBorders>
              <w:top w:val="nil"/>
              <w:left w:val="nil"/>
              <w:bottom w:val="nil"/>
              <w:right w:val="nil"/>
            </w:tcBorders>
            <w:shd w:val="clear" w:color="auto" w:fill="EEECE1" w:themeFill="background2"/>
            <w:noWrap/>
            <w:vAlign w:val="bottom"/>
            <w:hideMark/>
          </w:tcPr>
          <w:p w14:paraId="75129631"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p>
        </w:tc>
        <w:tc>
          <w:tcPr>
            <w:tcW w:w="1046" w:type="dxa"/>
            <w:tcBorders>
              <w:top w:val="nil"/>
              <w:left w:val="nil"/>
              <w:bottom w:val="nil"/>
              <w:right w:val="nil"/>
            </w:tcBorders>
            <w:shd w:val="clear" w:color="auto" w:fill="EEECE1" w:themeFill="background2"/>
            <w:noWrap/>
            <w:vAlign w:val="bottom"/>
            <w:hideMark/>
          </w:tcPr>
          <w:p w14:paraId="6518BE8C"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r>
      <w:tr w:rsidR="00565028" w:rsidRPr="00FC082F" w14:paraId="033FFDDF" w14:textId="77777777" w:rsidTr="00F712FF">
        <w:trPr>
          <w:trHeight w:val="250"/>
        </w:trPr>
        <w:tc>
          <w:tcPr>
            <w:tcW w:w="2040" w:type="dxa"/>
            <w:tcBorders>
              <w:top w:val="nil"/>
              <w:left w:val="nil"/>
              <w:bottom w:val="nil"/>
              <w:right w:val="nil"/>
            </w:tcBorders>
            <w:noWrap/>
            <w:vAlign w:val="bottom"/>
            <w:hideMark/>
          </w:tcPr>
          <w:p w14:paraId="6800989F"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Cryptomeria japonica</w:t>
            </w:r>
          </w:p>
        </w:tc>
        <w:tc>
          <w:tcPr>
            <w:tcW w:w="794" w:type="dxa"/>
            <w:tcBorders>
              <w:top w:val="nil"/>
              <w:left w:val="nil"/>
              <w:bottom w:val="nil"/>
              <w:right w:val="nil"/>
            </w:tcBorders>
            <w:noWrap/>
            <w:vAlign w:val="bottom"/>
            <w:hideMark/>
          </w:tcPr>
          <w:p w14:paraId="79EBF5E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32.13</w:t>
            </w:r>
          </w:p>
        </w:tc>
        <w:tc>
          <w:tcPr>
            <w:tcW w:w="1046" w:type="dxa"/>
            <w:tcBorders>
              <w:top w:val="nil"/>
              <w:left w:val="nil"/>
              <w:bottom w:val="nil"/>
              <w:right w:val="nil"/>
            </w:tcBorders>
            <w:noWrap/>
            <w:vAlign w:val="bottom"/>
            <w:hideMark/>
          </w:tcPr>
          <w:p w14:paraId="6C46C5E3"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(65.10)</w:t>
            </w:r>
          </w:p>
        </w:tc>
        <w:tc>
          <w:tcPr>
            <w:tcW w:w="794" w:type="dxa"/>
            <w:tcBorders>
              <w:top w:val="nil"/>
              <w:left w:val="nil"/>
              <w:bottom w:val="nil"/>
              <w:right w:val="nil"/>
            </w:tcBorders>
            <w:noWrap/>
            <w:vAlign w:val="bottom"/>
            <w:hideMark/>
          </w:tcPr>
          <w:p w14:paraId="72227D3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30.78</w:t>
            </w:r>
          </w:p>
        </w:tc>
        <w:tc>
          <w:tcPr>
            <w:tcW w:w="1046" w:type="dxa"/>
            <w:tcBorders>
              <w:top w:val="nil"/>
              <w:left w:val="nil"/>
              <w:bottom w:val="nil"/>
              <w:right w:val="nil"/>
            </w:tcBorders>
            <w:noWrap/>
            <w:vAlign w:val="bottom"/>
            <w:hideMark/>
          </w:tcPr>
          <w:p w14:paraId="302B7D0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(56.16)</w:t>
            </w:r>
          </w:p>
        </w:tc>
        <w:tc>
          <w:tcPr>
            <w:tcW w:w="794" w:type="dxa"/>
            <w:tcBorders>
              <w:top w:val="nil"/>
              <w:left w:val="nil"/>
              <w:bottom w:val="nil"/>
              <w:right w:val="nil"/>
            </w:tcBorders>
            <w:noWrap/>
            <w:vAlign w:val="bottom"/>
            <w:hideMark/>
          </w:tcPr>
          <w:p w14:paraId="0F6856B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30D3E79A"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4C68C41B"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A380C62"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08B37F3" w14:textId="77777777" w:rsidTr="00F712FF">
        <w:trPr>
          <w:trHeight w:val="250"/>
        </w:trPr>
        <w:tc>
          <w:tcPr>
            <w:tcW w:w="2040" w:type="dxa"/>
            <w:tcBorders>
              <w:top w:val="nil"/>
              <w:left w:val="nil"/>
              <w:bottom w:val="nil"/>
              <w:right w:val="nil"/>
            </w:tcBorders>
            <w:noWrap/>
            <w:vAlign w:val="bottom"/>
            <w:hideMark/>
          </w:tcPr>
          <w:p w14:paraId="48FB0790"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Fagus crenata</w:t>
            </w:r>
          </w:p>
        </w:tc>
        <w:tc>
          <w:tcPr>
            <w:tcW w:w="794" w:type="dxa"/>
            <w:tcBorders>
              <w:top w:val="nil"/>
              <w:left w:val="nil"/>
              <w:bottom w:val="nil"/>
              <w:right w:val="nil"/>
            </w:tcBorders>
            <w:noWrap/>
            <w:vAlign w:val="bottom"/>
            <w:hideMark/>
          </w:tcPr>
          <w:p w14:paraId="615DF7F4"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7.82</w:t>
            </w:r>
          </w:p>
        </w:tc>
        <w:tc>
          <w:tcPr>
            <w:tcW w:w="1046" w:type="dxa"/>
            <w:tcBorders>
              <w:top w:val="nil"/>
              <w:left w:val="nil"/>
              <w:bottom w:val="nil"/>
              <w:right w:val="nil"/>
            </w:tcBorders>
            <w:noWrap/>
            <w:vAlign w:val="bottom"/>
            <w:hideMark/>
          </w:tcPr>
          <w:p w14:paraId="6CFE37E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(15.84)</w:t>
            </w:r>
          </w:p>
        </w:tc>
        <w:tc>
          <w:tcPr>
            <w:tcW w:w="794" w:type="dxa"/>
            <w:tcBorders>
              <w:top w:val="nil"/>
              <w:left w:val="nil"/>
              <w:bottom w:val="nil"/>
              <w:right w:val="nil"/>
            </w:tcBorders>
            <w:noWrap/>
            <w:vAlign w:val="bottom"/>
            <w:hideMark/>
          </w:tcPr>
          <w:p w14:paraId="6FB3D18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1.30</w:t>
            </w:r>
          </w:p>
        </w:tc>
        <w:tc>
          <w:tcPr>
            <w:tcW w:w="1046" w:type="dxa"/>
            <w:tcBorders>
              <w:top w:val="nil"/>
              <w:left w:val="nil"/>
              <w:bottom w:val="nil"/>
              <w:right w:val="nil"/>
            </w:tcBorders>
            <w:noWrap/>
            <w:vAlign w:val="bottom"/>
            <w:hideMark/>
          </w:tcPr>
          <w:p w14:paraId="607A8A8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(2.38)</w:t>
            </w:r>
          </w:p>
        </w:tc>
        <w:tc>
          <w:tcPr>
            <w:tcW w:w="794" w:type="dxa"/>
            <w:tcBorders>
              <w:top w:val="nil"/>
              <w:left w:val="nil"/>
              <w:bottom w:val="nil"/>
              <w:right w:val="nil"/>
            </w:tcBorders>
            <w:noWrap/>
            <w:vAlign w:val="bottom"/>
            <w:hideMark/>
          </w:tcPr>
          <w:p w14:paraId="582220F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305739C3"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D4FB0C1"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153C9776"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272F4D66" w14:textId="77777777" w:rsidTr="00F712FF">
        <w:trPr>
          <w:trHeight w:val="250"/>
        </w:trPr>
        <w:tc>
          <w:tcPr>
            <w:tcW w:w="2040" w:type="dxa"/>
            <w:tcBorders>
              <w:top w:val="nil"/>
              <w:left w:val="nil"/>
              <w:bottom w:val="nil"/>
              <w:right w:val="nil"/>
            </w:tcBorders>
            <w:noWrap/>
            <w:vAlign w:val="bottom"/>
            <w:hideMark/>
          </w:tcPr>
          <w:p w14:paraId="07EE33F5"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Magnolia </w:t>
            </w:r>
            <w:proofErr w:type="spellStart"/>
            <w:r>
              <w:rPr>
                <w:rFonts w:eastAsia="ＭＳ Ｐゴシック"/>
                <w:i/>
                <w:iCs/>
                <w:sz w:val="18"/>
                <w:szCs w:val="18"/>
                <w:lang w:eastAsia="ja-JP"/>
              </w:rPr>
              <w:t>obovata</w:t>
            </w:r>
            <w:proofErr w:type="spellEnd"/>
          </w:p>
        </w:tc>
        <w:tc>
          <w:tcPr>
            <w:tcW w:w="794" w:type="dxa"/>
            <w:tcBorders>
              <w:top w:val="nil"/>
              <w:left w:val="nil"/>
              <w:bottom w:val="nil"/>
              <w:right w:val="nil"/>
            </w:tcBorders>
            <w:noWrap/>
            <w:vAlign w:val="bottom"/>
            <w:hideMark/>
          </w:tcPr>
          <w:p w14:paraId="584BE6D7"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4.84</w:t>
            </w:r>
          </w:p>
        </w:tc>
        <w:tc>
          <w:tcPr>
            <w:tcW w:w="1046" w:type="dxa"/>
            <w:tcBorders>
              <w:top w:val="nil"/>
              <w:left w:val="nil"/>
              <w:bottom w:val="nil"/>
              <w:right w:val="nil"/>
            </w:tcBorders>
            <w:noWrap/>
            <w:vAlign w:val="bottom"/>
            <w:hideMark/>
          </w:tcPr>
          <w:p w14:paraId="72E39FB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(9.80)</w:t>
            </w:r>
          </w:p>
        </w:tc>
        <w:tc>
          <w:tcPr>
            <w:tcW w:w="794" w:type="dxa"/>
            <w:tcBorders>
              <w:top w:val="nil"/>
              <w:left w:val="nil"/>
              <w:bottom w:val="nil"/>
              <w:right w:val="nil"/>
            </w:tcBorders>
            <w:noWrap/>
            <w:vAlign w:val="bottom"/>
            <w:hideMark/>
          </w:tcPr>
          <w:p w14:paraId="217338F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5C5D8E48"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0C285A98"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0328250E"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6224787"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5C1EDDC9"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1A9C60AC" w14:textId="77777777" w:rsidTr="00F712FF">
        <w:trPr>
          <w:trHeight w:val="250"/>
        </w:trPr>
        <w:tc>
          <w:tcPr>
            <w:tcW w:w="2040" w:type="dxa"/>
            <w:tcBorders>
              <w:top w:val="nil"/>
              <w:left w:val="nil"/>
              <w:bottom w:val="nil"/>
              <w:right w:val="nil"/>
            </w:tcBorders>
            <w:noWrap/>
            <w:vAlign w:val="bottom"/>
            <w:hideMark/>
          </w:tcPr>
          <w:p w14:paraId="5CB912AD"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Prunus </w:t>
            </w:r>
            <w:proofErr w:type="spellStart"/>
            <w:r>
              <w:rPr>
                <w:rFonts w:eastAsia="ＭＳ Ｐゴシック"/>
                <w:i/>
                <w:iCs/>
                <w:sz w:val="18"/>
                <w:szCs w:val="18"/>
                <w:lang w:eastAsia="ja-JP"/>
              </w:rPr>
              <w:t>grayana</w:t>
            </w:r>
            <w:proofErr w:type="spellEnd"/>
          </w:p>
        </w:tc>
        <w:tc>
          <w:tcPr>
            <w:tcW w:w="794" w:type="dxa"/>
            <w:tcBorders>
              <w:top w:val="nil"/>
              <w:left w:val="nil"/>
              <w:bottom w:val="nil"/>
              <w:right w:val="nil"/>
            </w:tcBorders>
            <w:noWrap/>
            <w:vAlign w:val="bottom"/>
            <w:hideMark/>
          </w:tcPr>
          <w:p w14:paraId="430E61C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2.70</w:t>
            </w:r>
          </w:p>
        </w:tc>
        <w:tc>
          <w:tcPr>
            <w:tcW w:w="1046" w:type="dxa"/>
            <w:tcBorders>
              <w:top w:val="nil"/>
              <w:left w:val="nil"/>
              <w:bottom w:val="nil"/>
              <w:right w:val="nil"/>
            </w:tcBorders>
            <w:noWrap/>
            <w:vAlign w:val="bottom"/>
            <w:hideMark/>
          </w:tcPr>
          <w:p w14:paraId="19C9A42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(5.47)</w:t>
            </w:r>
          </w:p>
        </w:tc>
        <w:tc>
          <w:tcPr>
            <w:tcW w:w="794" w:type="dxa"/>
            <w:tcBorders>
              <w:top w:val="nil"/>
              <w:left w:val="nil"/>
              <w:bottom w:val="nil"/>
              <w:right w:val="nil"/>
            </w:tcBorders>
            <w:noWrap/>
            <w:vAlign w:val="bottom"/>
            <w:hideMark/>
          </w:tcPr>
          <w:p w14:paraId="67AA2621"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0.02</w:t>
            </w:r>
          </w:p>
        </w:tc>
        <w:tc>
          <w:tcPr>
            <w:tcW w:w="1046" w:type="dxa"/>
            <w:tcBorders>
              <w:top w:val="nil"/>
              <w:left w:val="nil"/>
              <w:bottom w:val="nil"/>
              <w:right w:val="nil"/>
            </w:tcBorders>
            <w:noWrap/>
            <w:vAlign w:val="bottom"/>
            <w:hideMark/>
          </w:tcPr>
          <w:p w14:paraId="0585BD4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(0.04)</w:t>
            </w:r>
          </w:p>
        </w:tc>
        <w:tc>
          <w:tcPr>
            <w:tcW w:w="794" w:type="dxa"/>
            <w:tcBorders>
              <w:top w:val="nil"/>
              <w:left w:val="nil"/>
              <w:bottom w:val="nil"/>
              <w:right w:val="nil"/>
            </w:tcBorders>
            <w:noWrap/>
            <w:vAlign w:val="bottom"/>
            <w:hideMark/>
          </w:tcPr>
          <w:p w14:paraId="76BACE83"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77917E9C"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23B30CCD"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26FEDE21"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7CB9862" w14:textId="77777777" w:rsidTr="00F712FF">
        <w:trPr>
          <w:trHeight w:val="250"/>
        </w:trPr>
        <w:tc>
          <w:tcPr>
            <w:tcW w:w="2040" w:type="dxa"/>
            <w:tcBorders>
              <w:top w:val="nil"/>
              <w:left w:val="nil"/>
              <w:bottom w:val="nil"/>
              <w:right w:val="nil"/>
            </w:tcBorders>
            <w:noWrap/>
            <w:vAlign w:val="bottom"/>
            <w:hideMark/>
          </w:tcPr>
          <w:p w14:paraId="7C35614D"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roofErr w:type="spellStart"/>
            <w:r>
              <w:rPr>
                <w:rFonts w:eastAsia="ＭＳ Ｐゴシック"/>
                <w:i/>
                <w:iCs/>
                <w:sz w:val="18"/>
                <w:szCs w:val="18"/>
                <w:lang w:eastAsia="ja-JP"/>
              </w:rPr>
              <w:t>Phellodendron</w:t>
            </w:r>
            <w:proofErr w:type="spellEnd"/>
            <w:r>
              <w:rPr>
                <w:rFonts w:eastAsia="ＭＳ Ｐゴシック"/>
                <w:i/>
                <w:iCs/>
                <w:sz w:val="18"/>
                <w:szCs w:val="18"/>
                <w:lang w:eastAsia="ja-JP"/>
              </w:rPr>
              <w:t xml:space="preserve"> </w:t>
            </w:r>
            <w:proofErr w:type="spellStart"/>
            <w:r>
              <w:rPr>
                <w:rFonts w:eastAsia="ＭＳ Ｐゴシック"/>
                <w:i/>
                <w:iCs/>
                <w:sz w:val="18"/>
                <w:szCs w:val="18"/>
                <w:lang w:eastAsia="ja-JP"/>
              </w:rPr>
              <w:t>amurense</w:t>
            </w:r>
            <w:proofErr w:type="spellEnd"/>
          </w:p>
        </w:tc>
        <w:tc>
          <w:tcPr>
            <w:tcW w:w="794" w:type="dxa"/>
            <w:tcBorders>
              <w:top w:val="nil"/>
              <w:left w:val="nil"/>
              <w:bottom w:val="nil"/>
              <w:right w:val="nil"/>
            </w:tcBorders>
            <w:noWrap/>
            <w:vAlign w:val="bottom"/>
            <w:hideMark/>
          </w:tcPr>
          <w:p w14:paraId="26E2B75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0.41</w:t>
            </w:r>
          </w:p>
        </w:tc>
        <w:tc>
          <w:tcPr>
            <w:tcW w:w="1046" w:type="dxa"/>
            <w:tcBorders>
              <w:top w:val="nil"/>
              <w:left w:val="nil"/>
              <w:bottom w:val="nil"/>
              <w:right w:val="nil"/>
            </w:tcBorders>
            <w:noWrap/>
            <w:vAlign w:val="bottom"/>
            <w:hideMark/>
          </w:tcPr>
          <w:p w14:paraId="62A1564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(0.83)</w:t>
            </w:r>
          </w:p>
        </w:tc>
        <w:tc>
          <w:tcPr>
            <w:tcW w:w="794" w:type="dxa"/>
            <w:tcBorders>
              <w:top w:val="nil"/>
              <w:left w:val="nil"/>
              <w:bottom w:val="nil"/>
              <w:right w:val="nil"/>
            </w:tcBorders>
            <w:noWrap/>
            <w:vAlign w:val="bottom"/>
            <w:hideMark/>
          </w:tcPr>
          <w:p w14:paraId="6278E14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52672CB2"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5B2A8294"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08E04069"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E13AB0D"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395E052"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247BD377" w14:textId="77777777" w:rsidTr="00F712FF">
        <w:trPr>
          <w:trHeight w:val="250"/>
        </w:trPr>
        <w:tc>
          <w:tcPr>
            <w:tcW w:w="2040" w:type="dxa"/>
            <w:tcBorders>
              <w:top w:val="nil"/>
              <w:left w:val="nil"/>
              <w:bottom w:val="nil"/>
              <w:right w:val="nil"/>
            </w:tcBorders>
            <w:noWrap/>
            <w:vAlign w:val="bottom"/>
            <w:hideMark/>
          </w:tcPr>
          <w:p w14:paraId="38A1C556"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Quercus </w:t>
            </w:r>
            <w:proofErr w:type="spellStart"/>
            <w:r>
              <w:rPr>
                <w:rFonts w:eastAsia="ＭＳ Ｐゴシック"/>
                <w:i/>
                <w:iCs/>
                <w:sz w:val="18"/>
                <w:szCs w:val="18"/>
                <w:lang w:eastAsia="ja-JP"/>
              </w:rPr>
              <w:t>crispula</w:t>
            </w:r>
            <w:proofErr w:type="spellEnd"/>
          </w:p>
        </w:tc>
        <w:tc>
          <w:tcPr>
            <w:tcW w:w="794" w:type="dxa"/>
            <w:tcBorders>
              <w:top w:val="nil"/>
              <w:left w:val="nil"/>
              <w:bottom w:val="nil"/>
              <w:right w:val="nil"/>
            </w:tcBorders>
            <w:noWrap/>
            <w:vAlign w:val="bottom"/>
            <w:hideMark/>
          </w:tcPr>
          <w:p w14:paraId="311C570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0.31</w:t>
            </w:r>
          </w:p>
        </w:tc>
        <w:tc>
          <w:tcPr>
            <w:tcW w:w="1046" w:type="dxa"/>
            <w:tcBorders>
              <w:top w:val="nil"/>
              <w:left w:val="nil"/>
              <w:bottom w:val="nil"/>
              <w:right w:val="nil"/>
            </w:tcBorders>
            <w:noWrap/>
            <w:vAlign w:val="bottom"/>
            <w:hideMark/>
          </w:tcPr>
          <w:p w14:paraId="27425DE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(0.63)</w:t>
            </w:r>
          </w:p>
        </w:tc>
        <w:tc>
          <w:tcPr>
            <w:tcW w:w="794" w:type="dxa"/>
            <w:tcBorders>
              <w:top w:val="nil"/>
              <w:left w:val="nil"/>
              <w:bottom w:val="nil"/>
              <w:right w:val="nil"/>
            </w:tcBorders>
            <w:noWrap/>
            <w:vAlign w:val="bottom"/>
            <w:hideMark/>
          </w:tcPr>
          <w:p w14:paraId="3819955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0.37</w:t>
            </w:r>
          </w:p>
        </w:tc>
        <w:tc>
          <w:tcPr>
            <w:tcW w:w="1046" w:type="dxa"/>
            <w:tcBorders>
              <w:top w:val="nil"/>
              <w:left w:val="nil"/>
              <w:bottom w:val="nil"/>
              <w:right w:val="nil"/>
            </w:tcBorders>
            <w:noWrap/>
            <w:vAlign w:val="bottom"/>
            <w:hideMark/>
          </w:tcPr>
          <w:p w14:paraId="48837224"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(0.68)</w:t>
            </w:r>
          </w:p>
        </w:tc>
        <w:tc>
          <w:tcPr>
            <w:tcW w:w="794" w:type="dxa"/>
            <w:tcBorders>
              <w:top w:val="nil"/>
              <w:left w:val="nil"/>
              <w:bottom w:val="nil"/>
              <w:right w:val="nil"/>
            </w:tcBorders>
            <w:noWrap/>
            <w:vAlign w:val="bottom"/>
            <w:hideMark/>
          </w:tcPr>
          <w:p w14:paraId="75BE9DC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2CB6C450"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7A960AC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92751D9"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24BD20E5" w14:textId="77777777" w:rsidTr="00F712FF">
        <w:trPr>
          <w:trHeight w:val="250"/>
        </w:trPr>
        <w:tc>
          <w:tcPr>
            <w:tcW w:w="2040" w:type="dxa"/>
            <w:tcBorders>
              <w:top w:val="nil"/>
              <w:left w:val="nil"/>
              <w:bottom w:val="nil"/>
              <w:right w:val="nil"/>
            </w:tcBorders>
            <w:noWrap/>
            <w:vAlign w:val="bottom"/>
            <w:hideMark/>
          </w:tcPr>
          <w:p w14:paraId="3D6C49B5"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Acer </w:t>
            </w:r>
            <w:proofErr w:type="spellStart"/>
            <w:r>
              <w:rPr>
                <w:rFonts w:eastAsia="ＭＳ Ｐゴシック"/>
                <w:i/>
                <w:iCs/>
                <w:sz w:val="18"/>
                <w:szCs w:val="18"/>
                <w:lang w:eastAsia="ja-JP"/>
              </w:rPr>
              <w:t>rufinerve</w:t>
            </w:r>
            <w:proofErr w:type="spellEnd"/>
          </w:p>
        </w:tc>
        <w:tc>
          <w:tcPr>
            <w:tcW w:w="794" w:type="dxa"/>
            <w:tcBorders>
              <w:top w:val="nil"/>
              <w:left w:val="nil"/>
              <w:bottom w:val="nil"/>
              <w:right w:val="nil"/>
            </w:tcBorders>
            <w:noWrap/>
            <w:vAlign w:val="bottom"/>
            <w:hideMark/>
          </w:tcPr>
          <w:p w14:paraId="7E54778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0.25</w:t>
            </w:r>
          </w:p>
        </w:tc>
        <w:tc>
          <w:tcPr>
            <w:tcW w:w="1046" w:type="dxa"/>
            <w:tcBorders>
              <w:top w:val="nil"/>
              <w:left w:val="nil"/>
              <w:bottom w:val="nil"/>
              <w:right w:val="nil"/>
            </w:tcBorders>
            <w:noWrap/>
            <w:vAlign w:val="bottom"/>
            <w:hideMark/>
          </w:tcPr>
          <w:p w14:paraId="097B2B0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(0.51)</w:t>
            </w:r>
          </w:p>
        </w:tc>
        <w:tc>
          <w:tcPr>
            <w:tcW w:w="794" w:type="dxa"/>
            <w:tcBorders>
              <w:top w:val="nil"/>
              <w:left w:val="nil"/>
              <w:bottom w:val="nil"/>
              <w:right w:val="nil"/>
            </w:tcBorders>
            <w:noWrap/>
            <w:vAlign w:val="bottom"/>
            <w:hideMark/>
          </w:tcPr>
          <w:p w14:paraId="552F487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11FD0183"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22FBC1B"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C503684"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5C485692"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5E2DF92D"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4BF2B437" w14:textId="77777777" w:rsidTr="00F712FF">
        <w:trPr>
          <w:trHeight w:val="250"/>
        </w:trPr>
        <w:tc>
          <w:tcPr>
            <w:tcW w:w="2040" w:type="dxa"/>
            <w:tcBorders>
              <w:top w:val="nil"/>
              <w:left w:val="nil"/>
              <w:bottom w:val="nil"/>
              <w:right w:val="nil"/>
            </w:tcBorders>
            <w:noWrap/>
            <w:vAlign w:val="bottom"/>
            <w:hideMark/>
          </w:tcPr>
          <w:p w14:paraId="06A3BA1A"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Acer japonicum</w:t>
            </w:r>
          </w:p>
        </w:tc>
        <w:tc>
          <w:tcPr>
            <w:tcW w:w="794" w:type="dxa"/>
            <w:tcBorders>
              <w:top w:val="nil"/>
              <w:left w:val="nil"/>
              <w:bottom w:val="nil"/>
              <w:right w:val="nil"/>
            </w:tcBorders>
            <w:noWrap/>
            <w:vAlign w:val="bottom"/>
            <w:hideMark/>
          </w:tcPr>
          <w:p w14:paraId="522720C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0.23</w:t>
            </w:r>
          </w:p>
        </w:tc>
        <w:tc>
          <w:tcPr>
            <w:tcW w:w="1046" w:type="dxa"/>
            <w:tcBorders>
              <w:top w:val="nil"/>
              <w:left w:val="nil"/>
              <w:bottom w:val="nil"/>
              <w:right w:val="nil"/>
            </w:tcBorders>
            <w:noWrap/>
            <w:vAlign w:val="bottom"/>
            <w:hideMark/>
          </w:tcPr>
          <w:p w14:paraId="422262D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(0.47)</w:t>
            </w:r>
          </w:p>
        </w:tc>
        <w:tc>
          <w:tcPr>
            <w:tcW w:w="794" w:type="dxa"/>
            <w:tcBorders>
              <w:top w:val="nil"/>
              <w:left w:val="nil"/>
              <w:bottom w:val="nil"/>
              <w:right w:val="nil"/>
            </w:tcBorders>
            <w:noWrap/>
            <w:vAlign w:val="bottom"/>
            <w:hideMark/>
          </w:tcPr>
          <w:p w14:paraId="3C37A4E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0.11</w:t>
            </w:r>
          </w:p>
        </w:tc>
        <w:tc>
          <w:tcPr>
            <w:tcW w:w="1046" w:type="dxa"/>
            <w:tcBorders>
              <w:top w:val="nil"/>
              <w:left w:val="nil"/>
              <w:bottom w:val="nil"/>
              <w:right w:val="nil"/>
            </w:tcBorders>
            <w:noWrap/>
            <w:vAlign w:val="bottom"/>
            <w:hideMark/>
          </w:tcPr>
          <w:p w14:paraId="3DBF26D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(0.20)</w:t>
            </w:r>
          </w:p>
        </w:tc>
        <w:tc>
          <w:tcPr>
            <w:tcW w:w="794" w:type="dxa"/>
            <w:tcBorders>
              <w:top w:val="nil"/>
              <w:left w:val="nil"/>
              <w:bottom w:val="nil"/>
              <w:right w:val="nil"/>
            </w:tcBorders>
            <w:noWrap/>
            <w:vAlign w:val="bottom"/>
            <w:hideMark/>
          </w:tcPr>
          <w:p w14:paraId="6941BA8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199EB91F"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7930A47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5A215625"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A3A2EC1" w14:textId="77777777" w:rsidTr="00F712FF">
        <w:trPr>
          <w:trHeight w:val="250"/>
        </w:trPr>
        <w:tc>
          <w:tcPr>
            <w:tcW w:w="2040" w:type="dxa"/>
            <w:tcBorders>
              <w:top w:val="nil"/>
              <w:left w:val="nil"/>
              <w:bottom w:val="nil"/>
              <w:right w:val="nil"/>
            </w:tcBorders>
            <w:noWrap/>
            <w:vAlign w:val="bottom"/>
            <w:hideMark/>
          </w:tcPr>
          <w:p w14:paraId="38F8759A"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Aesculus turbinata</w:t>
            </w:r>
          </w:p>
        </w:tc>
        <w:tc>
          <w:tcPr>
            <w:tcW w:w="794" w:type="dxa"/>
            <w:tcBorders>
              <w:top w:val="nil"/>
              <w:left w:val="nil"/>
              <w:bottom w:val="nil"/>
              <w:right w:val="nil"/>
            </w:tcBorders>
            <w:noWrap/>
            <w:vAlign w:val="bottom"/>
            <w:hideMark/>
          </w:tcPr>
          <w:p w14:paraId="2EC463B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0.23</w:t>
            </w:r>
          </w:p>
        </w:tc>
        <w:tc>
          <w:tcPr>
            <w:tcW w:w="1046" w:type="dxa"/>
            <w:tcBorders>
              <w:top w:val="nil"/>
              <w:left w:val="nil"/>
              <w:bottom w:val="nil"/>
              <w:right w:val="nil"/>
            </w:tcBorders>
            <w:noWrap/>
            <w:vAlign w:val="bottom"/>
            <w:hideMark/>
          </w:tcPr>
          <w:p w14:paraId="3F3179D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(0.46)</w:t>
            </w:r>
          </w:p>
        </w:tc>
        <w:tc>
          <w:tcPr>
            <w:tcW w:w="794" w:type="dxa"/>
            <w:tcBorders>
              <w:top w:val="nil"/>
              <w:left w:val="nil"/>
              <w:bottom w:val="nil"/>
              <w:right w:val="nil"/>
            </w:tcBorders>
            <w:noWrap/>
            <w:vAlign w:val="bottom"/>
            <w:hideMark/>
          </w:tcPr>
          <w:p w14:paraId="681BB5D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0A1D0F85"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7E91D3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51172EE"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69731303"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EAD5245"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3FDD0B8" w14:textId="77777777" w:rsidTr="00F712FF">
        <w:trPr>
          <w:trHeight w:val="250"/>
        </w:trPr>
        <w:tc>
          <w:tcPr>
            <w:tcW w:w="2040" w:type="dxa"/>
            <w:tcBorders>
              <w:top w:val="nil"/>
              <w:left w:val="nil"/>
              <w:bottom w:val="nil"/>
              <w:right w:val="nil"/>
            </w:tcBorders>
            <w:noWrap/>
            <w:vAlign w:val="bottom"/>
            <w:hideMark/>
          </w:tcPr>
          <w:p w14:paraId="05208E8A"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Acer </w:t>
            </w:r>
            <w:proofErr w:type="spellStart"/>
            <w:r>
              <w:rPr>
                <w:rFonts w:eastAsia="ＭＳ Ｐゴシック"/>
                <w:i/>
                <w:iCs/>
                <w:sz w:val="18"/>
                <w:szCs w:val="18"/>
                <w:lang w:eastAsia="ja-JP"/>
              </w:rPr>
              <w:t>amoenum</w:t>
            </w:r>
            <w:proofErr w:type="spellEnd"/>
          </w:p>
        </w:tc>
        <w:tc>
          <w:tcPr>
            <w:tcW w:w="794" w:type="dxa"/>
            <w:tcBorders>
              <w:top w:val="nil"/>
              <w:left w:val="nil"/>
              <w:bottom w:val="nil"/>
              <w:right w:val="nil"/>
            </w:tcBorders>
            <w:noWrap/>
            <w:vAlign w:val="bottom"/>
            <w:hideMark/>
          </w:tcPr>
          <w:p w14:paraId="4D08F13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0.16</w:t>
            </w:r>
          </w:p>
        </w:tc>
        <w:tc>
          <w:tcPr>
            <w:tcW w:w="1046" w:type="dxa"/>
            <w:tcBorders>
              <w:top w:val="nil"/>
              <w:left w:val="nil"/>
              <w:bottom w:val="nil"/>
              <w:right w:val="nil"/>
            </w:tcBorders>
            <w:noWrap/>
            <w:vAlign w:val="bottom"/>
            <w:hideMark/>
          </w:tcPr>
          <w:p w14:paraId="6B1B985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(0.33)</w:t>
            </w:r>
          </w:p>
        </w:tc>
        <w:tc>
          <w:tcPr>
            <w:tcW w:w="794" w:type="dxa"/>
            <w:tcBorders>
              <w:top w:val="nil"/>
              <w:left w:val="nil"/>
              <w:bottom w:val="nil"/>
              <w:right w:val="nil"/>
            </w:tcBorders>
            <w:noWrap/>
            <w:vAlign w:val="bottom"/>
            <w:hideMark/>
          </w:tcPr>
          <w:p w14:paraId="1CAFF9A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2609506A"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4E5EB6B1"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22938962"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10A295B"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4DE136BD"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23AD7501" w14:textId="77777777" w:rsidTr="00F712FF">
        <w:trPr>
          <w:trHeight w:val="250"/>
        </w:trPr>
        <w:tc>
          <w:tcPr>
            <w:tcW w:w="2040" w:type="dxa"/>
            <w:tcBorders>
              <w:top w:val="nil"/>
              <w:left w:val="nil"/>
              <w:bottom w:val="nil"/>
              <w:right w:val="nil"/>
            </w:tcBorders>
            <w:noWrap/>
            <w:vAlign w:val="bottom"/>
            <w:hideMark/>
          </w:tcPr>
          <w:p w14:paraId="4B3CF770"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Betula </w:t>
            </w:r>
            <w:proofErr w:type="spellStart"/>
            <w:r>
              <w:rPr>
                <w:rFonts w:eastAsia="ＭＳ Ｐゴシック"/>
                <w:i/>
                <w:iCs/>
                <w:sz w:val="18"/>
                <w:szCs w:val="18"/>
                <w:lang w:eastAsia="ja-JP"/>
              </w:rPr>
              <w:t>maximowicziana</w:t>
            </w:r>
            <w:proofErr w:type="spellEnd"/>
          </w:p>
        </w:tc>
        <w:tc>
          <w:tcPr>
            <w:tcW w:w="794" w:type="dxa"/>
            <w:tcBorders>
              <w:top w:val="nil"/>
              <w:left w:val="nil"/>
              <w:bottom w:val="nil"/>
              <w:right w:val="nil"/>
            </w:tcBorders>
            <w:noWrap/>
            <w:vAlign w:val="bottom"/>
            <w:hideMark/>
          </w:tcPr>
          <w:p w14:paraId="7CED604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0.08</w:t>
            </w:r>
          </w:p>
        </w:tc>
        <w:tc>
          <w:tcPr>
            <w:tcW w:w="1046" w:type="dxa"/>
            <w:tcBorders>
              <w:top w:val="nil"/>
              <w:left w:val="nil"/>
              <w:bottom w:val="nil"/>
              <w:right w:val="nil"/>
            </w:tcBorders>
            <w:noWrap/>
            <w:vAlign w:val="bottom"/>
            <w:hideMark/>
          </w:tcPr>
          <w:p w14:paraId="399430E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(0.16)</w:t>
            </w:r>
          </w:p>
        </w:tc>
        <w:tc>
          <w:tcPr>
            <w:tcW w:w="794" w:type="dxa"/>
            <w:tcBorders>
              <w:top w:val="nil"/>
              <w:left w:val="nil"/>
              <w:bottom w:val="nil"/>
              <w:right w:val="nil"/>
            </w:tcBorders>
            <w:noWrap/>
            <w:vAlign w:val="bottom"/>
            <w:hideMark/>
          </w:tcPr>
          <w:p w14:paraId="0525F4E7"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1C30FE9D"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EA48575"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28A0AABA"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6C27784"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5D6FC38A"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77B5D1C5" w14:textId="77777777" w:rsidTr="00F712FF">
        <w:trPr>
          <w:trHeight w:val="460"/>
        </w:trPr>
        <w:tc>
          <w:tcPr>
            <w:tcW w:w="2040" w:type="dxa"/>
            <w:tcBorders>
              <w:top w:val="nil"/>
              <w:left w:val="nil"/>
              <w:bottom w:val="nil"/>
              <w:right w:val="nil"/>
            </w:tcBorders>
            <w:vAlign w:val="bottom"/>
            <w:hideMark/>
          </w:tcPr>
          <w:p w14:paraId="506E621B"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Acanthopanax </w:t>
            </w:r>
            <w:r>
              <w:rPr>
                <w:rFonts w:eastAsia="ＭＳ Ｐゴシック"/>
                <w:i/>
                <w:iCs/>
                <w:sz w:val="18"/>
                <w:szCs w:val="18"/>
                <w:lang w:eastAsia="ja-JP"/>
              </w:rPr>
              <w:br/>
              <w:t xml:space="preserve">      </w:t>
            </w:r>
            <w:proofErr w:type="spellStart"/>
            <w:r>
              <w:rPr>
                <w:rFonts w:eastAsia="ＭＳ Ｐゴシック"/>
                <w:i/>
                <w:iCs/>
                <w:sz w:val="18"/>
                <w:szCs w:val="18"/>
                <w:lang w:eastAsia="ja-JP"/>
              </w:rPr>
              <w:t>sciadophylloides</w:t>
            </w:r>
            <w:proofErr w:type="spellEnd"/>
          </w:p>
        </w:tc>
        <w:tc>
          <w:tcPr>
            <w:tcW w:w="794" w:type="dxa"/>
            <w:tcBorders>
              <w:top w:val="nil"/>
              <w:left w:val="nil"/>
              <w:bottom w:val="nil"/>
              <w:right w:val="nil"/>
            </w:tcBorders>
            <w:noWrap/>
            <w:vAlign w:val="bottom"/>
            <w:hideMark/>
          </w:tcPr>
          <w:p w14:paraId="35B68F3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0.07</w:t>
            </w:r>
          </w:p>
        </w:tc>
        <w:tc>
          <w:tcPr>
            <w:tcW w:w="1046" w:type="dxa"/>
            <w:tcBorders>
              <w:top w:val="nil"/>
              <w:left w:val="nil"/>
              <w:bottom w:val="nil"/>
              <w:right w:val="nil"/>
            </w:tcBorders>
            <w:noWrap/>
            <w:vAlign w:val="bottom"/>
            <w:hideMark/>
          </w:tcPr>
          <w:p w14:paraId="37A1BA14"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(0.14)</w:t>
            </w:r>
          </w:p>
        </w:tc>
        <w:tc>
          <w:tcPr>
            <w:tcW w:w="794" w:type="dxa"/>
            <w:tcBorders>
              <w:top w:val="nil"/>
              <w:left w:val="nil"/>
              <w:bottom w:val="nil"/>
              <w:right w:val="nil"/>
            </w:tcBorders>
            <w:noWrap/>
            <w:vAlign w:val="bottom"/>
            <w:hideMark/>
          </w:tcPr>
          <w:p w14:paraId="526C5D7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0.03</w:t>
            </w:r>
          </w:p>
        </w:tc>
        <w:tc>
          <w:tcPr>
            <w:tcW w:w="1046" w:type="dxa"/>
            <w:tcBorders>
              <w:top w:val="nil"/>
              <w:left w:val="nil"/>
              <w:bottom w:val="nil"/>
              <w:right w:val="nil"/>
            </w:tcBorders>
            <w:noWrap/>
            <w:vAlign w:val="bottom"/>
            <w:hideMark/>
          </w:tcPr>
          <w:p w14:paraId="224A940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(0.05)</w:t>
            </w:r>
          </w:p>
        </w:tc>
        <w:tc>
          <w:tcPr>
            <w:tcW w:w="794" w:type="dxa"/>
            <w:tcBorders>
              <w:top w:val="nil"/>
              <w:left w:val="nil"/>
              <w:bottom w:val="nil"/>
              <w:right w:val="nil"/>
            </w:tcBorders>
            <w:noWrap/>
            <w:vAlign w:val="bottom"/>
            <w:hideMark/>
          </w:tcPr>
          <w:p w14:paraId="221D4BF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58F86639"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4C767F95"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9096006"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44228BA5" w14:textId="77777777" w:rsidTr="00F712FF">
        <w:trPr>
          <w:trHeight w:val="250"/>
        </w:trPr>
        <w:tc>
          <w:tcPr>
            <w:tcW w:w="2040" w:type="dxa"/>
            <w:tcBorders>
              <w:top w:val="nil"/>
              <w:left w:val="nil"/>
              <w:bottom w:val="nil"/>
              <w:right w:val="nil"/>
            </w:tcBorders>
            <w:noWrap/>
            <w:vAlign w:val="bottom"/>
            <w:hideMark/>
          </w:tcPr>
          <w:p w14:paraId="153D5BB2"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Acer mono</w:t>
            </w:r>
          </w:p>
        </w:tc>
        <w:tc>
          <w:tcPr>
            <w:tcW w:w="794" w:type="dxa"/>
            <w:tcBorders>
              <w:top w:val="nil"/>
              <w:left w:val="nil"/>
              <w:bottom w:val="nil"/>
              <w:right w:val="nil"/>
            </w:tcBorders>
            <w:noWrap/>
            <w:vAlign w:val="bottom"/>
            <w:hideMark/>
          </w:tcPr>
          <w:p w14:paraId="6DF3692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0.06</w:t>
            </w:r>
          </w:p>
        </w:tc>
        <w:tc>
          <w:tcPr>
            <w:tcW w:w="1046" w:type="dxa"/>
            <w:tcBorders>
              <w:top w:val="nil"/>
              <w:left w:val="nil"/>
              <w:bottom w:val="nil"/>
              <w:right w:val="nil"/>
            </w:tcBorders>
            <w:noWrap/>
            <w:vAlign w:val="bottom"/>
            <w:hideMark/>
          </w:tcPr>
          <w:p w14:paraId="2E15941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(0.12)</w:t>
            </w:r>
          </w:p>
        </w:tc>
        <w:tc>
          <w:tcPr>
            <w:tcW w:w="794" w:type="dxa"/>
            <w:tcBorders>
              <w:top w:val="nil"/>
              <w:left w:val="nil"/>
              <w:bottom w:val="nil"/>
              <w:right w:val="nil"/>
            </w:tcBorders>
            <w:noWrap/>
            <w:vAlign w:val="bottom"/>
            <w:hideMark/>
          </w:tcPr>
          <w:p w14:paraId="0CDF4D0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D9B36D2"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76930D59"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0274014D"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762A517"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5E642D16"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4DF1F340" w14:textId="77777777" w:rsidTr="00F712FF">
        <w:trPr>
          <w:trHeight w:val="250"/>
        </w:trPr>
        <w:tc>
          <w:tcPr>
            <w:tcW w:w="2040" w:type="dxa"/>
            <w:tcBorders>
              <w:top w:val="nil"/>
              <w:left w:val="nil"/>
              <w:bottom w:val="nil"/>
              <w:right w:val="nil"/>
            </w:tcBorders>
            <w:noWrap/>
            <w:vAlign w:val="bottom"/>
            <w:hideMark/>
          </w:tcPr>
          <w:p w14:paraId="7C540CEF"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Cornus </w:t>
            </w:r>
            <w:proofErr w:type="spellStart"/>
            <w:r>
              <w:rPr>
                <w:rFonts w:eastAsia="ＭＳ Ｐゴシック"/>
                <w:i/>
                <w:iCs/>
                <w:sz w:val="18"/>
                <w:szCs w:val="18"/>
                <w:lang w:eastAsia="ja-JP"/>
              </w:rPr>
              <w:t>controversa</w:t>
            </w:r>
            <w:proofErr w:type="spellEnd"/>
          </w:p>
        </w:tc>
        <w:tc>
          <w:tcPr>
            <w:tcW w:w="794" w:type="dxa"/>
            <w:tcBorders>
              <w:top w:val="nil"/>
              <w:left w:val="nil"/>
              <w:bottom w:val="nil"/>
              <w:right w:val="nil"/>
            </w:tcBorders>
            <w:noWrap/>
            <w:vAlign w:val="bottom"/>
            <w:hideMark/>
          </w:tcPr>
          <w:p w14:paraId="3F811E6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0.03</w:t>
            </w:r>
          </w:p>
        </w:tc>
        <w:tc>
          <w:tcPr>
            <w:tcW w:w="1046" w:type="dxa"/>
            <w:tcBorders>
              <w:top w:val="nil"/>
              <w:left w:val="nil"/>
              <w:bottom w:val="nil"/>
              <w:right w:val="nil"/>
            </w:tcBorders>
            <w:noWrap/>
            <w:vAlign w:val="bottom"/>
            <w:hideMark/>
          </w:tcPr>
          <w:p w14:paraId="5778B06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(0.06)</w:t>
            </w:r>
          </w:p>
        </w:tc>
        <w:tc>
          <w:tcPr>
            <w:tcW w:w="794" w:type="dxa"/>
            <w:tcBorders>
              <w:top w:val="nil"/>
              <w:left w:val="nil"/>
              <w:bottom w:val="nil"/>
              <w:right w:val="nil"/>
            </w:tcBorders>
            <w:noWrap/>
            <w:vAlign w:val="bottom"/>
            <w:hideMark/>
          </w:tcPr>
          <w:p w14:paraId="4C1569B1"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C847D32"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1C3D576"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40E0D1BB"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0BDABFD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1FD4FF9"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00CB11D0" w14:textId="77777777" w:rsidTr="00F712FF">
        <w:trPr>
          <w:trHeight w:val="250"/>
        </w:trPr>
        <w:tc>
          <w:tcPr>
            <w:tcW w:w="2040" w:type="dxa"/>
            <w:tcBorders>
              <w:top w:val="nil"/>
              <w:left w:val="nil"/>
              <w:bottom w:val="nil"/>
              <w:right w:val="nil"/>
            </w:tcBorders>
            <w:noWrap/>
            <w:vAlign w:val="bottom"/>
            <w:hideMark/>
          </w:tcPr>
          <w:p w14:paraId="560DB863"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Sorbus americana</w:t>
            </w:r>
          </w:p>
        </w:tc>
        <w:tc>
          <w:tcPr>
            <w:tcW w:w="794" w:type="dxa"/>
            <w:tcBorders>
              <w:top w:val="nil"/>
              <w:left w:val="nil"/>
              <w:bottom w:val="nil"/>
              <w:right w:val="nil"/>
            </w:tcBorders>
            <w:noWrap/>
            <w:vAlign w:val="bottom"/>
            <w:hideMark/>
          </w:tcPr>
          <w:p w14:paraId="67679B8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0.03</w:t>
            </w:r>
          </w:p>
        </w:tc>
        <w:tc>
          <w:tcPr>
            <w:tcW w:w="1046" w:type="dxa"/>
            <w:tcBorders>
              <w:top w:val="nil"/>
              <w:left w:val="nil"/>
              <w:bottom w:val="nil"/>
              <w:right w:val="nil"/>
            </w:tcBorders>
            <w:noWrap/>
            <w:vAlign w:val="bottom"/>
            <w:hideMark/>
          </w:tcPr>
          <w:p w14:paraId="0CC5B98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(0.05)</w:t>
            </w:r>
          </w:p>
        </w:tc>
        <w:tc>
          <w:tcPr>
            <w:tcW w:w="794" w:type="dxa"/>
            <w:tcBorders>
              <w:top w:val="nil"/>
              <w:left w:val="nil"/>
              <w:bottom w:val="nil"/>
              <w:right w:val="nil"/>
            </w:tcBorders>
            <w:noWrap/>
            <w:vAlign w:val="bottom"/>
            <w:hideMark/>
          </w:tcPr>
          <w:p w14:paraId="186A0CD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0.19</w:t>
            </w:r>
          </w:p>
        </w:tc>
        <w:tc>
          <w:tcPr>
            <w:tcW w:w="1046" w:type="dxa"/>
            <w:tcBorders>
              <w:top w:val="nil"/>
              <w:left w:val="nil"/>
              <w:bottom w:val="nil"/>
              <w:right w:val="nil"/>
            </w:tcBorders>
            <w:noWrap/>
            <w:vAlign w:val="bottom"/>
            <w:hideMark/>
          </w:tcPr>
          <w:p w14:paraId="377C37F4"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(0.35)</w:t>
            </w:r>
          </w:p>
        </w:tc>
        <w:tc>
          <w:tcPr>
            <w:tcW w:w="794" w:type="dxa"/>
            <w:tcBorders>
              <w:top w:val="nil"/>
              <w:left w:val="nil"/>
              <w:bottom w:val="nil"/>
              <w:right w:val="nil"/>
            </w:tcBorders>
            <w:noWrap/>
            <w:vAlign w:val="bottom"/>
            <w:hideMark/>
          </w:tcPr>
          <w:p w14:paraId="337B51E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0.23</w:t>
            </w:r>
          </w:p>
        </w:tc>
        <w:tc>
          <w:tcPr>
            <w:tcW w:w="1046" w:type="dxa"/>
            <w:tcBorders>
              <w:top w:val="nil"/>
              <w:left w:val="nil"/>
              <w:bottom w:val="nil"/>
              <w:right w:val="nil"/>
            </w:tcBorders>
            <w:noWrap/>
            <w:vAlign w:val="bottom"/>
            <w:hideMark/>
          </w:tcPr>
          <w:p w14:paraId="1D02B31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(0.98)</w:t>
            </w:r>
          </w:p>
        </w:tc>
        <w:tc>
          <w:tcPr>
            <w:tcW w:w="794" w:type="dxa"/>
            <w:tcBorders>
              <w:top w:val="nil"/>
              <w:left w:val="nil"/>
              <w:bottom w:val="nil"/>
              <w:right w:val="nil"/>
            </w:tcBorders>
            <w:noWrap/>
            <w:vAlign w:val="bottom"/>
            <w:hideMark/>
          </w:tcPr>
          <w:p w14:paraId="0B9E13F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4A718A15"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0E932751" w14:textId="77777777" w:rsidTr="00F712FF">
        <w:trPr>
          <w:trHeight w:val="250"/>
        </w:trPr>
        <w:tc>
          <w:tcPr>
            <w:tcW w:w="2040" w:type="dxa"/>
            <w:tcBorders>
              <w:top w:val="nil"/>
              <w:left w:val="nil"/>
              <w:bottom w:val="nil"/>
              <w:right w:val="nil"/>
            </w:tcBorders>
            <w:noWrap/>
            <w:vAlign w:val="bottom"/>
            <w:hideMark/>
          </w:tcPr>
          <w:p w14:paraId="0977054C"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Tilia japonica</w:t>
            </w:r>
          </w:p>
        </w:tc>
        <w:tc>
          <w:tcPr>
            <w:tcW w:w="794" w:type="dxa"/>
            <w:tcBorders>
              <w:top w:val="nil"/>
              <w:left w:val="nil"/>
              <w:bottom w:val="nil"/>
              <w:right w:val="nil"/>
            </w:tcBorders>
            <w:noWrap/>
            <w:vAlign w:val="bottom"/>
            <w:hideMark/>
          </w:tcPr>
          <w:p w14:paraId="3612F8F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0.01</w:t>
            </w:r>
          </w:p>
        </w:tc>
        <w:tc>
          <w:tcPr>
            <w:tcW w:w="1046" w:type="dxa"/>
            <w:tcBorders>
              <w:top w:val="nil"/>
              <w:left w:val="nil"/>
              <w:bottom w:val="nil"/>
              <w:right w:val="nil"/>
            </w:tcBorders>
            <w:noWrap/>
            <w:vAlign w:val="bottom"/>
            <w:hideMark/>
          </w:tcPr>
          <w:p w14:paraId="10E5341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(0.02)</w:t>
            </w:r>
          </w:p>
        </w:tc>
        <w:tc>
          <w:tcPr>
            <w:tcW w:w="794" w:type="dxa"/>
            <w:tcBorders>
              <w:top w:val="nil"/>
              <w:left w:val="nil"/>
              <w:bottom w:val="nil"/>
              <w:right w:val="nil"/>
            </w:tcBorders>
            <w:noWrap/>
            <w:vAlign w:val="bottom"/>
            <w:hideMark/>
          </w:tcPr>
          <w:p w14:paraId="440B51B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0.01</w:t>
            </w:r>
          </w:p>
        </w:tc>
        <w:tc>
          <w:tcPr>
            <w:tcW w:w="1046" w:type="dxa"/>
            <w:tcBorders>
              <w:top w:val="nil"/>
              <w:left w:val="nil"/>
              <w:bottom w:val="nil"/>
              <w:right w:val="nil"/>
            </w:tcBorders>
            <w:noWrap/>
            <w:vAlign w:val="bottom"/>
            <w:hideMark/>
          </w:tcPr>
          <w:p w14:paraId="014B5FC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(0.03)</w:t>
            </w:r>
          </w:p>
        </w:tc>
        <w:tc>
          <w:tcPr>
            <w:tcW w:w="794" w:type="dxa"/>
            <w:tcBorders>
              <w:top w:val="nil"/>
              <w:left w:val="nil"/>
              <w:bottom w:val="nil"/>
              <w:right w:val="nil"/>
            </w:tcBorders>
            <w:noWrap/>
            <w:vAlign w:val="bottom"/>
            <w:hideMark/>
          </w:tcPr>
          <w:p w14:paraId="43A738C1"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01391292"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058A0A7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1BBF224A"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3F7AFFF8" w14:textId="77777777" w:rsidTr="00F712FF">
        <w:trPr>
          <w:trHeight w:val="250"/>
        </w:trPr>
        <w:tc>
          <w:tcPr>
            <w:tcW w:w="2040" w:type="dxa"/>
            <w:tcBorders>
              <w:top w:val="nil"/>
              <w:left w:val="nil"/>
              <w:bottom w:val="nil"/>
              <w:right w:val="nil"/>
            </w:tcBorders>
            <w:noWrap/>
            <w:vAlign w:val="bottom"/>
            <w:hideMark/>
          </w:tcPr>
          <w:p w14:paraId="3E580BFB"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roofErr w:type="spellStart"/>
            <w:r>
              <w:rPr>
                <w:rFonts w:eastAsia="ＭＳ Ｐゴシック"/>
                <w:i/>
                <w:iCs/>
                <w:sz w:val="18"/>
                <w:szCs w:val="18"/>
                <w:lang w:eastAsia="ja-JP"/>
              </w:rPr>
              <w:t>Kalopanax</w:t>
            </w:r>
            <w:proofErr w:type="spellEnd"/>
            <w:r>
              <w:rPr>
                <w:rFonts w:eastAsia="ＭＳ Ｐゴシック"/>
                <w:i/>
                <w:iCs/>
                <w:sz w:val="18"/>
                <w:szCs w:val="18"/>
                <w:lang w:eastAsia="ja-JP"/>
              </w:rPr>
              <w:t xml:space="preserve"> pictus</w:t>
            </w:r>
          </w:p>
        </w:tc>
        <w:tc>
          <w:tcPr>
            <w:tcW w:w="794" w:type="dxa"/>
            <w:tcBorders>
              <w:top w:val="nil"/>
              <w:left w:val="nil"/>
              <w:bottom w:val="nil"/>
              <w:right w:val="nil"/>
            </w:tcBorders>
            <w:noWrap/>
            <w:vAlign w:val="bottom"/>
            <w:hideMark/>
          </w:tcPr>
          <w:p w14:paraId="52D06B3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0.01</w:t>
            </w:r>
          </w:p>
        </w:tc>
        <w:tc>
          <w:tcPr>
            <w:tcW w:w="1046" w:type="dxa"/>
            <w:tcBorders>
              <w:top w:val="nil"/>
              <w:left w:val="nil"/>
              <w:bottom w:val="nil"/>
              <w:right w:val="nil"/>
            </w:tcBorders>
            <w:noWrap/>
            <w:vAlign w:val="bottom"/>
            <w:hideMark/>
          </w:tcPr>
          <w:p w14:paraId="20AD3894"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(0.02)</w:t>
            </w:r>
          </w:p>
        </w:tc>
        <w:tc>
          <w:tcPr>
            <w:tcW w:w="794" w:type="dxa"/>
            <w:tcBorders>
              <w:top w:val="nil"/>
              <w:left w:val="nil"/>
              <w:bottom w:val="nil"/>
              <w:right w:val="nil"/>
            </w:tcBorders>
            <w:noWrap/>
            <w:vAlign w:val="bottom"/>
            <w:hideMark/>
          </w:tcPr>
          <w:p w14:paraId="3060505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79F6295C"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739DAAE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02B14858"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6630F9E9"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FF04459"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280194F6" w14:textId="77777777" w:rsidTr="00F712FF">
        <w:trPr>
          <w:trHeight w:val="250"/>
        </w:trPr>
        <w:tc>
          <w:tcPr>
            <w:tcW w:w="2040" w:type="dxa"/>
            <w:tcBorders>
              <w:top w:val="nil"/>
              <w:left w:val="nil"/>
              <w:bottom w:val="nil"/>
              <w:right w:val="nil"/>
            </w:tcBorders>
            <w:noWrap/>
            <w:vAlign w:val="bottom"/>
            <w:hideMark/>
          </w:tcPr>
          <w:p w14:paraId="6CBAADD3"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Magnolia salicifolia</w:t>
            </w:r>
          </w:p>
        </w:tc>
        <w:tc>
          <w:tcPr>
            <w:tcW w:w="794" w:type="dxa"/>
            <w:tcBorders>
              <w:top w:val="nil"/>
              <w:left w:val="nil"/>
              <w:bottom w:val="nil"/>
              <w:right w:val="nil"/>
            </w:tcBorders>
            <w:noWrap/>
            <w:vAlign w:val="bottom"/>
            <w:hideMark/>
          </w:tcPr>
          <w:p w14:paraId="50AB6499"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5A3F1F9E"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42ACC8A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0.24</w:t>
            </w:r>
          </w:p>
        </w:tc>
        <w:tc>
          <w:tcPr>
            <w:tcW w:w="1046" w:type="dxa"/>
            <w:tcBorders>
              <w:top w:val="nil"/>
              <w:left w:val="nil"/>
              <w:bottom w:val="nil"/>
              <w:right w:val="nil"/>
            </w:tcBorders>
            <w:noWrap/>
            <w:vAlign w:val="bottom"/>
            <w:hideMark/>
          </w:tcPr>
          <w:p w14:paraId="799AFA8B"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(0.44)</w:t>
            </w:r>
          </w:p>
        </w:tc>
        <w:tc>
          <w:tcPr>
            <w:tcW w:w="794" w:type="dxa"/>
            <w:tcBorders>
              <w:top w:val="nil"/>
              <w:left w:val="nil"/>
              <w:bottom w:val="nil"/>
              <w:right w:val="nil"/>
            </w:tcBorders>
            <w:noWrap/>
            <w:vAlign w:val="bottom"/>
            <w:hideMark/>
          </w:tcPr>
          <w:p w14:paraId="498AB01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8914288"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27B24AC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DEA7E70"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01211C42" w14:textId="77777777" w:rsidTr="00F712FF">
        <w:trPr>
          <w:trHeight w:val="250"/>
        </w:trPr>
        <w:tc>
          <w:tcPr>
            <w:tcW w:w="2040" w:type="dxa"/>
            <w:tcBorders>
              <w:top w:val="nil"/>
              <w:left w:val="nil"/>
              <w:bottom w:val="nil"/>
              <w:right w:val="nil"/>
            </w:tcBorders>
            <w:noWrap/>
            <w:vAlign w:val="bottom"/>
            <w:hideMark/>
          </w:tcPr>
          <w:p w14:paraId="5FBC6806"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Alnus </w:t>
            </w:r>
            <w:proofErr w:type="spellStart"/>
            <w:r>
              <w:rPr>
                <w:rFonts w:eastAsia="ＭＳ Ｐゴシック"/>
                <w:i/>
                <w:iCs/>
                <w:sz w:val="18"/>
                <w:szCs w:val="18"/>
                <w:lang w:eastAsia="ja-JP"/>
              </w:rPr>
              <w:t>hirsuta</w:t>
            </w:r>
            <w:proofErr w:type="spellEnd"/>
          </w:p>
        </w:tc>
        <w:tc>
          <w:tcPr>
            <w:tcW w:w="794" w:type="dxa"/>
            <w:tcBorders>
              <w:top w:val="nil"/>
              <w:left w:val="nil"/>
              <w:bottom w:val="nil"/>
              <w:right w:val="nil"/>
            </w:tcBorders>
            <w:noWrap/>
            <w:vAlign w:val="bottom"/>
            <w:hideMark/>
          </w:tcPr>
          <w:p w14:paraId="59EF9308"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56E8867A"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17BD7B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0.25</w:t>
            </w:r>
          </w:p>
        </w:tc>
        <w:tc>
          <w:tcPr>
            <w:tcW w:w="1046" w:type="dxa"/>
            <w:tcBorders>
              <w:top w:val="nil"/>
              <w:left w:val="nil"/>
              <w:bottom w:val="nil"/>
              <w:right w:val="nil"/>
            </w:tcBorders>
            <w:noWrap/>
            <w:vAlign w:val="bottom"/>
            <w:hideMark/>
          </w:tcPr>
          <w:p w14:paraId="770FD98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(0.45)</w:t>
            </w:r>
          </w:p>
        </w:tc>
        <w:tc>
          <w:tcPr>
            <w:tcW w:w="794" w:type="dxa"/>
            <w:tcBorders>
              <w:top w:val="nil"/>
              <w:left w:val="nil"/>
              <w:bottom w:val="nil"/>
              <w:right w:val="nil"/>
            </w:tcBorders>
            <w:noWrap/>
            <w:vAlign w:val="bottom"/>
            <w:hideMark/>
          </w:tcPr>
          <w:p w14:paraId="3618090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531EF908"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6644772E"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B9D004B"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637A682E" w14:textId="77777777" w:rsidTr="00565028">
        <w:trPr>
          <w:trHeight w:val="260"/>
        </w:trPr>
        <w:tc>
          <w:tcPr>
            <w:tcW w:w="2040" w:type="dxa"/>
            <w:tcBorders>
              <w:top w:val="nil"/>
              <w:left w:val="nil"/>
              <w:bottom w:val="nil"/>
              <w:right w:val="nil"/>
            </w:tcBorders>
            <w:shd w:val="clear" w:color="auto" w:fill="EEECE1" w:themeFill="background2"/>
            <w:noWrap/>
            <w:vAlign w:val="bottom"/>
            <w:hideMark/>
          </w:tcPr>
          <w:p w14:paraId="6E45CFBD" w14:textId="77777777" w:rsidR="00565028" w:rsidRPr="00FC082F" w:rsidRDefault="00565028" w:rsidP="00F712FF">
            <w:pPr>
              <w:suppressAutoHyphens w:val="0"/>
              <w:spacing w:before="0" w:after="0" w:line="240" w:lineRule="auto"/>
              <w:ind w:firstLine="0"/>
              <w:rPr>
                <w:rFonts w:eastAsia="ＭＳ Ｐゴシック"/>
                <w:b/>
                <w:bCs/>
                <w:sz w:val="18"/>
                <w:szCs w:val="18"/>
                <w:lang w:eastAsia="ja-JP"/>
              </w:rPr>
            </w:pPr>
            <w:r>
              <w:rPr>
                <w:rFonts w:eastAsia="ＭＳ Ｐゴシック"/>
                <w:b/>
                <w:bCs/>
                <w:sz w:val="18"/>
                <w:szCs w:val="18"/>
                <w:lang w:eastAsia="ja-JP"/>
              </w:rPr>
              <w:t>Ecotone elements</w:t>
            </w:r>
          </w:p>
        </w:tc>
        <w:tc>
          <w:tcPr>
            <w:tcW w:w="794" w:type="dxa"/>
            <w:tcBorders>
              <w:top w:val="nil"/>
              <w:left w:val="nil"/>
              <w:bottom w:val="nil"/>
              <w:right w:val="nil"/>
            </w:tcBorders>
            <w:shd w:val="clear" w:color="auto" w:fill="EEECE1" w:themeFill="background2"/>
            <w:noWrap/>
            <w:vAlign w:val="bottom"/>
            <w:hideMark/>
          </w:tcPr>
          <w:p w14:paraId="073F759C"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1046" w:type="dxa"/>
            <w:tcBorders>
              <w:top w:val="nil"/>
              <w:left w:val="nil"/>
              <w:bottom w:val="nil"/>
              <w:right w:val="nil"/>
            </w:tcBorders>
            <w:shd w:val="clear" w:color="auto" w:fill="EEECE1" w:themeFill="background2"/>
            <w:noWrap/>
            <w:vAlign w:val="bottom"/>
            <w:hideMark/>
          </w:tcPr>
          <w:p w14:paraId="288F8890"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794" w:type="dxa"/>
            <w:tcBorders>
              <w:top w:val="nil"/>
              <w:left w:val="nil"/>
              <w:bottom w:val="nil"/>
              <w:right w:val="nil"/>
            </w:tcBorders>
            <w:shd w:val="clear" w:color="auto" w:fill="EEECE1" w:themeFill="background2"/>
            <w:noWrap/>
            <w:vAlign w:val="bottom"/>
            <w:hideMark/>
          </w:tcPr>
          <w:p w14:paraId="2576BA35"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18.62</w:t>
            </w:r>
          </w:p>
        </w:tc>
        <w:tc>
          <w:tcPr>
            <w:tcW w:w="1046" w:type="dxa"/>
            <w:tcBorders>
              <w:top w:val="nil"/>
              <w:left w:val="nil"/>
              <w:bottom w:val="nil"/>
              <w:right w:val="nil"/>
            </w:tcBorders>
            <w:shd w:val="clear" w:color="auto" w:fill="EEECE1" w:themeFill="background2"/>
            <w:noWrap/>
            <w:vAlign w:val="bottom"/>
            <w:hideMark/>
          </w:tcPr>
          <w:p w14:paraId="56D23814"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(33.97)</w:t>
            </w:r>
          </w:p>
        </w:tc>
        <w:tc>
          <w:tcPr>
            <w:tcW w:w="794" w:type="dxa"/>
            <w:tcBorders>
              <w:top w:val="nil"/>
              <w:left w:val="nil"/>
              <w:bottom w:val="nil"/>
              <w:right w:val="nil"/>
            </w:tcBorders>
            <w:shd w:val="clear" w:color="auto" w:fill="EEECE1" w:themeFill="background2"/>
            <w:noWrap/>
            <w:vAlign w:val="bottom"/>
            <w:hideMark/>
          </w:tcPr>
          <w:p w14:paraId="59BE3347"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1046" w:type="dxa"/>
            <w:tcBorders>
              <w:top w:val="nil"/>
              <w:left w:val="nil"/>
              <w:bottom w:val="nil"/>
              <w:right w:val="nil"/>
            </w:tcBorders>
            <w:shd w:val="clear" w:color="auto" w:fill="EEECE1" w:themeFill="background2"/>
            <w:noWrap/>
            <w:vAlign w:val="bottom"/>
            <w:hideMark/>
          </w:tcPr>
          <w:p w14:paraId="70C206BA"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794" w:type="dxa"/>
            <w:tcBorders>
              <w:top w:val="nil"/>
              <w:left w:val="nil"/>
              <w:bottom w:val="nil"/>
              <w:right w:val="nil"/>
            </w:tcBorders>
            <w:shd w:val="clear" w:color="auto" w:fill="EEECE1" w:themeFill="background2"/>
            <w:noWrap/>
            <w:vAlign w:val="bottom"/>
            <w:hideMark/>
          </w:tcPr>
          <w:p w14:paraId="5E8908E7"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1046" w:type="dxa"/>
            <w:tcBorders>
              <w:top w:val="nil"/>
              <w:left w:val="nil"/>
              <w:bottom w:val="nil"/>
              <w:right w:val="nil"/>
            </w:tcBorders>
            <w:shd w:val="clear" w:color="auto" w:fill="EEECE1" w:themeFill="background2"/>
            <w:noWrap/>
            <w:vAlign w:val="bottom"/>
            <w:hideMark/>
          </w:tcPr>
          <w:p w14:paraId="4A275F28"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r>
      <w:tr w:rsidR="00565028" w:rsidRPr="00FC082F" w14:paraId="16DB5442" w14:textId="77777777" w:rsidTr="00F712FF">
        <w:trPr>
          <w:trHeight w:val="250"/>
        </w:trPr>
        <w:tc>
          <w:tcPr>
            <w:tcW w:w="2040" w:type="dxa"/>
            <w:tcBorders>
              <w:top w:val="nil"/>
              <w:left w:val="nil"/>
              <w:bottom w:val="nil"/>
              <w:right w:val="nil"/>
            </w:tcBorders>
            <w:noWrap/>
            <w:vAlign w:val="bottom"/>
            <w:hideMark/>
          </w:tcPr>
          <w:p w14:paraId="69FBA711"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lastRenderedPageBreak/>
              <w:t>Pinus parviflora</w:t>
            </w:r>
          </w:p>
        </w:tc>
        <w:tc>
          <w:tcPr>
            <w:tcW w:w="794" w:type="dxa"/>
            <w:tcBorders>
              <w:top w:val="nil"/>
              <w:left w:val="nil"/>
              <w:bottom w:val="nil"/>
              <w:right w:val="nil"/>
            </w:tcBorders>
            <w:noWrap/>
            <w:vAlign w:val="bottom"/>
            <w:hideMark/>
          </w:tcPr>
          <w:p w14:paraId="764528C4"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5639CF21"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02CBFC6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13.31</w:t>
            </w:r>
          </w:p>
        </w:tc>
        <w:tc>
          <w:tcPr>
            <w:tcW w:w="1046" w:type="dxa"/>
            <w:tcBorders>
              <w:top w:val="nil"/>
              <w:left w:val="nil"/>
              <w:bottom w:val="nil"/>
              <w:right w:val="nil"/>
            </w:tcBorders>
            <w:noWrap/>
            <w:vAlign w:val="bottom"/>
            <w:hideMark/>
          </w:tcPr>
          <w:p w14:paraId="669FE0D3"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(24.29)</w:t>
            </w:r>
          </w:p>
        </w:tc>
        <w:tc>
          <w:tcPr>
            <w:tcW w:w="794" w:type="dxa"/>
            <w:tcBorders>
              <w:top w:val="nil"/>
              <w:left w:val="nil"/>
              <w:bottom w:val="nil"/>
              <w:right w:val="nil"/>
            </w:tcBorders>
            <w:noWrap/>
            <w:vAlign w:val="bottom"/>
            <w:hideMark/>
          </w:tcPr>
          <w:p w14:paraId="1E80E8D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5270E641"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503E3244"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D1B2EB2"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1B4A1F8B" w14:textId="77777777" w:rsidTr="00F712FF">
        <w:trPr>
          <w:trHeight w:val="250"/>
        </w:trPr>
        <w:tc>
          <w:tcPr>
            <w:tcW w:w="2040" w:type="dxa"/>
            <w:tcBorders>
              <w:top w:val="nil"/>
              <w:left w:val="nil"/>
              <w:bottom w:val="nil"/>
              <w:right w:val="nil"/>
            </w:tcBorders>
            <w:noWrap/>
            <w:vAlign w:val="bottom"/>
            <w:hideMark/>
          </w:tcPr>
          <w:p w14:paraId="773C2989"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Thuja </w:t>
            </w:r>
            <w:proofErr w:type="spellStart"/>
            <w:r>
              <w:rPr>
                <w:rFonts w:eastAsia="ＭＳ Ｐゴシック"/>
                <w:i/>
                <w:iCs/>
                <w:sz w:val="18"/>
                <w:szCs w:val="18"/>
                <w:lang w:eastAsia="ja-JP"/>
              </w:rPr>
              <w:t>standishii</w:t>
            </w:r>
            <w:proofErr w:type="spellEnd"/>
          </w:p>
        </w:tc>
        <w:tc>
          <w:tcPr>
            <w:tcW w:w="794" w:type="dxa"/>
            <w:tcBorders>
              <w:top w:val="nil"/>
              <w:left w:val="nil"/>
              <w:bottom w:val="nil"/>
              <w:right w:val="nil"/>
            </w:tcBorders>
            <w:noWrap/>
            <w:vAlign w:val="bottom"/>
            <w:hideMark/>
          </w:tcPr>
          <w:p w14:paraId="5A126A7F"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0F8C828D"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C790ABB"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4.86</w:t>
            </w:r>
          </w:p>
        </w:tc>
        <w:tc>
          <w:tcPr>
            <w:tcW w:w="1046" w:type="dxa"/>
            <w:tcBorders>
              <w:top w:val="nil"/>
              <w:left w:val="nil"/>
              <w:bottom w:val="nil"/>
              <w:right w:val="nil"/>
            </w:tcBorders>
            <w:noWrap/>
            <w:vAlign w:val="bottom"/>
            <w:hideMark/>
          </w:tcPr>
          <w:p w14:paraId="6A9D618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(8.86)</w:t>
            </w:r>
          </w:p>
        </w:tc>
        <w:tc>
          <w:tcPr>
            <w:tcW w:w="794" w:type="dxa"/>
            <w:tcBorders>
              <w:top w:val="nil"/>
              <w:left w:val="nil"/>
              <w:bottom w:val="nil"/>
              <w:right w:val="nil"/>
            </w:tcBorders>
            <w:noWrap/>
            <w:vAlign w:val="bottom"/>
            <w:hideMark/>
          </w:tcPr>
          <w:p w14:paraId="32B4523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4AC2C259"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2CA6BD47"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13B82AAE"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00ECF5FA" w14:textId="77777777" w:rsidTr="00565028">
        <w:trPr>
          <w:trHeight w:val="250"/>
        </w:trPr>
        <w:tc>
          <w:tcPr>
            <w:tcW w:w="2040" w:type="dxa"/>
            <w:tcBorders>
              <w:top w:val="nil"/>
              <w:left w:val="nil"/>
              <w:bottom w:val="nil"/>
              <w:right w:val="nil"/>
            </w:tcBorders>
            <w:noWrap/>
            <w:vAlign w:val="bottom"/>
            <w:hideMark/>
          </w:tcPr>
          <w:p w14:paraId="05A8D22B"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Betula </w:t>
            </w:r>
            <w:proofErr w:type="spellStart"/>
            <w:r>
              <w:rPr>
                <w:rFonts w:eastAsia="ＭＳ Ｐゴシック"/>
                <w:i/>
                <w:iCs/>
                <w:sz w:val="18"/>
                <w:szCs w:val="18"/>
                <w:lang w:eastAsia="ja-JP"/>
              </w:rPr>
              <w:t>corylifolia</w:t>
            </w:r>
            <w:proofErr w:type="spellEnd"/>
          </w:p>
        </w:tc>
        <w:tc>
          <w:tcPr>
            <w:tcW w:w="794" w:type="dxa"/>
            <w:tcBorders>
              <w:top w:val="nil"/>
              <w:left w:val="nil"/>
              <w:bottom w:val="nil"/>
              <w:right w:val="nil"/>
            </w:tcBorders>
            <w:noWrap/>
            <w:vAlign w:val="bottom"/>
            <w:hideMark/>
          </w:tcPr>
          <w:p w14:paraId="389377B7"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0C6474E3"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04E4CDE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0.45</w:t>
            </w:r>
          </w:p>
        </w:tc>
        <w:tc>
          <w:tcPr>
            <w:tcW w:w="1046" w:type="dxa"/>
            <w:tcBorders>
              <w:top w:val="nil"/>
              <w:left w:val="nil"/>
              <w:bottom w:val="nil"/>
              <w:right w:val="nil"/>
            </w:tcBorders>
            <w:noWrap/>
            <w:vAlign w:val="bottom"/>
            <w:hideMark/>
          </w:tcPr>
          <w:p w14:paraId="58BCF66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(0.82)</w:t>
            </w:r>
          </w:p>
        </w:tc>
        <w:tc>
          <w:tcPr>
            <w:tcW w:w="794" w:type="dxa"/>
            <w:tcBorders>
              <w:top w:val="nil"/>
              <w:left w:val="nil"/>
              <w:bottom w:val="nil"/>
              <w:right w:val="nil"/>
            </w:tcBorders>
            <w:noWrap/>
            <w:vAlign w:val="bottom"/>
            <w:hideMark/>
          </w:tcPr>
          <w:p w14:paraId="6445D08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55E3963"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6ACC8372"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42DBAF9D"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290E764" w14:textId="77777777" w:rsidTr="00565028">
        <w:trPr>
          <w:trHeight w:val="260"/>
        </w:trPr>
        <w:tc>
          <w:tcPr>
            <w:tcW w:w="2040" w:type="dxa"/>
            <w:tcBorders>
              <w:top w:val="nil"/>
              <w:left w:val="nil"/>
              <w:bottom w:val="nil"/>
              <w:right w:val="nil"/>
            </w:tcBorders>
            <w:shd w:val="clear" w:color="auto" w:fill="EEECE1" w:themeFill="background2"/>
            <w:noWrap/>
            <w:vAlign w:val="bottom"/>
            <w:hideMark/>
          </w:tcPr>
          <w:p w14:paraId="1DA5266E" w14:textId="77777777" w:rsidR="00565028" w:rsidRPr="00565028" w:rsidRDefault="00565028" w:rsidP="00F712FF">
            <w:pPr>
              <w:suppressAutoHyphens w:val="0"/>
              <w:spacing w:before="0" w:after="0" w:line="240" w:lineRule="auto"/>
              <w:ind w:firstLine="0"/>
              <w:rPr>
                <w:rFonts w:eastAsia="ＭＳ Ｐゴシック"/>
                <w:b/>
                <w:bCs/>
                <w:sz w:val="18"/>
                <w:szCs w:val="18"/>
                <w:lang w:eastAsia="ja-JP"/>
              </w:rPr>
            </w:pPr>
            <w:r>
              <w:rPr>
                <w:rFonts w:eastAsia="ＭＳ Ｐゴシック"/>
                <w:b/>
                <w:bCs/>
                <w:sz w:val="18"/>
                <w:szCs w:val="18"/>
                <w:lang w:eastAsia="ja-JP"/>
              </w:rPr>
              <w:t>Subarctic elements</w:t>
            </w:r>
          </w:p>
        </w:tc>
        <w:tc>
          <w:tcPr>
            <w:tcW w:w="794" w:type="dxa"/>
            <w:tcBorders>
              <w:top w:val="nil"/>
              <w:left w:val="nil"/>
              <w:bottom w:val="nil"/>
              <w:right w:val="nil"/>
            </w:tcBorders>
            <w:shd w:val="clear" w:color="auto" w:fill="EEECE1" w:themeFill="background2"/>
            <w:noWrap/>
            <w:vAlign w:val="bottom"/>
            <w:hideMark/>
          </w:tcPr>
          <w:p w14:paraId="63BFFCB0"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1046" w:type="dxa"/>
            <w:tcBorders>
              <w:top w:val="nil"/>
              <w:left w:val="nil"/>
              <w:bottom w:val="nil"/>
              <w:right w:val="nil"/>
            </w:tcBorders>
            <w:shd w:val="clear" w:color="auto" w:fill="EEECE1" w:themeFill="background2"/>
            <w:noWrap/>
            <w:vAlign w:val="bottom"/>
            <w:hideMark/>
          </w:tcPr>
          <w:p w14:paraId="574DD027"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794" w:type="dxa"/>
            <w:tcBorders>
              <w:top w:val="nil"/>
              <w:left w:val="nil"/>
              <w:bottom w:val="nil"/>
              <w:right w:val="nil"/>
            </w:tcBorders>
            <w:shd w:val="clear" w:color="auto" w:fill="EEECE1" w:themeFill="background2"/>
            <w:noWrap/>
            <w:vAlign w:val="bottom"/>
            <w:hideMark/>
          </w:tcPr>
          <w:p w14:paraId="5F375304"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2.89</w:t>
            </w:r>
          </w:p>
        </w:tc>
        <w:tc>
          <w:tcPr>
            <w:tcW w:w="1046" w:type="dxa"/>
            <w:tcBorders>
              <w:top w:val="nil"/>
              <w:left w:val="nil"/>
              <w:bottom w:val="nil"/>
              <w:right w:val="nil"/>
            </w:tcBorders>
            <w:shd w:val="clear" w:color="auto" w:fill="EEECE1" w:themeFill="background2"/>
            <w:noWrap/>
            <w:vAlign w:val="bottom"/>
            <w:hideMark/>
          </w:tcPr>
          <w:p w14:paraId="68789B0A"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(5.27)</w:t>
            </w:r>
          </w:p>
        </w:tc>
        <w:tc>
          <w:tcPr>
            <w:tcW w:w="794" w:type="dxa"/>
            <w:tcBorders>
              <w:top w:val="nil"/>
              <w:left w:val="nil"/>
              <w:bottom w:val="nil"/>
              <w:right w:val="nil"/>
            </w:tcBorders>
            <w:shd w:val="clear" w:color="auto" w:fill="EEECE1" w:themeFill="background2"/>
            <w:noWrap/>
            <w:vAlign w:val="bottom"/>
            <w:hideMark/>
          </w:tcPr>
          <w:p w14:paraId="75E0BF9F"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23.18</w:t>
            </w:r>
          </w:p>
        </w:tc>
        <w:tc>
          <w:tcPr>
            <w:tcW w:w="1046" w:type="dxa"/>
            <w:tcBorders>
              <w:top w:val="nil"/>
              <w:left w:val="nil"/>
              <w:bottom w:val="nil"/>
              <w:right w:val="nil"/>
            </w:tcBorders>
            <w:shd w:val="clear" w:color="auto" w:fill="EEECE1" w:themeFill="background2"/>
            <w:noWrap/>
            <w:vAlign w:val="bottom"/>
            <w:hideMark/>
          </w:tcPr>
          <w:p w14:paraId="4A2433AB"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(99.02)</w:t>
            </w:r>
          </w:p>
        </w:tc>
        <w:tc>
          <w:tcPr>
            <w:tcW w:w="794" w:type="dxa"/>
            <w:tcBorders>
              <w:top w:val="nil"/>
              <w:left w:val="nil"/>
              <w:bottom w:val="nil"/>
              <w:right w:val="nil"/>
            </w:tcBorders>
            <w:shd w:val="clear" w:color="auto" w:fill="EEECE1" w:themeFill="background2"/>
            <w:noWrap/>
            <w:vAlign w:val="bottom"/>
            <w:hideMark/>
          </w:tcPr>
          <w:p w14:paraId="69DEF92A"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12.76</w:t>
            </w:r>
          </w:p>
        </w:tc>
        <w:tc>
          <w:tcPr>
            <w:tcW w:w="1046" w:type="dxa"/>
            <w:tcBorders>
              <w:top w:val="nil"/>
              <w:left w:val="nil"/>
              <w:bottom w:val="nil"/>
              <w:right w:val="nil"/>
            </w:tcBorders>
            <w:shd w:val="clear" w:color="auto" w:fill="EEECE1" w:themeFill="background2"/>
            <w:noWrap/>
            <w:vAlign w:val="bottom"/>
            <w:hideMark/>
          </w:tcPr>
          <w:p w14:paraId="2A09BC7E"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r>
      <w:tr w:rsidR="00565028" w:rsidRPr="00FC082F" w14:paraId="4C51F097" w14:textId="77777777" w:rsidTr="00F712FF">
        <w:trPr>
          <w:trHeight w:val="250"/>
        </w:trPr>
        <w:tc>
          <w:tcPr>
            <w:tcW w:w="2040" w:type="dxa"/>
            <w:tcBorders>
              <w:top w:val="nil"/>
              <w:left w:val="nil"/>
              <w:bottom w:val="nil"/>
              <w:right w:val="nil"/>
            </w:tcBorders>
            <w:noWrap/>
            <w:vAlign w:val="bottom"/>
            <w:hideMark/>
          </w:tcPr>
          <w:p w14:paraId="1C09DB52"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Abies </w:t>
            </w:r>
            <w:proofErr w:type="spellStart"/>
            <w:r>
              <w:rPr>
                <w:rFonts w:eastAsia="ＭＳ Ｐゴシック"/>
                <w:i/>
                <w:iCs/>
                <w:sz w:val="18"/>
                <w:szCs w:val="18"/>
                <w:lang w:eastAsia="ja-JP"/>
              </w:rPr>
              <w:t>mariesii</w:t>
            </w:r>
            <w:proofErr w:type="spellEnd"/>
          </w:p>
        </w:tc>
        <w:tc>
          <w:tcPr>
            <w:tcW w:w="794" w:type="dxa"/>
            <w:tcBorders>
              <w:top w:val="nil"/>
              <w:left w:val="nil"/>
              <w:bottom w:val="nil"/>
              <w:right w:val="nil"/>
            </w:tcBorders>
            <w:noWrap/>
            <w:vAlign w:val="bottom"/>
            <w:hideMark/>
          </w:tcPr>
          <w:p w14:paraId="412F9329"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592D527A"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AC1F03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2.23</w:t>
            </w:r>
          </w:p>
        </w:tc>
        <w:tc>
          <w:tcPr>
            <w:tcW w:w="1046" w:type="dxa"/>
            <w:tcBorders>
              <w:top w:val="nil"/>
              <w:left w:val="nil"/>
              <w:bottom w:val="nil"/>
              <w:right w:val="nil"/>
            </w:tcBorders>
            <w:noWrap/>
            <w:vAlign w:val="bottom"/>
            <w:hideMark/>
          </w:tcPr>
          <w:p w14:paraId="3D28EB9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(4.06)</w:t>
            </w:r>
          </w:p>
        </w:tc>
        <w:tc>
          <w:tcPr>
            <w:tcW w:w="794" w:type="dxa"/>
            <w:tcBorders>
              <w:top w:val="nil"/>
              <w:left w:val="nil"/>
              <w:bottom w:val="nil"/>
              <w:right w:val="nil"/>
            </w:tcBorders>
            <w:noWrap/>
            <w:vAlign w:val="bottom"/>
            <w:hideMark/>
          </w:tcPr>
          <w:p w14:paraId="65E2942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21.97</w:t>
            </w:r>
          </w:p>
        </w:tc>
        <w:tc>
          <w:tcPr>
            <w:tcW w:w="1046" w:type="dxa"/>
            <w:tcBorders>
              <w:top w:val="nil"/>
              <w:left w:val="nil"/>
              <w:bottom w:val="nil"/>
              <w:right w:val="nil"/>
            </w:tcBorders>
            <w:noWrap/>
            <w:vAlign w:val="bottom"/>
            <w:hideMark/>
          </w:tcPr>
          <w:p w14:paraId="405ACB5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(93.84)</w:t>
            </w:r>
          </w:p>
        </w:tc>
        <w:tc>
          <w:tcPr>
            <w:tcW w:w="794" w:type="dxa"/>
            <w:tcBorders>
              <w:top w:val="nil"/>
              <w:left w:val="nil"/>
              <w:bottom w:val="nil"/>
              <w:right w:val="nil"/>
            </w:tcBorders>
            <w:noWrap/>
            <w:vAlign w:val="bottom"/>
            <w:hideMark/>
          </w:tcPr>
          <w:p w14:paraId="7638091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12.76</w:t>
            </w:r>
          </w:p>
        </w:tc>
        <w:tc>
          <w:tcPr>
            <w:tcW w:w="1046" w:type="dxa"/>
            <w:tcBorders>
              <w:top w:val="nil"/>
              <w:left w:val="nil"/>
              <w:bottom w:val="nil"/>
              <w:right w:val="nil"/>
            </w:tcBorders>
            <w:noWrap/>
            <w:vAlign w:val="bottom"/>
            <w:hideMark/>
          </w:tcPr>
          <w:p w14:paraId="5EC1CFE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(100.00)</w:t>
            </w:r>
          </w:p>
        </w:tc>
      </w:tr>
      <w:tr w:rsidR="00565028" w:rsidRPr="00FC082F" w14:paraId="4268310E" w14:textId="77777777" w:rsidTr="00F712FF">
        <w:trPr>
          <w:trHeight w:val="250"/>
        </w:trPr>
        <w:tc>
          <w:tcPr>
            <w:tcW w:w="2040" w:type="dxa"/>
            <w:tcBorders>
              <w:top w:val="nil"/>
              <w:left w:val="nil"/>
              <w:bottom w:val="nil"/>
              <w:right w:val="nil"/>
            </w:tcBorders>
            <w:noWrap/>
            <w:vAlign w:val="bottom"/>
            <w:hideMark/>
          </w:tcPr>
          <w:p w14:paraId="7E87AD9D"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Tsuga </w:t>
            </w:r>
            <w:proofErr w:type="spellStart"/>
            <w:r>
              <w:rPr>
                <w:rFonts w:eastAsia="ＭＳ Ｐゴシック"/>
                <w:i/>
                <w:iCs/>
                <w:sz w:val="18"/>
                <w:szCs w:val="18"/>
                <w:lang w:eastAsia="ja-JP"/>
              </w:rPr>
              <w:t>diversifolia</w:t>
            </w:r>
            <w:proofErr w:type="spellEnd"/>
          </w:p>
        </w:tc>
        <w:tc>
          <w:tcPr>
            <w:tcW w:w="794" w:type="dxa"/>
            <w:tcBorders>
              <w:top w:val="nil"/>
              <w:left w:val="nil"/>
              <w:bottom w:val="nil"/>
              <w:right w:val="nil"/>
            </w:tcBorders>
            <w:noWrap/>
            <w:vAlign w:val="bottom"/>
            <w:hideMark/>
          </w:tcPr>
          <w:p w14:paraId="361C5B4B"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78E71E70"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5587B8DB"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0.39</w:t>
            </w:r>
          </w:p>
        </w:tc>
        <w:tc>
          <w:tcPr>
            <w:tcW w:w="1046" w:type="dxa"/>
            <w:tcBorders>
              <w:top w:val="nil"/>
              <w:left w:val="nil"/>
              <w:bottom w:val="nil"/>
              <w:right w:val="nil"/>
            </w:tcBorders>
            <w:noWrap/>
            <w:vAlign w:val="bottom"/>
            <w:hideMark/>
          </w:tcPr>
          <w:p w14:paraId="52CB814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(0.72)</w:t>
            </w:r>
          </w:p>
        </w:tc>
        <w:tc>
          <w:tcPr>
            <w:tcW w:w="794" w:type="dxa"/>
            <w:tcBorders>
              <w:top w:val="nil"/>
              <w:left w:val="nil"/>
              <w:bottom w:val="nil"/>
              <w:right w:val="nil"/>
            </w:tcBorders>
            <w:noWrap/>
            <w:vAlign w:val="bottom"/>
            <w:hideMark/>
          </w:tcPr>
          <w:p w14:paraId="642C355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0F077106"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2B87B6EB"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108110A5"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42C465F3" w14:textId="77777777" w:rsidTr="00F712FF">
        <w:trPr>
          <w:trHeight w:val="250"/>
        </w:trPr>
        <w:tc>
          <w:tcPr>
            <w:tcW w:w="2040" w:type="dxa"/>
            <w:tcBorders>
              <w:top w:val="nil"/>
              <w:left w:val="nil"/>
              <w:bottom w:val="nil"/>
              <w:right w:val="nil"/>
            </w:tcBorders>
            <w:noWrap/>
            <w:vAlign w:val="bottom"/>
            <w:hideMark/>
          </w:tcPr>
          <w:p w14:paraId="322EB8E2"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Betula </w:t>
            </w:r>
            <w:proofErr w:type="spellStart"/>
            <w:r>
              <w:rPr>
                <w:rFonts w:eastAsia="ＭＳ Ｐゴシック"/>
                <w:i/>
                <w:iCs/>
                <w:sz w:val="18"/>
                <w:szCs w:val="18"/>
                <w:lang w:eastAsia="ja-JP"/>
              </w:rPr>
              <w:t>ermanii</w:t>
            </w:r>
            <w:proofErr w:type="spellEnd"/>
          </w:p>
        </w:tc>
        <w:tc>
          <w:tcPr>
            <w:tcW w:w="794" w:type="dxa"/>
            <w:tcBorders>
              <w:top w:val="nil"/>
              <w:left w:val="nil"/>
              <w:bottom w:val="nil"/>
              <w:right w:val="nil"/>
            </w:tcBorders>
            <w:noWrap/>
            <w:vAlign w:val="bottom"/>
            <w:hideMark/>
          </w:tcPr>
          <w:p w14:paraId="457784ED"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1533553D"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6D59B02B"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0.11</w:t>
            </w:r>
          </w:p>
        </w:tc>
        <w:tc>
          <w:tcPr>
            <w:tcW w:w="1046" w:type="dxa"/>
            <w:tcBorders>
              <w:top w:val="nil"/>
              <w:left w:val="nil"/>
              <w:bottom w:val="nil"/>
              <w:right w:val="nil"/>
            </w:tcBorders>
            <w:noWrap/>
            <w:vAlign w:val="bottom"/>
            <w:hideMark/>
          </w:tcPr>
          <w:p w14:paraId="24C84581"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(0.19)</w:t>
            </w:r>
          </w:p>
        </w:tc>
        <w:tc>
          <w:tcPr>
            <w:tcW w:w="794" w:type="dxa"/>
            <w:tcBorders>
              <w:top w:val="nil"/>
              <w:left w:val="nil"/>
              <w:bottom w:val="nil"/>
              <w:right w:val="nil"/>
            </w:tcBorders>
            <w:noWrap/>
            <w:vAlign w:val="bottom"/>
            <w:hideMark/>
          </w:tcPr>
          <w:p w14:paraId="321F1E4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1.21</w:t>
            </w:r>
          </w:p>
        </w:tc>
        <w:tc>
          <w:tcPr>
            <w:tcW w:w="1046" w:type="dxa"/>
            <w:tcBorders>
              <w:top w:val="nil"/>
              <w:left w:val="nil"/>
              <w:bottom w:val="nil"/>
              <w:right w:val="nil"/>
            </w:tcBorders>
            <w:noWrap/>
            <w:vAlign w:val="bottom"/>
            <w:hideMark/>
          </w:tcPr>
          <w:p w14:paraId="6ED9A7B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(5.15)</w:t>
            </w:r>
          </w:p>
        </w:tc>
        <w:tc>
          <w:tcPr>
            <w:tcW w:w="794" w:type="dxa"/>
            <w:tcBorders>
              <w:top w:val="nil"/>
              <w:left w:val="nil"/>
              <w:bottom w:val="nil"/>
              <w:right w:val="nil"/>
            </w:tcBorders>
            <w:noWrap/>
            <w:vAlign w:val="bottom"/>
            <w:hideMark/>
          </w:tcPr>
          <w:p w14:paraId="2F04F9F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CF65FC1"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79BF93E" w14:textId="77777777" w:rsidTr="00F712FF">
        <w:trPr>
          <w:trHeight w:val="250"/>
        </w:trPr>
        <w:tc>
          <w:tcPr>
            <w:tcW w:w="2040" w:type="dxa"/>
            <w:tcBorders>
              <w:top w:val="nil"/>
              <w:left w:val="nil"/>
              <w:bottom w:val="nil"/>
              <w:right w:val="nil"/>
            </w:tcBorders>
            <w:noWrap/>
            <w:vAlign w:val="bottom"/>
            <w:hideMark/>
          </w:tcPr>
          <w:p w14:paraId="0387F86B"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Acer </w:t>
            </w:r>
            <w:proofErr w:type="spellStart"/>
            <w:r>
              <w:rPr>
                <w:rFonts w:eastAsia="ＭＳ Ｐゴシック"/>
                <w:i/>
                <w:iCs/>
                <w:sz w:val="18"/>
                <w:szCs w:val="18"/>
                <w:lang w:eastAsia="ja-JP"/>
              </w:rPr>
              <w:t>tschonoskii</w:t>
            </w:r>
            <w:proofErr w:type="spellEnd"/>
          </w:p>
        </w:tc>
        <w:tc>
          <w:tcPr>
            <w:tcW w:w="794" w:type="dxa"/>
            <w:tcBorders>
              <w:top w:val="nil"/>
              <w:left w:val="nil"/>
              <w:bottom w:val="nil"/>
              <w:right w:val="nil"/>
            </w:tcBorders>
            <w:noWrap/>
            <w:vAlign w:val="bottom"/>
            <w:hideMark/>
          </w:tcPr>
          <w:p w14:paraId="1251CBE2"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67075A9E"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202C3E1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0.16</w:t>
            </w:r>
          </w:p>
        </w:tc>
        <w:tc>
          <w:tcPr>
            <w:tcW w:w="1046" w:type="dxa"/>
            <w:tcBorders>
              <w:top w:val="nil"/>
              <w:left w:val="nil"/>
              <w:bottom w:val="nil"/>
              <w:right w:val="nil"/>
            </w:tcBorders>
            <w:noWrap/>
            <w:vAlign w:val="bottom"/>
            <w:hideMark/>
          </w:tcPr>
          <w:p w14:paraId="5C57826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(0.29)</w:t>
            </w:r>
          </w:p>
        </w:tc>
        <w:tc>
          <w:tcPr>
            <w:tcW w:w="794" w:type="dxa"/>
            <w:tcBorders>
              <w:top w:val="nil"/>
              <w:left w:val="nil"/>
              <w:bottom w:val="nil"/>
              <w:right w:val="nil"/>
            </w:tcBorders>
            <w:noWrap/>
            <w:vAlign w:val="bottom"/>
            <w:hideMark/>
          </w:tcPr>
          <w:p w14:paraId="243369A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0.01</w:t>
            </w:r>
          </w:p>
        </w:tc>
        <w:tc>
          <w:tcPr>
            <w:tcW w:w="1046" w:type="dxa"/>
            <w:tcBorders>
              <w:top w:val="nil"/>
              <w:left w:val="nil"/>
              <w:bottom w:val="nil"/>
              <w:right w:val="nil"/>
            </w:tcBorders>
            <w:noWrap/>
            <w:vAlign w:val="bottom"/>
            <w:hideMark/>
          </w:tcPr>
          <w:p w14:paraId="63695EF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(0.02)</w:t>
            </w:r>
          </w:p>
        </w:tc>
        <w:tc>
          <w:tcPr>
            <w:tcW w:w="794" w:type="dxa"/>
            <w:tcBorders>
              <w:top w:val="nil"/>
              <w:left w:val="nil"/>
              <w:bottom w:val="nil"/>
              <w:right w:val="nil"/>
            </w:tcBorders>
            <w:noWrap/>
            <w:vAlign w:val="bottom"/>
            <w:hideMark/>
          </w:tcPr>
          <w:p w14:paraId="5C6D437B"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6C2BB65"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DB25DE5" w14:textId="77777777" w:rsidTr="00565028">
        <w:trPr>
          <w:trHeight w:val="250"/>
        </w:trPr>
        <w:tc>
          <w:tcPr>
            <w:tcW w:w="2040" w:type="dxa"/>
            <w:tcBorders>
              <w:top w:val="single" w:sz="4" w:space="0" w:color="auto"/>
              <w:left w:val="nil"/>
              <w:bottom w:val="single" w:sz="4" w:space="0" w:color="auto"/>
              <w:right w:val="nil"/>
            </w:tcBorders>
            <w:shd w:val="clear" w:color="auto" w:fill="EEECE1" w:themeFill="background2"/>
            <w:noWrap/>
            <w:vAlign w:val="bottom"/>
            <w:hideMark/>
          </w:tcPr>
          <w:p w14:paraId="15B59A6A" w14:textId="2C0F8203"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Total</w:t>
            </w:r>
          </w:p>
        </w:tc>
        <w:tc>
          <w:tcPr>
            <w:tcW w:w="794" w:type="dxa"/>
            <w:tcBorders>
              <w:top w:val="single" w:sz="4" w:space="0" w:color="auto"/>
              <w:left w:val="nil"/>
              <w:bottom w:val="single" w:sz="4" w:space="0" w:color="auto"/>
              <w:right w:val="nil"/>
            </w:tcBorders>
            <w:shd w:val="clear" w:color="auto" w:fill="EEECE1" w:themeFill="background2"/>
            <w:noWrap/>
            <w:vAlign w:val="bottom"/>
            <w:hideMark/>
          </w:tcPr>
          <w:p w14:paraId="72F194A5"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49.35</w:t>
            </w:r>
          </w:p>
        </w:tc>
        <w:tc>
          <w:tcPr>
            <w:tcW w:w="1046" w:type="dxa"/>
            <w:tcBorders>
              <w:top w:val="single" w:sz="4" w:space="0" w:color="auto"/>
              <w:left w:val="nil"/>
              <w:bottom w:val="single" w:sz="4" w:space="0" w:color="auto"/>
              <w:right w:val="nil"/>
            </w:tcBorders>
            <w:shd w:val="clear" w:color="auto" w:fill="EEECE1" w:themeFill="background2"/>
            <w:noWrap/>
            <w:vAlign w:val="bottom"/>
            <w:hideMark/>
          </w:tcPr>
          <w:p w14:paraId="38E06A5D"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c>
          <w:tcPr>
            <w:tcW w:w="794" w:type="dxa"/>
            <w:tcBorders>
              <w:top w:val="single" w:sz="4" w:space="0" w:color="auto"/>
              <w:left w:val="nil"/>
              <w:bottom w:val="single" w:sz="4" w:space="0" w:color="auto"/>
              <w:right w:val="nil"/>
            </w:tcBorders>
            <w:shd w:val="clear" w:color="auto" w:fill="EEECE1" w:themeFill="background2"/>
            <w:noWrap/>
            <w:vAlign w:val="bottom"/>
            <w:hideMark/>
          </w:tcPr>
          <w:p w14:paraId="145D4555"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54.81</w:t>
            </w:r>
          </w:p>
        </w:tc>
        <w:tc>
          <w:tcPr>
            <w:tcW w:w="1046" w:type="dxa"/>
            <w:tcBorders>
              <w:top w:val="single" w:sz="4" w:space="0" w:color="auto"/>
              <w:left w:val="nil"/>
              <w:bottom w:val="single" w:sz="4" w:space="0" w:color="auto"/>
              <w:right w:val="nil"/>
            </w:tcBorders>
            <w:shd w:val="clear" w:color="auto" w:fill="EEECE1" w:themeFill="background2"/>
            <w:noWrap/>
            <w:vAlign w:val="bottom"/>
            <w:hideMark/>
          </w:tcPr>
          <w:p w14:paraId="593995A9"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c>
          <w:tcPr>
            <w:tcW w:w="794" w:type="dxa"/>
            <w:tcBorders>
              <w:top w:val="single" w:sz="4" w:space="0" w:color="auto"/>
              <w:left w:val="nil"/>
              <w:bottom w:val="single" w:sz="4" w:space="0" w:color="auto"/>
              <w:right w:val="nil"/>
            </w:tcBorders>
            <w:shd w:val="clear" w:color="auto" w:fill="EEECE1" w:themeFill="background2"/>
            <w:noWrap/>
            <w:vAlign w:val="bottom"/>
            <w:hideMark/>
          </w:tcPr>
          <w:p w14:paraId="112F4EB0"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23.41</w:t>
            </w:r>
          </w:p>
        </w:tc>
        <w:tc>
          <w:tcPr>
            <w:tcW w:w="1046" w:type="dxa"/>
            <w:tcBorders>
              <w:top w:val="single" w:sz="4" w:space="0" w:color="auto"/>
              <w:left w:val="nil"/>
              <w:bottom w:val="single" w:sz="4" w:space="0" w:color="auto"/>
              <w:right w:val="nil"/>
            </w:tcBorders>
            <w:shd w:val="clear" w:color="auto" w:fill="EEECE1" w:themeFill="background2"/>
            <w:noWrap/>
            <w:vAlign w:val="bottom"/>
            <w:hideMark/>
          </w:tcPr>
          <w:p w14:paraId="5EEA64B1"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c>
          <w:tcPr>
            <w:tcW w:w="794" w:type="dxa"/>
            <w:tcBorders>
              <w:top w:val="single" w:sz="4" w:space="0" w:color="auto"/>
              <w:left w:val="nil"/>
              <w:bottom w:val="single" w:sz="4" w:space="0" w:color="auto"/>
              <w:right w:val="nil"/>
            </w:tcBorders>
            <w:shd w:val="clear" w:color="auto" w:fill="EEECE1" w:themeFill="background2"/>
            <w:noWrap/>
            <w:vAlign w:val="bottom"/>
            <w:hideMark/>
          </w:tcPr>
          <w:p w14:paraId="6125C153"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12.76</w:t>
            </w:r>
          </w:p>
        </w:tc>
        <w:tc>
          <w:tcPr>
            <w:tcW w:w="1046" w:type="dxa"/>
            <w:tcBorders>
              <w:top w:val="single" w:sz="4" w:space="0" w:color="auto"/>
              <w:left w:val="nil"/>
              <w:bottom w:val="single" w:sz="4" w:space="0" w:color="auto"/>
              <w:right w:val="nil"/>
            </w:tcBorders>
            <w:shd w:val="clear" w:color="auto" w:fill="EEECE1" w:themeFill="background2"/>
            <w:noWrap/>
            <w:vAlign w:val="bottom"/>
            <w:hideMark/>
          </w:tcPr>
          <w:p w14:paraId="007683FE"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r>
    </w:tbl>
    <w:p w14:paraId="019EDA37" w14:textId="7FC99B8C" w:rsidR="00710E3B" w:rsidRDefault="007337CC">
      <w:pPr>
        <w:spacing w:before="0" w:after="0" w:line="240" w:lineRule="auto"/>
        <w:ind w:firstLine="0"/>
        <w:rPr>
          <w:rFonts w:cstheme="majorBidi"/>
          <w:b/>
          <w:bCs/>
          <w:color w:val="000000"/>
          <w:sz w:val="22"/>
        </w:rPr>
      </w:pPr>
      <w:r>
        <w:br w:type="page"/>
      </w:r>
    </w:p>
    <w:p w14:paraId="46262F38" w14:textId="77777777" w:rsidR="00F31D4D" w:rsidRPr="009A5DCD" w:rsidRDefault="00F31D4D" w:rsidP="009C0340">
      <w:pPr>
        <w:rPr>
          <w:rFonts w:eastAsia="ＭＳ 明朝"/>
          <w:lang w:eastAsia="ja-JP"/>
        </w:rPr>
      </w:pPr>
    </w:p>
    <w:p w14:paraId="1273F47C" w14:textId="54605C69" w:rsidR="00917327" w:rsidRDefault="007337CC" w:rsidP="00590A3E">
      <w:pPr>
        <w:pStyle w:val="a0"/>
        <w:rPr>
          <w:rFonts w:eastAsiaTheme="minorEastAsia"/>
          <w:lang w:eastAsia="ja-JP"/>
        </w:rPr>
      </w:pPr>
      <w:r>
        <w:t xml:space="preserve"> Calculating the total basal area ratios according to species group in each plot showed that 100% of the species in </w:t>
      </w:r>
      <w:r>
        <w:rPr>
          <w:rFonts w:eastAsia="ＭＳ 明朝"/>
          <w:lang w:eastAsia="ja-JP"/>
        </w:rPr>
        <w:t xml:space="preserve">the </w:t>
      </w:r>
      <w:r>
        <w:t>Temperate</w:t>
      </w:r>
      <w:r>
        <w:rPr>
          <w:rFonts w:eastAsia="ＭＳ 明朝"/>
          <w:lang w:eastAsia="ja-JP"/>
        </w:rPr>
        <w:t xml:space="preserve"> plot</w:t>
      </w:r>
      <w:r>
        <w:t xml:space="preserve"> were temperate species;</w:t>
      </w:r>
      <w:r w:rsidRPr="009C0340">
        <w:rPr>
          <w:color w:val="EE0000"/>
        </w:rPr>
        <w:t xml:space="preserve"> 60.</w:t>
      </w:r>
      <w:r w:rsidR="00D96019" w:rsidRPr="00390F3A">
        <w:rPr>
          <w:rFonts w:eastAsia="ＭＳ 明朝"/>
          <w:color w:val="EE0000"/>
          <w:lang w:eastAsia="ja-JP"/>
        </w:rPr>
        <w:t>76</w:t>
      </w:r>
      <w:r w:rsidRPr="00390F3A">
        <w:rPr>
          <w:color w:val="EE0000"/>
        </w:rPr>
        <w:t xml:space="preserve">%, </w:t>
      </w:r>
      <w:r w:rsidR="00441D2D" w:rsidRPr="00390F3A">
        <w:rPr>
          <w:rFonts w:eastAsia="ＭＳ 明朝"/>
          <w:color w:val="EE0000"/>
          <w:lang w:eastAsia="ja-JP"/>
        </w:rPr>
        <w:t>33.97</w:t>
      </w:r>
      <w:r w:rsidRPr="009C0340">
        <w:rPr>
          <w:color w:val="EE0000"/>
        </w:rPr>
        <w:t>%, and 5.</w:t>
      </w:r>
      <w:r w:rsidR="00441D2D" w:rsidRPr="00390F3A">
        <w:rPr>
          <w:rFonts w:eastAsia="ＭＳ 明朝"/>
          <w:color w:val="EE0000"/>
          <w:lang w:eastAsia="ja-JP"/>
        </w:rPr>
        <w:t>27</w:t>
      </w:r>
      <w:r w:rsidRPr="009C0340">
        <w:rPr>
          <w:color w:val="EE0000"/>
        </w:rPr>
        <w:t xml:space="preserve">% </w:t>
      </w:r>
      <w:r>
        <w:t xml:space="preserve">of the species in the Ecotone plot were temperate, ecotone, and subarctic species, respectively; and </w:t>
      </w:r>
      <w:r w:rsidR="002314F8" w:rsidRPr="00390F3A">
        <w:rPr>
          <w:rFonts w:eastAsia="ＭＳ 明朝"/>
          <w:color w:val="EE0000"/>
          <w:lang w:eastAsia="ja-JP"/>
        </w:rPr>
        <w:t>99.02</w:t>
      </w:r>
      <w:r w:rsidRPr="009C0340">
        <w:rPr>
          <w:color w:val="EE0000"/>
        </w:rPr>
        <w:t>%</w:t>
      </w:r>
      <w:r>
        <w:t xml:space="preserve"> of the species in </w:t>
      </w:r>
      <w:r>
        <w:rPr>
          <w:rFonts w:eastAsia="ＭＳ 明朝"/>
          <w:lang w:eastAsia="ja-JP"/>
        </w:rPr>
        <w:t xml:space="preserve">the </w:t>
      </w:r>
      <w:r>
        <w:t>Subarctic</w:t>
      </w:r>
      <w:r>
        <w:rPr>
          <w:rFonts w:eastAsia="ＭＳ 明朝"/>
          <w:lang w:eastAsia="ja-JP"/>
        </w:rPr>
        <w:t xml:space="preserve"> and </w:t>
      </w:r>
      <w:r>
        <w:t>Timberline</w:t>
      </w:r>
      <w:r>
        <w:rPr>
          <w:rFonts w:eastAsia="ＭＳ 明朝"/>
          <w:lang w:eastAsia="ja-JP"/>
        </w:rPr>
        <w:t xml:space="preserve"> plots</w:t>
      </w:r>
      <w:r>
        <w:t xml:space="preserve"> were subarctic species (Fig. </w:t>
      </w:r>
      <w:r>
        <w:rPr>
          <w:rFonts w:eastAsia="ＭＳ 明朝"/>
          <w:lang w:eastAsia="ja-JP"/>
        </w:rPr>
        <w:t>5</w:t>
      </w:r>
      <w:r>
        <w:t xml:space="preserve">). </w:t>
      </w:r>
    </w:p>
    <w:p w14:paraId="706DC108" w14:textId="59DE8FE6" w:rsidR="00F31D4D" w:rsidRPr="009A5DCD" w:rsidRDefault="00917327" w:rsidP="00590A3E">
      <w:pPr>
        <w:pStyle w:val="a0"/>
      </w:pPr>
      <w:r w:rsidRPr="00917327">
        <w:rPr>
          <w:noProof/>
        </w:rPr>
        <w:drawing>
          <wp:inline distT="0" distB="0" distL="0" distR="0" wp14:anchorId="5E79E36B" wp14:editId="5DEFA344">
            <wp:extent cx="5943600" cy="3960495"/>
            <wp:effectExtent l="0" t="0" r="0" b="1905"/>
            <wp:docPr id="110377526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75268"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960495"/>
                    </a:xfrm>
                    <a:prstGeom prst="rect">
                      <a:avLst/>
                    </a:prstGeom>
                  </pic:spPr>
                </pic:pic>
              </a:graphicData>
            </a:graphic>
          </wp:inline>
        </w:drawing>
      </w:r>
    </w:p>
    <w:p w14:paraId="3D9350EF" w14:textId="3C7A58DF" w:rsidR="00F31D4D" w:rsidRPr="00180649" w:rsidRDefault="007337CC" w:rsidP="009A5DCD">
      <w:pPr>
        <w:pStyle w:val="3"/>
        <w:rPr>
          <w:rFonts w:eastAsia="ＭＳ 明朝"/>
          <w:lang w:eastAsia="ja-JP"/>
        </w:rPr>
      </w:pPr>
      <w:r>
        <w:t>Fig.</w:t>
      </w:r>
      <w:r>
        <w:rPr>
          <w:rFonts w:eastAsia="ＭＳ 明朝"/>
          <w:lang w:eastAsia="ja-JP"/>
        </w:rPr>
        <w:t xml:space="preserve"> 5</w:t>
      </w:r>
      <w:r>
        <w:t>. Warmth index and proportion of tree species in each plot</w:t>
      </w:r>
      <w:r>
        <w:br/>
      </w:r>
      <w:r w:rsidR="009A53DF">
        <w:t>WI</w:t>
      </w:r>
      <w:r>
        <w:t xml:space="preserve"> was estimated based on the Mesh climatological normal for 2020 (Japan Meteorological Agency, 2022). The tree species are listed in Table</w:t>
      </w:r>
      <w:r>
        <w:rPr>
          <w:rFonts w:eastAsia="ＭＳ 明朝"/>
          <w:lang w:eastAsia="ja-JP"/>
        </w:rPr>
        <w:t xml:space="preserve"> 3</w:t>
      </w:r>
      <w:r>
        <w:t>.</w:t>
      </w:r>
    </w:p>
    <w:p w14:paraId="5794B292" w14:textId="77777777" w:rsidR="00F74C15" w:rsidRPr="0007623E" w:rsidRDefault="00F74C15" w:rsidP="009A5DCD">
      <w:pPr>
        <w:pStyle w:val="a0"/>
        <w:rPr>
          <w:rFonts w:eastAsia="ＭＳ 明朝"/>
          <w:lang w:eastAsia="ja-JP"/>
        </w:rPr>
      </w:pPr>
    </w:p>
    <w:p w14:paraId="7E936B65" w14:textId="3CB03A4E" w:rsidR="00F31D4D" w:rsidRDefault="007337CC" w:rsidP="009A5DCD">
      <w:pPr>
        <w:pStyle w:val="2"/>
        <w:rPr>
          <w:rFonts w:eastAsia="ＭＳ 明朝"/>
        </w:rPr>
      </w:pPr>
      <w:r>
        <w:lastRenderedPageBreak/>
        <w:t>3.</w:t>
      </w:r>
      <w:r w:rsidR="00F36C4F">
        <w:rPr>
          <w:rFonts w:eastAsiaTheme="minorEastAsia" w:hint="eastAsia"/>
        </w:rPr>
        <w:t>3</w:t>
      </w:r>
      <w:r>
        <w:t xml:space="preserve">. </w:t>
      </w:r>
      <w:r>
        <w:rPr>
          <w:rFonts w:eastAsia="ＭＳ 明朝" w:hint="eastAsia"/>
        </w:rPr>
        <w:t>Forest dynamics</w:t>
      </w:r>
      <w:r>
        <w:rPr>
          <w:rFonts w:eastAsia="ＭＳ 明朝"/>
        </w:rPr>
        <w:t xml:space="preserve"> in each climate zone</w:t>
      </w:r>
    </w:p>
    <w:p w14:paraId="2BD5DB19" w14:textId="4FB98D43" w:rsidR="005242C9" w:rsidRDefault="007337CC" w:rsidP="00180649">
      <w:pPr>
        <w:pStyle w:val="3"/>
        <w:rPr>
          <w:rFonts w:eastAsiaTheme="minorEastAsia"/>
          <w:color w:val="auto"/>
          <w:lang w:eastAsia="ja-JP"/>
        </w:rPr>
      </w:pPr>
      <w:r>
        <w:rPr>
          <w:color w:val="auto"/>
        </w:rPr>
        <w:t>Table 4.</w:t>
      </w:r>
      <w:r>
        <w:rPr>
          <w:rFonts w:eastAsia="ＭＳ 明朝"/>
          <w:color w:val="auto"/>
          <w:lang w:eastAsia="ja-JP"/>
        </w:rPr>
        <w:t xml:space="preserve"> Demographic rates for </w:t>
      </w:r>
      <w:r>
        <w:rPr>
          <w:color w:val="auto"/>
        </w:rPr>
        <w:t xml:space="preserve">population growth, mortality, and </w:t>
      </w:r>
      <w:r w:rsidR="001C33EA">
        <w:rPr>
          <w:color w:val="auto"/>
        </w:rPr>
        <w:t>ingrowth</w:t>
      </w:r>
      <w:r>
        <w:rPr>
          <w:color w:val="auto"/>
        </w:rPr>
        <w:t xml:space="preserve"> (% per year) of the tree species grouped by elements in each plot.</w:t>
      </w:r>
    </w:p>
    <w:tbl>
      <w:tblPr>
        <w:tblW w:w="13616" w:type="dxa"/>
        <w:tblCellMar>
          <w:left w:w="99" w:type="dxa"/>
          <w:right w:w="99" w:type="dxa"/>
        </w:tblCellMar>
        <w:tblLook w:val="04A0" w:firstRow="1" w:lastRow="0" w:firstColumn="1" w:lastColumn="0" w:noHBand="0" w:noVBand="1"/>
      </w:tblPr>
      <w:tblGrid>
        <w:gridCol w:w="2200"/>
        <w:gridCol w:w="594"/>
        <w:gridCol w:w="593"/>
        <w:gridCol w:w="593"/>
        <w:gridCol w:w="204"/>
        <w:gridCol w:w="668"/>
        <w:gridCol w:w="666"/>
        <w:gridCol w:w="666"/>
        <w:gridCol w:w="204"/>
        <w:gridCol w:w="712"/>
        <w:gridCol w:w="614"/>
        <w:gridCol w:w="614"/>
        <w:gridCol w:w="549"/>
        <w:gridCol w:w="549"/>
        <w:gridCol w:w="609"/>
        <w:gridCol w:w="549"/>
        <w:gridCol w:w="940"/>
        <w:gridCol w:w="204"/>
        <w:gridCol w:w="549"/>
        <w:gridCol w:w="549"/>
        <w:gridCol w:w="549"/>
        <w:gridCol w:w="204"/>
        <w:gridCol w:w="549"/>
        <w:gridCol w:w="549"/>
        <w:gridCol w:w="549"/>
        <w:gridCol w:w="204"/>
      </w:tblGrid>
      <w:tr w:rsidR="00A76EC1" w:rsidRPr="00DE5C1E" w14:paraId="214A711E" w14:textId="77777777" w:rsidTr="00DE5C1E">
        <w:trPr>
          <w:gridAfter w:val="9"/>
          <w:wAfter w:w="2454" w:type="dxa"/>
          <w:trHeight w:val="240"/>
        </w:trPr>
        <w:tc>
          <w:tcPr>
            <w:tcW w:w="2200" w:type="dxa"/>
            <w:tcBorders>
              <w:top w:val="single" w:sz="4" w:space="0" w:color="auto"/>
              <w:left w:val="nil"/>
              <w:bottom w:val="nil"/>
              <w:right w:val="nil"/>
            </w:tcBorders>
            <w:noWrap/>
            <w:vAlign w:val="center"/>
            <w:hideMark/>
          </w:tcPr>
          <w:p w14:paraId="4C7EBB0F" w14:textId="77777777" w:rsidR="00DE5C1E" w:rsidRPr="00DE5C1E" w:rsidRDefault="00DE5C1E" w:rsidP="00DE5C1E">
            <w:pPr>
              <w:suppressAutoHyphens w:val="0"/>
              <w:spacing w:before="0" w:after="0" w:line="240" w:lineRule="auto"/>
              <w:ind w:firstLine="0"/>
              <w:rPr>
                <w:rFonts w:ascii="Noto Sans CJK JP" w:eastAsia="ＭＳ Ｐゴシック" w:hAnsi="Noto Sans CJK JP" w:cs="ＭＳ Ｐゴシック" w:hint="eastAsia"/>
                <w:sz w:val="18"/>
                <w:szCs w:val="18"/>
                <w:lang w:eastAsia="ja-JP"/>
              </w:rPr>
            </w:pPr>
            <w:r w:rsidRPr="00DE5C1E">
              <w:rPr>
                <w:rFonts w:ascii="Noto Sans CJK JP" w:eastAsia="ＭＳ Ｐゴシック" w:hAnsi="Noto Sans CJK JP" w:cs="ＭＳ Ｐゴシック"/>
                <w:sz w:val="18"/>
                <w:szCs w:val="18"/>
                <w:lang w:eastAsia="ja-JP"/>
              </w:rPr>
              <w:t xml:space="preserve">　</w:t>
            </w:r>
          </w:p>
        </w:tc>
        <w:tc>
          <w:tcPr>
            <w:tcW w:w="1780" w:type="dxa"/>
            <w:gridSpan w:val="3"/>
            <w:tcBorders>
              <w:top w:val="single" w:sz="4" w:space="0" w:color="auto"/>
              <w:left w:val="nil"/>
              <w:bottom w:val="single" w:sz="4" w:space="0" w:color="auto"/>
              <w:right w:val="nil"/>
            </w:tcBorders>
            <w:noWrap/>
            <w:vAlign w:val="bottom"/>
            <w:hideMark/>
          </w:tcPr>
          <w:p w14:paraId="34DB17E0" w14:textId="77777777" w:rsidR="00DE5C1E" w:rsidRPr="00DE5C1E" w:rsidRDefault="00DE5C1E" w:rsidP="00DE5C1E">
            <w:pPr>
              <w:suppressAutoHyphens w:val="0"/>
              <w:spacing w:before="0" w:after="0" w:line="240" w:lineRule="auto"/>
              <w:ind w:firstLine="0"/>
              <w:jc w:val="center"/>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Temperate plot</w:t>
            </w:r>
          </w:p>
        </w:tc>
        <w:tc>
          <w:tcPr>
            <w:tcW w:w="100" w:type="dxa"/>
            <w:tcBorders>
              <w:top w:val="single" w:sz="4" w:space="0" w:color="auto"/>
              <w:left w:val="nil"/>
              <w:bottom w:val="nil"/>
              <w:right w:val="nil"/>
            </w:tcBorders>
            <w:noWrap/>
            <w:vAlign w:val="bottom"/>
            <w:hideMark/>
          </w:tcPr>
          <w:p w14:paraId="542FB5A7" w14:textId="77777777" w:rsidR="00DE5C1E" w:rsidRPr="00DE5C1E" w:rsidRDefault="00DE5C1E" w:rsidP="00DE5C1E">
            <w:pPr>
              <w:suppressAutoHyphens w:val="0"/>
              <w:spacing w:before="0" w:after="0" w:line="240" w:lineRule="auto"/>
              <w:ind w:firstLine="0"/>
              <w:jc w:val="center"/>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　</w:t>
            </w:r>
          </w:p>
        </w:tc>
        <w:tc>
          <w:tcPr>
            <w:tcW w:w="2000" w:type="dxa"/>
            <w:gridSpan w:val="3"/>
            <w:tcBorders>
              <w:top w:val="single" w:sz="4" w:space="0" w:color="auto"/>
              <w:left w:val="nil"/>
              <w:bottom w:val="single" w:sz="4" w:space="0" w:color="auto"/>
              <w:right w:val="nil"/>
            </w:tcBorders>
            <w:noWrap/>
            <w:vAlign w:val="bottom"/>
            <w:hideMark/>
          </w:tcPr>
          <w:p w14:paraId="4558BA3C" w14:textId="77777777" w:rsidR="00DE5C1E" w:rsidRPr="00DE5C1E" w:rsidRDefault="00DE5C1E" w:rsidP="00DE5C1E">
            <w:pPr>
              <w:suppressAutoHyphens w:val="0"/>
              <w:spacing w:before="0" w:after="0" w:line="240" w:lineRule="auto"/>
              <w:ind w:firstLine="0"/>
              <w:jc w:val="center"/>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Ecotone plot</w:t>
            </w:r>
          </w:p>
        </w:tc>
        <w:tc>
          <w:tcPr>
            <w:tcW w:w="160" w:type="dxa"/>
            <w:tcBorders>
              <w:top w:val="single" w:sz="4" w:space="0" w:color="auto"/>
              <w:left w:val="nil"/>
              <w:bottom w:val="nil"/>
              <w:right w:val="nil"/>
            </w:tcBorders>
            <w:noWrap/>
            <w:vAlign w:val="bottom"/>
            <w:hideMark/>
          </w:tcPr>
          <w:p w14:paraId="77ED5F38" w14:textId="77777777" w:rsidR="00DE5C1E" w:rsidRPr="00DE5C1E" w:rsidRDefault="00DE5C1E" w:rsidP="00DE5C1E">
            <w:pPr>
              <w:suppressAutoHyphens w:val="0"/>
              <w:spacing w:before="0" w:after="0" w:line="240" w:lineRule="auto"/>
              <w:ind w:firstLine="0"/>
              <w:jc w:val="center"/>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　</w:t>
            </w:r>
          </w:p>
        </w:tc>
        <w:tc>
          <w:tcPr>
            <w:tcW w:w="1940" w:type="dxa"/>
            <w:gridSpan w:val="3"/>
            <w:tcBorders>
              <w:top w:val="single" w:sz="4" w:space="0" w:color="auto"/>
              <w:left w:val="nil"/>
              <w:bottom w:val="single" w:sz="4" w:space="0" w:color="auto"/>
              <w:right w:val="nil"/>
            </w:tcBorders>
            <w:noWrap/>
            <w:vAlign w:val="bottom"/>
            <w:hideMark/>
          </w:tcPr>
          <w:p w14:paraId="686AD5DC" w14:textId="77777777" w:rsidR="00DE5C1E" w:rsidRPr="00DE5C1E" w:rsidRDefault="00DE5C1E" w:rsidP="00DE5C1E">
            <w:pPr>
              <w:suppressAutoHyphens w:val="0"/>
              <w:spacing w:before="0" w:after="0" w:line="240" w:lineRule="auto"/>
              <w:ind w:firstLine="0"/>
              <w:jc w:val="center"/>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Subarctic plot</w:t>
            </w:r>
          </w:p>
        </w:tc>
        <w:tc>
          <w:tcPr>
            <w:tcW w:w="381" w:type="dxa"/>
            <w:tcBorders>
              <w:top w:val="single" w:sz="4" w:space="0" w:color="auto"/>
              <w:left w:val="nil"/>
              <w:bottom w:val="nil"/>
              <w:right w:val="nil"/>
            </w:tcBorders>
            <w:noWrap/>
            <w:vAlign w:val="bottom"/>
            <w:hideMark/>
          </w:tcPr>
          <w:p w14:paraId="659B5620" w14:textId="77777777" w:rsidR="00DE5C1E" w:rsidRPr="00DE5C1E" w:rsidRDefault="00DE5C1E" w:rsidP="00DE5C1E">
            <w:pPr>
              <w:suppressAutoHyphens w:val="0"/>
              <w:spacing w:before="0" w:after="0" w:line="240" w:lineRule="auto"/>
              <w:ind w:firstLine="0"/>
              <w:jc w:val="center"/>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　</w:t>
            </w:r>
          </w:p>
        </w:tc>
        <w:tc>
          <w:tcPr>
            <w:tcW w:w="1661" w:type="dxa"/>
            <w:gridSpan w:val="3"/>
            <w:tcBorders>
              <w:top w:val="single" w:sz="4" w:space="0" w:color="auto"/>
              <w:left w:val="nil"/>
              <w:bottom w:val="single" w:sz="4" w:space="0" w:color="auto"/>
              <w:right w:val="nil"/>
            </w:tcBorders>
            <w:noWrap/>
            <w:vAlign w:val="bottom"/>
            <w:hideMark/>
          </w:tcPr>
          <w:p w14:paraId="1343F779" w14:textId="77777777" w:rsidR="00DE5C1E" w:rsidRPr="00DE5C1E" w:rsidRDefault="00DE5C1E" w:rsidP="00DE5C1E">
            <w:pPr>
              <w:suppressAutoHyphens w:val="0"/>
              <w:spacing w:before="0" w:after="0" w:line="240" w:lineRule="auto"/>
              <w:ind w:firstLine="0"/>
              <w:jc w:val="center"/>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Timberline plot</w:t>
            </w:r>
          </w:p>
        </w:tc>
        <w:tc>
          <w:tcPr>
            <w:tcW w:w="940" w:type="dxa"/>
            <w:tcBorders>
              <w:top w:val="nil"/>
              <w:left w:val="nil"/>
              <w:bottom w:val="nil"/>
              <w:right w:val="nil"/>
            </w:tcBorders>
            <w:noWrap/>
            <w:vAlign w:val="center"/>
            <w:hideMark/>
          </w:tcPr>
          <w:p w14:paraId="31799B60" w14:textId="77777777" w:rsidR="00DE5C1E" w:rsidRPr="00DE5C1E" w:rsidRDefault="00DE5C1E" w:rsidP="00DE5C1E">
            <w:pPr>
              <w:suppressAutoHyphens w:val="0"/>
              <w:spacing w:before="0" w:after="0" w:line="240" w:lineRule="auto"/>
              <w:ind w:firstLine="0"/>
              <w:jc w:val="center"/>
              <w:rPr>
                <w:rFonts w:ascii="Arial" w:eastAsia="ＭＳ Ｐゴシック" w:hAnsi="Arial" w:cs="Arial"/>
                <w:b/>
                <w:bCs/>
                <w:sz w:val="18"/>
                <w:szCs w:val="18"/>
                <w:lang w:eastAsia="ja-JP"/>
              </w:rPr>
            </w:pPr>
          </w:p>
        </w:tc>
      </w:tr>
      <w:tr w:rsidR="00A76EC1" w:rsidRPr="00DE5C1E" w14:paraId="19A852D0" w14:textId="77777777" w:rsidTr="00DE5C1E">
        <w:trPr>
          <w:gridAfter w:val="9"/>
          <w:wAfter w:w="2454" w:type="dxa"/>
          <w:trHeight w:val="240"/>
        </w:trPr>
        <w:tc>
          <w:tcPr>
            <w:tcW w:w="2200" w:type="dxa"/>
            <w:tcBorders>
              <w:top w:val="nil"/>
              <w:left w:val="nil"/>
              <w:bottom w:val="single" w:sz="4" w:space="0" w:color="auto"/>
              <w:right w:val="nil"/>
            </w:tcBorders>
            <w:noWrap/>
            <w:vAlign w:val="bottom"/>
            <w:hideMark/>
          </w:tcPr>
          <w:p w14:paraId="3FE24B10" w14:textId="77777777" w:rsidR="00DE5C1E" w:rsidRPr="00DE5C1E" w:rsidRDefault="00DE5C1E" w:rsidP="00DE5C1E">
            <w:pPr>
              <w:suppressAutoHyphens w:val="0"/>
              <w:spacing w:before="0" w:after="0" w:line="240" w:lineRule="auto"/>
              <w:ind w:firstLine="0"/>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Species</w:t>
            </w:r>
          </w:p>
        </w:tc>
        <w:tc>
          <w:tcPr>
            <w:tcW w:w="594" w:type="dxa"/>
            <w:tcBorders>
              <w:top w:val="nil"/>
              <w:left w:val="nil"/>
              <w:bottom w:val="single" w:sz="4" w:space="0" w:color="auto"/>
              <w:right w:val="nil"/>
            </w:tcBorders>
            <w:noWrap/>
            <w:vAlign w:val="center"/>
            <w:hideMark/>
          </w:tcPr>
          <w:p w14:paraId="6766835F" w14:textId="77777777" w:rsidR="00DE5C1E" w:rsidRPr="00DE5C1E" w:rsidRDefault="00DE5C1E" w:rsidP="00DE5C1E">
            <w:pPr>
              <w:suppressAutoHyphens w:val="0"/>
              <w:spacing w:before="0" w:after="0" w:line="240" w:lineRule="auto"/>
              <w:ind w:firstLine="0"/>
              <w:jc w:val="right"/>
              <w:rPr>
                <w:rFonts w:ascii="Arial" w:eastAsia="ＭＳ Ｐゴシック" w:hAnsi="Arial" w:cs="Arial"/>
                <w:sz w:val="18"/>
                <w:szCs w:val="18"/>
                <w:lang w:eastAsia="ja-JP"/>
              </w:rPr>
            </w:pPr>
            <w:r w:rsidRPr="00DE5C1E">
              <w:rPr>
                <w:rFonts w:ascii="Arial" w:eastAsia="ＭＳ Ｐゴシック" w:hAnsi="Arial" w:cs="Arial"/>
                <w:sz w:val="18"/>
                <w:szCs w:val="18"/>
                <w:lang w:eastAsia="ja-JP"/>
              </w:rPr>
              <w:t>G*</w:t>
            </w:r>
          </w:p>
        </w:tc>
        <w:tc>
          <w:tcPr>
            <w:tcW w:w="593" w:type="dxa"/>
            <w:tcBorders>
              <w:top w:val="nil"/>
              <w:left w:val="nil"/>
              <w:bottom w:val="single" w:sz="4" w:space="0" w:color="auto"/>
              <w:right w:val="nil"/>
            </w:tcBorders>
            <w:noWrap/>
            <w:vAlign w:val="center"/>
            <w:hideMark/>
          </w:tcPr>
          <w:p w14:paraId="62CAB631" w14:textId="77777777" w:rsidR="00DE5C1E" w:rsidRPr="00DE5C1E" w:rsidRDefault="00DE5C1E" w:rsidP="00DE5C1E">
            <w:pPr>
              <w:suppressAutoHyphens w:val="0"/>
              <w:spacing w:before="0" w:after="0" w:line="240" w:lineRule="auto"/>
              <w:ind w:firstLine="0"/>
              <w:jc w:val="right"/>
              <w:rPr>
                <w:rFonts w:ascii="Arial" w:eastAsia="ＭＳ Ｐゴシック" w:hAnsi="Arial" w:cs="Arial"/>
                <w:sz w:val="18"/>
                <w:szCs w:val="18"/>
                <w:lang w:eastAsia="ja-JP"/>
              </w:rPr>
            </w:pPr>
            <w:r w:rsidRPr="00DE5C1E">
              <w:rPr>
                <w:rFonts w:ascii="Arial" w:eastAsia="ＭＳ Ｐゴシック" w:hAnsi="Arial" w:cs="Arial"/>
                <w:sz w:val="18"/>
                <w:szCs w:val="18"/>
                <w:lang w:eastAsia="ja-JP"/>
              </w:rPr>
              <w:t>M*</w:t>
            </w:r>
          </w:p>
        </w:tc>
        <w:tc>
          <w:tcPr>
            <w:tcW w:w="593" w:type="dxa"/>
            <w:tcBorders>
              <w:top w:val="nil"/>
              <w:left w:val="nil"/>
              <w:bottom w:val="single" w:sz="4" w:space="0" w:color="auto"/>
              <w:right w:val="nil"/>
            </w:tcBorders>
            <w:noWrap/>
            <w:vAlign w:val="center"/>
            <w:hideMark/>
          </w:tcPr>
          <w:p w14:paraId="15BC581C" w14:textId="77777777" w:rsidR="00DE5C1E" w:rsidRPr="00DE5C1E" w:rsidRDefault="00DE5C1E" w:rsidP="00DE5C1E">
            <w:pPr>
              <w:suppressAutoHyphens w:val="0"/>
              <w:spacing w:before="0" w:after="0" w:line="240" w:lineRule="auto"/>
              <w:ind w:firstLine="0"/>
              <w:jc w:val="right"/>
              <w:rPr>
                <w:rFonts w:ascii="Arial" w:eastAsia="ＭＳ Ｐゴシック" w:hAnsi="Arial" w:cs="Arial"/>
                <w:sz w:val="18"/>
                <w:szCs w:val="18"/>
                <w:lang w:eastAsia="ja-JP"/>
              </w:rPr>
            </w:pPr>
            <w:r w:rsidRPr="00DE5C1E">
              <w:rPr>
                <w:rFonts w:ascii="Arial" w:eastAsia="ＭＳ Ｐゴシック" w:hAnsi="Arial" w:cs="Arial"/>
                <w:sz w:val="18"/>
                <w:szCs w:val="18"/>
                <w:lang w:eastAsia="ja-JP"/>
              </w:rPr>
              <w:t>I*</w:t>
            </w:r>
          </w:p>
        </w:tc>
        <w:tc>
          <w:tcPr>
            <w:tcW w:w="100" w:type="dxa"/>
            <w:tcBorders>
              <w:top w:val="nil"/>
              <w:left w:val="nil"/>
              <w:bottom w:val="single" w:sz="4" w:space="0" w:color="auto"/>
              <w:right w:val="nil"/>
            </w:tcBorders>
            <w:noWrap/>
            <w:vAlign w:val="center"/>
            <w:hideMark/>
          </w:tcPr>
          <w:p w14:paraId="758CE9A2" w14:textId="77777777" w:rsidR="00DE5C1E" w:rsidRPr="00DE5C1E" w:rsidRDefault="00DE5C1E" w:rsidP="00DE5C1E">
            <w:pPr>
              <w:suppressAutoHyphens w:val="0"/>
              <w:spacing w:before="0" w:after="0" w:line="240" w:lineRule="auto"/>
              <w:ind w:firstLine="0"/>
              <w:jc w:val="right"/>
              <w:rPr>
                <w:rFonts w:ascii="Arial" w:eastAsia="ＭＳ Ｐゴシック" w:hAnsi="Arial" w:cs="Arial"/>
                <w:sz w:val="18"/>
                <w:szCs w:val="18"/>
                <w:lang w:eastAsia="ja-JP"/>
              </w:rPr>
            </w:pPr>
            <w:r w:rsidRPr="00DE5C1E">
              <w:rPr>
                <w:rFonts w:ascii="Arial" w:eastAsia="ＭＳ Ｐゴシック" w:hAnsi="Arial" w:cs="Arial"/>
                <w:sz w:val="18"/>
                <w:szCs w:val="18"/>
                <w:lang w:eastAsia="ja-JP"/>
              </w:rPr>
              <w:t xml:space="preserve">　</w:t>
            </w:r>
          </w:p>
        </w:tc>
        <w:tc>
          <w:tcPr>
            <w:tcW w:w="668" w:type="dxa"/>
            <w:tcBorders>
              <w:top w:val="nil"/>
              <w:left w:val="nil"/>
              <w:bottom w:val="single" w:sz="4" w:space="0" w:color="auto"/>
              <w:right w:val="nil"/>
            </w:tcBorders>
            <w:noWrap/>
            <w:vAlign w:val="center"/>
            <w:hideMark/>
          </w:tcPr>
          <w:p w14:paraId="39EBE649" w14:textId="77777777" w:rsidR="00DE5C1E" w:rsidRPr="00DE5C1E" w:rsidRDefault="00DE5C1E" w:rsidP="00DE5C1E">
            <w:pPr>
              <w:suppressAutoHyphens w:val="0"/>
              <w:spacing w:before="0" w:after="0" w:line="240" w:lineRule="auto"/>
              <w:ind w:firstLine="0"/>
              <w:jc w:val="right"/>
              <w:rPr>
                <w:rFonts w:ascii="Arial" w:eastAsia="ＭＳ Ｐゴシック" w:hAnsi="Arial" w:cs="Arial"/>
                <w:sz w:val="18"/>
                <w:szCs w:val="18"/>
                <w:lang w:eastAsia="ja-JP"/>
              </w:rPr>
            </w:pPr>
            <w:r w:rsidRPr="00DE5C1E">
              <w:rPr>
                <w:rFonts w:ascii="Arial" w:eastAsia="ＭＳ Ｐゴシック" w:hAnsi="Arial" w:cs="Arial"/>
                <w:sz w:val="18"/>
                <w:szCs w:val="18"/>
                <w:lang w:eastAsia="ja-JP"/>
              </w:rPr>
              <w:t>G*</w:t>
            </w:r>
          </w:p>
        </w:tc>
        <w:tc>
          <w:tcPr>
            <w:tcW w:w="666" w:type="dxa"/>
            <w:tcBorders>
              <w:top w:val="nil"/>
              <w:left w:val="nil"/>
              <w:bottom w:val="single" w:sz="4" w:space="0" w:color="auto"/>
              <w:right w:val="nil"/>
            </w:tcBorders>
            <w:noWrap/>
            <w:vAlign w:val="center"/>
            <w:hideMark/>
          </w:tcPr>
          <w:p w14:paraId="29EE50DE" w14:textId="77777777" w:rsidR="00DE5C1E" w:rsidRPr="00DE5C1E" w:rsidRDefault="00DE5C1E" w:rsidP="00DE5C1E">
            <w:pPr>
              <w:suppressAutoHyphens w:val="0"/>
              <w:spacing w:before="0" w:after="0" w:line="240" w:lineRule="auto"/>
              <w:ind w:firstLine="0"/>
              <w:jc w:val="right"/>
              <w:rPr>
                <w:rFonts w:ascii="Arial" w:eastAsia="ＭＳ Ｐゴシック" w:hAnsi="Arial" w:cs="Arial"/>
                <w:sz w:val="18"/>
                <w:szCs w:val="18"/>
                <w:lang w:eastAsia="ja-JP"/>
              </w:rPr>
            </w:pPr>
            <w:r w:rsidRPr="00DE5C1E">
              <w:rPr>
                <w:rFonts w:ascii="Arial" w:eastAsia="ＭＳ Ｐゴシック" w:hAnsi="Arial" w:cs="Arial"/>
                <w:sz w:val="18"/>
                <w:szCs w:val="18"/>
                <w:lang w:eastAsia="ja-JP"/>
              </w:rPr>
              <w:t>M*</w:t>
            </w:r>
          </w:p>
        </w:tc>
        <w:tc>
          <w:tcPr>
            <w:tcW w:w="666" w:type="dxa"/>
            <w:tcBorders>
              <w:top w:val="nil"/>
              <w:left w:val="nil"/>
              <w:bottom w:val="single" w:sz="4" w:space="0" w:color="auto"/>
              <w:right w:val="nil"/>
            </w:tcBorders>
            <w:noWrap/>
            <w:vAlign w:val="center"/>
            <w:hideMark/>
          </w:tcPr>
          <w:p w14:paraId="36A12007" w14:textId="77777777" w:rsidR="00DE5C1E" w:rsidRPr="00DE5C1E" w:rsidRDefault="00DE5C1E" w:rsidP="00DE5C1E">
            <w:pPr>
              <w:suppressAutoHyphens w:val="0"/>
              <w:spacing w:before="0" w:after="0" w:line="240" w:lineRule="auto"/>
              <w:ind w:firstLine="0"/>
              <w:jc w:val="right"/>
              <w:rPr>
                <w:rFonts w:ascii="Arial" w:eastAsia="ＭＳ Ｐゴシック" w:hAnsi="Arial" w:cs="Arial"/>
                <w:sz w:val="18"/>
                <w:szCs w:val="18"/>
                <w:lang w:eastAsia="ja-JP"/>
              </w:rPr>
            </w:pPr>
            <w:r w:rsidRPr="00DE5C1E">
              <w:rPr>
                <w:rFonts w:ascii="Arial" w:eastAsia="ＭＳ Ｐゴシック" w:hAnsi="Arial" w:cs="Arial"/>
                <w:sz w:val="18"/>
                <w:szCs w:val="18"/>
                <w:lang w:eastAsia="ja-JP"/>
              </w:rPr>
              <w:t>I*</w:t>
            </w:r>
          </w:p>
        </w:tc>
        <w:tc>
          <w:tcPr>
            <w:tcW w:w="160" w:type="dxa"/>
            <w:tcBorders>
              <w:top w:val="nil"/>
              <w:left w:val="nil"/>
              <w:bottom w:val="single" w:sz="4" w:space="0" w:color="auto"/>
              <w:right w:val="nil"/>
            </w:tcBorders>
            <w:noWrap/>
            <w:vAlign w:val="center"/>
            <w:hideMark/>
          </w:tcPr>
          <w:p w14:paraId="5E567C0A" w14:textId="77777777" w:rsidR="00DE5C1E" w:rsidRPr="00DE5C1E" w:rsidRDefault="00DE5C1E" w:rsidP="00DE5C1E">
            <w:pPr>
              <w:suppressAutoHyphens w:val="0"/>
              <w:spacing w:before="0" w:after="0" w:line="240" w:lineRule="auto"/>
              <w:ind w:firstLine="0"/>
              <w:jc w:val="right"/>
              <w:rPr>
                <w:rFonts w:ascii="Arial" w:eastAsia="ＭＳ Ｐゴシック" w:hAnsi="Arial" w:cs="Arial"/>
                <w:sz w:val="18"/>
                <w:szCs w:val="18"/>
                <w:lang w:eastAsia="ja-JP"/>
              </w:rPr>
            </w:pPr>
            <w:r w:rsidRPr="00DE5C1E">
              <w:rPr>
                <w:rFonts w:ascii="Arial" w:eastAsia="ＭＳ Ｐゴシック" w:hAnsi="Arial" w:cs="Arial"/>
                <w:sz w:val="18"/>
                <w:szCs w:val="18"/>
                <w:lang w:eastAsia="ja-JP"/>
              </w:rPr>
              <w:t xml:space="preserve">　</w:t>
            </w:r>
          </w:p>
        </w:tc>
        <w:tc>
          <w:tcPr>
            <w:tcW w:w="712" w:type="dxa"/>
            <w:tcBorders>
              <w:top w:val="nil"/>
              <w:left w:val="nil"/>
              <w:bottom w:val="single" w:sz="4" w:space="0" w:color="auto"/>
              <w:right w:val="nil"/>
            </w:tcBorders>
            <w:noWrap/>
            <w:vAlign w:val="center"/>
            <w:hideMark/>
          </w:tcPr>
          <w:p w14:paraId="36E1811F" w14:textId="77777777" w:rsidR="00DE5C1E" w:rsidRPr="00DE5C1E" w:rsidRDefault="00DE5C1E" w:rsidP="00DE5C1E">
            <w:pPr>
              <w:suppressAutoHyphens w:val="0"/>
              <w:spacing w:before="0" w:after="0" w:line="240" w:lineRule="auto"/>
              <w:ind w:firstLine="0"/>
              <w:jc w:val="right"/>
              <w:rPr>
                <w:rFonts w:ascii="Arial" w:eastAsia="ＭＳ Ｐゴシック" w:hAnsi="Arial" w:cs="Arial"/>
                <w:sz w:val="18"/>
                <w:szCs w:val="18"/>
                <w:lang w:eastAsia="ja-JP"/>
              </w:rPr>
            </w:pPr>
            <w:r w:rsidRPr="00DE5C1E">
              <w:rPr>
                <w:rFonts w:ascii="Arial" w:eastAsia="ＭＳ Ｐゴシック" w:hAnsi="Arial" w:cs="Arial"/>
                <w:sz w:val="18"/>
                <w:szCs w:val="18"/>
                <w:lang w:eastAsia="ja-JP"/>
              </w:rPr>
              <w:t>G*</w:t>
            </w:r>
          </w:p>
        </w:tc>
        <w:tc>
          <w:tcPr>
            <w:tcW w:w="614" w:type="dxa"/>
            <w:tcBorders>
              <w:top w:val="nil"/>
              <w:left w:val="nil"/>
              <w:bottom w:val="single" w:sz="4" w:space="0" w:color="auto"/>
              <w:right w:val="nil"/>
            </w:tcBorders>
            <w:noWrap/>
            <w:vAlign w:val="center"/>
            <w:hideMark/>
          </w:tcPr>
          <w:p w14:paraId="042354E9" w14:textId="77777777" w:rsidR="00DE5C1E" w:rsidRPr="00DE5C1E" w:rsidRDefault="00DE5C1E" w:rsidP="00DE5C1E">
            <w:pPr>
              <w:suppressAutoHyphens w:val="0"/>
              <w:spacing w:before="0" w:after="0" w:line="240" w:lineRule="auto"/>
              <w:ind w:firstLine="0"/>
              <w:jc w:val="right"/>
              <w:rPr>
                <w:rFonts w:ascii="Arial" w:eastAsia="ＭＳ Ｐゴシック" w:hAnsi="Arial" w:cs="Arial"/>
                <w:sz w:val="18"/>
                <w:szCs w:val="18"/>
                <w:lang w:eastAsia="ja-JP"/>
              </w:rPr>
            </w:pPr>
            <w:r w:rsidRPr="00DE5C1E">
              <w:rPr>
                <w:rFonts w:ascii="Arial" w:eastAsia="ＭＳ Ｐゴシック" w:hAnsi="Arial" w:cs="Arial"/>
                <w:sz w:val="18"/>
                <w:szCs w:val="18"/>
                <w:lang w:eastAsia="ja-JP"/>
              </w:rPr>
              <w:t>M*</w:t>
            </w:r>
          </w:p>
        </w:tc>
        <w:tc>
          <w:tcPr>
            <w:tcW w:w="614" w:type="dxa"/>
            <w:tcBorders>
              <w:top w:val="nil"/>
              <w:left w:val="nil"/>
              <w:bottom w:val="single" w:sz="4" w:space="0" w:color="auto"/>
              <w:right w:val="nil"/>
            </w:tcBorders>
            <w:noWrap/>
            <w:vAlign w:val="center"/>
            <w:hideMark/>
          </w:tcPr>
          <w:p w14:paraId="5A7D2F88" w14:textId="77777777" w:rsidR="00DE5C1E" w:rsidRPr="00DE5C1E" w:rsidRDefault="00DE5C1E" w:rsidP="00DE5C1E">
            <w:pPr>
              <w:suppressAutoHyphens w:val="0"/>
              <w:spacing w:before="0" w:after="0" w:line="240" w:lineRule="auto"/>
              <w:ind w:firstLine="0"/>
              <w:jc w:val="right"/>
              <w:rPr>
                <w:rFonts w:ascii="Arial" w:eastAsia="ＭＳ Ｐゴシック" w:hAnsi="Arial" w:cs="Arial"/>
                <w:sz w:val="18"/>
                <w:szCs w:val="18"/>
                <w:lang w:eastAsia="ja-JP"/>
              </w:rPr>
            </w:pPr>
            <w:r w:rsidRPr="00DE5C1E">
              <w:rPr>
                <w:rFonts w:ascii="Arial" w:eastAsia="ＭＳ Ｐゴシック" w:hAnsi="Arial" w:cs="Arial"/>
                <w:sz w:val="18"/>
                <w:szCs w:val="18"/>
                <w:lang w:eastAsia="ja-JP"/>
              </w:rPr>
              <w:t>I*</w:t>
            </w:r>
          </w:p>
        </w:tc>
        <w:tc>
          <w:tcPr>
            <w:tcW w:w="381" w:type="dxa"/>
            <w:tcBorders>
              <w:top w:val="nil"/>
              <w:left w:val="nil"/>
              <w:bottom w:val="single" w:sz="4" w:space="0" w:color="auto"/>
              <w:right w:val="nil"/>
            </w:tcBorders>
            <w:noWrap/>
            <w:vAlign w:val="center"/>
            <w:hideMark/>
          </w:tcPr>
          <w:p w14:paraId="0F9559CA" w14:textId="77777777" w:rsidR="00DE5C1E" w:rsidRPr="00DE5C1E" w:rsidRDefault="00DE5C1E" w:rsidP="00DE5C1E">
            <w:pPr>
              <w:suppressAutoHyphens w:val="0"/>
              <w:spacing w:before="0" w:after="0" w:line="240" w:lineRule="auto"/>
              <w:ind w:firstLine="0"/>
              <w:jc w:val="right"/>
              <w:rPr>
                <w:rFonts w:ascii="Arial" w:eastAsia="ＭＳ Ｐゴシック" w:hAnsi="Arial" w:cs="Arial"/>
                <w:sz w:val="18"/>
                <w:szCs w:val="18"/>
                <w:lang w:eastAsia="ja-JP"/>
              </w:rPr>
            </w:pPr>
            <w:r w:rsidRPr="00DE5C1E">
              <w:rPr>
                <w:rFonts w:ascii="Arial" w:eastAsia="ＭＳ Ｐゴシック" w:hAnsi="Arial" w:cs="Arial"/>
                <w:sz w:val="18"/>
                <w:szCs w:val="18"/>
                <w:lang w:eastAsia="ja-JP"/>
              </w:rPr>
              <w:t xml:space="preserve">　</w:t>
            </w:r>
          </w:p>
        </w:tc>
        <w:tc>
          <w:tcPr>
            <w:tcW w:w="526" w:type="dxa"/>
            <w:tcBorders>
              <w:top w:val="nil"/>
              <w:left w:val="nil"/>
              <w:bottom w:val="single" w:sz="4" w:space="0" w:color="auto"/>
              <w:right w:val="nil"/>
            </w:tcBorders>
            <w:noWrap/>
            <w:vAlign w:val="center"/>
            <w:hideMark/>
          </w:tcPr>
          <w:p w14:paraId="6FA244A4" w14:textId="77777777" w:rsidR="00DE5C1E" w:rsidRPr="00DE5C1E" w:rsidRDefault="00DE5C1E" w:rsidP="00DE5C1E">
            <w:pPr>
              <w:suppressAutoHyphens w:val="0"/>
              <w:spacing w:before="0" w:after="0" w:line="240" w:lineRule="auto"/>
              <w:ind w:firstLine="0"/>
              <w:jc w:val="right"/>
              <w:rPr>
                <w:rFonts w:ascii="Arial" w:eastAsia="ＭＳ Ｐゴシック" w:hAnsi="Arial" w:cs="Arial"/>
                <w:sz w:val="18"/>
                <w:szCs w:val="18"/>
                <w:lang w:eastAsia="ja-JP"/>
              </w:rPr>
            </w:pPr>
            <w:r w:rsidRPr="00DE5C1E">
              <w:rPr>
                <w:rFonts w:ascii="Arial" w:eastAsia="ＭＳ Ｐゴシック" w:hAnsi="Arial" w:cs="Arial"/>
                <w:sz w:val="18"/>
                <w:szCs w:val="18"/>
                <w:lang w:eastAsia="ja-JP"/>
              </w:rPr>
              <w:t>G*</w:t>
            </w:r>
          </w:p>
        </w:tc>
        <w:tc>
          <w:tcPr>
            <w:tcW w:w="609" w:type="dxa"/>
            <w:tcBorders>
              <w:top w:val="nil"/>
              <w:left w:val="nil"/>
              <w:bottom w:val="single" w:sz="4" w:space="0" w:color="auto"/>
              <w:right w:val="nil"/>
            </w:tcBorders>
            <w:noWrap/>
            <w:vAlign w:val="center"/>
            <w:hideMark/>
          </w:tcPr>
          <w:p w14:paraId="3F303280" w14:textId="77777777" w:rsidR="00DE5C1E" w:rsidRPr="00DE5C1E" w:rsidRDefault="00DE5C1E" w:rsidP="00DE5C1E">
            <w:pPr>
              <w:suppressAutoHyphens w:val="0"/>
              <w:spacing w:before="0" w:after="0" w:line="240" w:lineRule="auto"/>
              <w:ind w:firstLine="0"/>
              <w:jc w:val="right"/>
              <w:rPr>
                <w:rFonts w:ascii="Arial" w:eastAsia="ＭＳ Ｐゴシック" w:hAnsi="Arial" w:cs="Arial"/>
                <w:sz w:val="18"/>
                <w:szCs w:val="18"/>
                <w:lang w:eastAsia="ja-JP"/>
              </w:rPr>
            </w:pPr>
            <w:r w:rsidRPr="00DE5C1E">
              <w:rPr>
                <w:rFonts w:ascii="Arial" w:eastAsia="ＭＳ Ｐゴシック" w:hAnsi="Arial" w:cs="Arial"/>
                <w:sz w:val="18"/>
                <w:szCs w:val="18"/>
                <w:lang w:eastAsia="ja-JP"/>
              </w:rPr>
              <w:t>M*</w:t>
            </w:r>
          </w:p>
        </w:tc>
        <w:tc>
          <w:tcPr>
            <w:tcW w:w="526" w:type="dxa"/>
            <w:tcBorders>
              <w:top w:val="nil"/>
              <w:left w:val="nil"/>
              <w:bottom w:val="single" w:sz="4" w:space="0" w:color="auto"/>
              <w:right w:val="nil"/>
            </w:tcBorders>
            <w:noWrap/>
            <w:vAlign w:val="center"/>
            <w:hideMark/>
          </w:tcPr>
          <w:p w14:paraId="370E3A22" w14:textId="77777777" w:rsidR="00DE5C1E" w:rsidRPr="00DE5C1E" w:rsidRDefault="00DE5C1E" w:rsidP="00DE5C1E">
            <w:pPr>
              <w:suppressAutoHyphens w:val="0"/>
              <w:spacing w:before="0" w:after="0" w:line="240" w:lineRule="auto"/>
              <w:ind w:firstLine="0"/>
              <w:jc w:val="right"/>
              <w:rPr>
                <w:rFonts w:ascii="Arial" w:eastAsia="ＭＳ Ｐゴシック" w:hAnsi="Arial" w:cs="Arial"/>
                <w:sz w:val="18"/>
                <w:szCs w:val="18"/>
                <w:lang w:eastAsia="ja-JP"/>
              </w:rPr>
            </w:pPr>
            <w:r w:rsidRPr="00DE5C1E">
              <w:rPr>
                <w:rFonts w:ascii="Arial" w:eastAsia="ＭＳ Ｐゴシック" w:hAnsi="Arial" w:cs="Arial"/>
                <w:sz w:val="18"/>
                <w:szCs w:val="18"/>
                <w:lang w:eastAsia="ja-JP"/>
              </w:rPr>
              <w:t>I*</w:t>
            </w:r>
          </w:p>
        </w:tc>
        <w:tc>
          <w:tcPr>
            <w:tcW w:w="940" w:type="dxa"/>
            <w:tcBorders>
              <w:top w:val="nil"/>
              <w:left w:val="nil"/>
              <w:bottom w:val="nil"/>
              <w:right w:val="nil"/>
            </w:tcBorders>
            <w:noWrap/>
            <w:vAlign w:val="center"/>
            <w:hideMark/>
          </w:tcPr>
          <w:p w14:paraId="37D8F7D4" w14:textId="77777777" w:rsidR="00DE5C1E" w:rsidRPr="00DE5C1E" w:rsidRDefault="00DE5C1E" w:rsidP="00DE5C1E">
            <w:pPr>
              <w:suppressAutoHyphens w:val="0"/>
              <w:spacing w:before="0" w:after="0" w:line="240" w:lineRule="auto"/>
              <w:ind w:firstLine="0"/>
              <w:jc w:val="right"/>
              <w:rPr>
                <w:rFonts w:ascii="Arial" w:eastAsia="ＭＳ Ｐゴシック" w:hAnsi="Arial" w:cs="Arial"/>
                <w:sz w:val="18"/>
                <w:szCs w:val="18"/>
                <w:lang w:eastAsia="ja-JP"/>
              </w:rPr>
            </w:pPr>
          </w:p>
        </w:tc>
      </w:tr>
      <w:tr w:rsidR="00DE5C1E" w:rsidRPr="00DE5C1E" w14:paraId="2514112B" w14:textId="77777777" w:rsidTr="00DE5C1E">
        <w:trPr>
          <w:trHeight w:val="381"/>
        </w:trPr>
        <w:tc>
          <w:tcPr>
            <w:tcW w:w="6952" w:type="dxa"/>
            <w:gridSpan w:val="10"/>
            <w:tcBorders>
              <w:top w:val="nil"/>
              <w:left w:val="nil"/>
              <w:bottom w:val="nil"/>
              <w:right w:val="nil"/>
            </w:tcBorders>
            <w:noWrap/>
            <w:vAlign w:val="bottom"/>
            <w:hideMark/>
          </w:tcPr>
          <w:p w14:paraId="697DC463" w14:textId="77777777" w:rsidR="00DE5C1E" w:rsidRPr="00DE5C1E" w:rsidRDefault="00DE5C1E" w:rsidP="00DE5C1E">
            <w:pPr>
              <w:suppressAutoHyphens w:val="0"/>
              <w:spacing w:before="0" w:after="0" w:line="240" w:lineRule="auto"/>
              <w:ind w:firstLine="0"/>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Temperate elements</w:t>
            </w:r>
          </w:p>
        </w:tc>
        <w:tc>
          <w:tcPr>
            <w:tcW w:w="614" w:type="dxa"/>
            <w:tcBorders>
              <w:top w:val="nil"/>
              <w:left w:val="nil"/>
              <w:bottom w:val="nil"/>
              <w:right w:val="nil"/>
            </w:tcBorders>
            <w:noWrap/>
            <w:vAlign w:val="center"/>
            <w:hideMark/>
          </w:tcPr>
          <w:p w14:paraId="18E3E71A"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0.19 </w:t>
            </w:r>
          </w:p>
        </w:tc>
        <w:tc>
          <w:tcPr>
            <w:tcW w:w="614" w:type="dxa"/>
            <w:tcBorders>
              <w:top w:val="nil"/>
              <w:left w:val="nil"/>
              <w:bottom w:val="nil"/>
              <w:right w:val="nil"/>
            </w:tcBorders>
            <w:noWrap/>
            <w:vAlign w:val="center"/>
            <w:hideMark/>
          </w:tcPr>
          <w:p w14:paraId="7A25A1D0"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0.97 </w:t>
            </w:r>
          </w:p>
        </w:tc>
        <w:tc>
          <w:tcPr>
            <w:tcW w:w="381" w:type="dxa"/>
            <w:tcBorders>
              <w:top w:val="nil"/>
              <w:left w:val="nil"/>
              <w:bottom w:val="nil"/>
              <w:right w:val="nil"/>
            </w:tcBorders>
            <w:noWrap/>
            <w:vAlign w:val="center"/>
            <w:hideMark/>
          </w:tcPr>
          <w:p w14:paraId="10BDB2CF"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1.16 </w:t>
            </w:r>
          </w:p>
        </w:tc>
        <w:tc>
          <w:tcPr>
            <w:tcW w:w="526" w:type="dxa"/>
            <w:tcBorders>
              <w:top w:val="nil"/>
              <w:left w:val="nil"/>
              <w:bottom w:val="nil"/>
              <w:right w:val="nil"/>
            </w:tcBorders>
            <w:noWrap/>
            <w:vAlign w:val="center"/>
            <w:hideMark/>
          </w:tcPr>
          <w:p w14:paraId="5881679E"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p>
        </w:tc>
        <w:tc>
          <w:tcPr>
            <w:tcW w:w="609" w:type="dxa"/>
            <w:tcBorders>
              <w:top w:val="nil"/>
              <w:left w:val="nil"/>
              <w:bottom w:val="nil"/>
              <w:right w:val="nil"/>
            </w:tcBorders>
            <w:noWrap/>
            <w:vAlign w:val="center"/>
            <w:hideMark/>
          </w:tcPr>
          <w:p w14:paraId="77710FFB"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0.68 </w:t>
            </w:r>
          </w:p>
        </w:tc>
        <w:tc>
          <w:tcPr>
            <w:tcW w:w="526" w:type="dxa"/>
            <w:tcBorders>
              <w:top w:val="nil"/>
              <w:left w:val="nil"/>
              <w:bottom w:val="nil"/>
              <w:right w:val="nil"/>
            </w:tcBorders>
            <w:noWrap/>
            <w:vAlign w:val="center"/>
            <w:hideMark/>
          </w:tcPr>
          <w:p w14:paraId="477F0C7D"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0.74 </w:t>
            </w:r>
          </w:p>
        </w:tc>
        <w:tc>
          <w:tcPr>
            <w:tcW w:w="940" w:type="dxa"/>
            <w:tcBorders>
              <w:top w:val="nil"/>
              <w:left w:val="nil"/>
              <w:bottom w:val="nil"/>
              <w:right w:val="nil"/>
            </w:tcBorders>
            <w:noWrap/>
            <w:vAlign w:val="center"/>
            <w:hideMark/>
          </w:tcPr>
          <w:p w14:paraId="700EFE6F"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1.42 </w:t>
            </w:r>
          </w:p>
        </w:tc>
        <w:tc>
          <w:tcPr>
            <w:tcW w:w="36" w:type="dxa"/>
            <w:tcBorders>
              <w:top w:val="nil"/>
              <w:left w:val="nil"/>
              <w:bottom w:val="nil"/>
              <w:right w:val="nil"/>
            </w:tcBorders>
            <w:noWrap/>
            <w:vAlign w:val="center"/>
            <w:hideMark/>
          </w:tcPr>
          <w:p w14:paraId="0A43DF2A"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p>
        </w:tc>
        <w:tc>
          <w:tcPr>
            <w:tcW w:w="441" w:type="dxa"/>
            <w:tcBorders>
              <w:top w:val="nil"/>
              <w:left w:val="nil"/>
              <w:bottom w:val="nil"/>
              <w:right w:val="nil"/>
            </w:tcBorders>
            <w:noWrap/>
            <w:vAlign w:val="center"/>
            <w:hideMark/>
          </w:tcPr>
          <w:p w14:paraId="68D50507"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4F2ED547"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52B8E8AC"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tcBorders>
              <w:top w:val="nil"/>
              <w:left w:val="nil"/>
              <w:bottom w:val="nil"/>
              <w:right w:val="nil"/>
            </w:tcBorders>
            <w:noWrap/>
            <w:vAlign w:val="center"/>
            <w:hideMark/>
          </w:tcPr>
          <w:p w14:paraId="1AC2ED32"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4312616B"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33301FF0"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5845FA66"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tcBorders>
              <w:top w:val="nil"/>
              <w:left w:val="nil"/>
              <w:bottom w:val="nil"/>
              <w:right w:val="nil"/>
            </w:tcBorders>
            <w:noWrap/>
            <w:vAlign w:val="center"/>
            <w:hideMark/>
          </w:tcPr>
          <w:p w14:paraId="0FA40E73"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49E9B809" w14:textId="77777777" w:rsidTr="00DE5C1E">
        <w:trPr>
          <w:trHeight w:val="240"/>
        </w:trPr>
        <w:tc>
          <w:tcPr>
            <w:tcW w:w="2200" w:type="dxa"/>
            <w:tcBorders>
              <w:top w:val="nil"/>
              <w:left w:val="nil"/>
              <w:bottom w:val="nil"/>
              <w:right w:val="nil"/>
            </w:tcBorders>
            <w:noWrap/>
            <w:vAlign w:val="bottom"/>
            <w:hideMark/>
          </w:tcPr>
          <w:p w14:paraId="3D02F264"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r w:rsidRPr="00DE5C1E">
              <w:rPr>
                <w:rFonts w:eastAsia="ＭＳ Ｐゴシック"/>
                <w:i/>
                <w:iCs/>
                <w:sz w:val="18"/>
                <w:szCs w:val="18"/>
                <w:lang w:eastAsia="ja-JP"/>
              </w:rPr>
              <w:t>Cryptomeria japonica</w:t>
            </w:r>
          </w:p>
        </w:tc>
        <w:tc>
          <w:tcPr>
            <w:tcW w:w="594" w:type="dxa"/>
            <w:tcBorders>
              <w:top w:val="nil"/>
              <w:left w:val="nil"/>
              <w:bottom w:val="nil"/>
              <w:right w:val="nil"/>
            </w:tcBorders>
            <w:noWrap/>
            <w:vAlign w:val="center"/>
            <w:hideMark/>
          </w:tcPr>
          <w:p w14:paraId="3519C138"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-0.67 </w:t>
            </w:r>
          </w:p>
        </w:tc>
        <w:tc>
          <w:tcPr>
            <w:tcW w:w="593" w:type="dxa"/>
            <w:tcBorders>
              <w:top w:val="nil"/>
              <w:left w:val="nil"/>
              <w:bottom w:val="nil"/>
              <w:right w:val="nil"/>
            </w:tcBorders>
            <w:noWrap/>
            <w:vAlign w:val="center"/>
            <w:hideMark/>
          </w:tcPr>
          <w:p w14:paraId="3816417C"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0.72 </w:t>
            </w:r>
          </w:p>
        </w:tc>
        <w:tc>
          <w:tcPr>
            <w:tcW w:w="593" w:type="dxa"/>
            <w:tcBorders>
              <w:top w:val="nil"/>
              <w:left w:val="nil"/>
              <w:bottom w:val="nil"/>
              <w:right w:val="nil"/>
            </w:tcBorders>
            <w:noWrap/>
            <w:vAlign w:val="center"/>
            <w:hideMark/>
          </w:tcPr>
          <w:p w14:paraId="48DAF81B"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0.05 </w:t>
            </w:r>
          </w:p>
        </w:tc>
        <w:tc>
          <w:tcPr>
            <w:tcW w:w="100" w:type="dxa"/>
            <w:tcBorders>
              <w:top w:val="nil"/>
              <w:left w:val="nil"/>
              <w:bottom w:val="nil"/>
              <w:right w:val="nil"/>
            </w:tcBorders>
            <w:noWrap/>
            <w:vAlign w:val="center"/>
            <w:hideMark/>
          </w:tcPr>
          <w:p w14:paraId="136CF748"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668" w:type="dxa"/>
            <w:tcBorders>
              <w:top w:val="nil"/>
              <w:left w:val="nil"/>
              <w:bottom w:val="nil"/>
              <w:right w:val="nil"/>
            </w:tcBorders>
            <w:noWrap/>
            <w:vAlign w:val="center"/>
            <w:hideMark/>
          </w:tcPr>
          <w:p w14:paraId="565745F8"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0.20 </w:t>
            </w:r>
          </w:p>
        </w:tc>
        <w:tc>
          <w:tcPr>
            <w:tcW w:w="666" w:type="dxa"/>
            <w:tcBorders>
              <w:top w:val="nil"/>
              <w:left w:val="nil"/>
              <w:bottom w:val="nil"/>
              <w:right w:val="nil"/>
            </w:tcBorders>
            <w:noWrap/>
            <w:vAlign w:val="center"/>
            <w:hideMark/>
          </w:tcPr>
          <w:p w14:paraId="6D241980"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0.66 </w:t>
            </w:r>
          </w:p>
        </w:tc>
        <w:tc>
          <w:tcPr>
            <w:tcW w:w="666" w:type="dxa"/>
            <w:tcBorders>
              <w:top w:val="nil"/>
              <w:left w:val="nil"/>
              <w:bottom w:val="nil"/>
              <w:right w:val="nil"/>
            </w:tcBorders>
            <w:noWrap/>
            <w:vAlign w:val="center"/>
            <w:hideMark/>
          </w:tcPr>
          <w:p w14:paraId="1CF33E9C"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0.85 </w:t>
            </w:r>
          </w:p>
        </w:tc>
        <w:tc>
          <w:tcPr>
            <w:tcW w:w="160" w:type="dxa"/>
            <w:tcBorders>
              <w:top w:val="nil"/>
              <w:left w:val="nil"/>
              <w:bottom w:val="nil"/>
              <w:right w:val="nil"/>
            </w:tcBorders>
            <w:noWrap/>
            <w:vAlign w:val="center"/>
            <w:hideMark/>
          </w:tcPr>
          <w:p w14:paraId="3AB5AAEF"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712" w:type="dxa"/>
            <w:tcBorders>
              <w:top w:val="nil"/>
              <w:left w:val="nil"/>
              <w:bottom w:val="nil"/>
              <w:right w:val="nil"/>
            </w:tcBorders>
            <w:noWrap/>
            <w:vAlign w:val="center"/>
            <w:hideMark/>
          </w:tcPr>
          <w:p w14:paraId="666B5881"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3F2F4A38"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143F1BC4"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5418E460"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59FE1D3A" w14:textId="77777777" w:rsidR="00DE5C1E" w:rsidRPr="00DE5C1E" w:rsidRDefault="00DE5C1E" w:rsidP="00DE5C1E">
            <w:pPr>
              <w:suppressAutoHyphens w:val="0"/>
              <w:spacing w:before="0" w:after="0" w:line="240" w:lineRule="auto"/>
              <w:ind w:firstLine="0"/>
              <w:rPr>
                <w:sz w:val="20"/>
                <w:szCs w:val="20"/>
                <w:lang w:eastAsia="ja-JP"/>
              </w:rPr>
            </w:pPr>
          </w:p>
        </w:tc>
        <w:tc>
          <w:tcPr>
            <w:tcW w:w="609" w:type="dxa"/>
            <w:tcBorders>
              <w:top w:val="nil"/>
              <w:left w:val="nil"/>
              <w:bottom w:val="nil"/>
              <w:right w:val="nil"/>
            </w:tcBorders>
            <w:noWrap/>
            <w:vAlign w:val="center"/>
            <w:hideMark/>
          </w:tcPr>
          <w:p w14:paraId="04B4188F"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0C1EDB4D" w14:textId="77777777" w:rsidR="00DE5C1E" w:rsidRPr="00DE5C1E" w:rsidRDefault="00DE5C1E" w:rsidP="00DE5C1E">
            <w:pPr>
              <w:suppressAutoHyphens w:val="0"/>
              <w:spacing w:before="0" w:after="0" w:line="240" w:lineRule="auto"/>
              <w:ind w:firstLine="0"/>
              <w:rPr>
                <w:sz w:val="20"/>
                <w:szCs w:val="20"/>
                <w:lang w:eastAsia="ja-JP"/>
              </w:rPr>
            </w:pPr>
          </w:p>
        </w:tc>
        <w:tc>
          <w:tcPr>
            <w:tcW w:w="940" w:type="dxa"/>
            <w:tcBorders>
              <w:top w:val="nil"/>
              <w:left w:val="nil"/>
              <w:bottom w:val="nil"/>
              <w:right w:val="nil"/>
            </w:tcBorders>
            <w:noWrap/>
            <w:vAlign w:val="center"/>
            <w:hideMark/>
          </w:tcPr>
          <w:p w14:paraId="16CFD90A"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3EC613B9"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4FEF77CC"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30D3B3EA"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44A9D393"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422697C0"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D98896C"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3FDCEAEC"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192D2EC9"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7568A0B2"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58FC3758" w14:textId="77777777" w:rsidTr="00DE5C1E">
        <w:trPr>
          <w:trHeight w:val="240"/>
        </w:trPr>
        <w:tc>
          <w:tcPr>
            <w:tcW w:w="2200" w:type="dxa"/>
            <w:tcBorders>
              <w:top w:val="nil"/>
              <w:left w:val="nil"/>
              <w:bottom w:val="nil"/>
              <w:right w:val="nil"/>
            </w:tcBorders>
            <w:noWrap/>
            <w:vAlign w:val="bottom"/>
            <w:hideMark/>
          </w:tcPr>
          <w:p w14:paraId="2646165A"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r w:rsidRPr="00DE5C1E">
              <w:rPr>
                <w:rFonts w:eastAsia="ＭＳ Ｐゴシック"/>
                <w:i/>
                <w:iCs/>
                <w:sz w:val="18"/>
                <w:szCs w:val="18"/>
                <w:lang w:eastAsia="ja-JP"/>
              </w:rPr>
              <w:t>Fagus crenata</w:t>
            </w:r>
          </w:p>
        </w:tc>
        <w:tc>
          <w:tcPr>
            <w:tcW w:w="594" w:type="dxa"/>
            <w:tcBorders>
              <w:top w:val="nil"/>
              <w:left w:val="nil"/>
              <w:bottom w:val="nil"/>
              <w:right w:val="nil"/>
            </w:tcBorders>
            <w:noWrap/>
            <w:vAlign w:val="center"/>
            <w:hideMark/>
          </w:tcPr>
          <w:p w14:paraId="69D42F71"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1.23 </w:t>
            </w:r>
          </w:p>
        </w:tc>
        <w:tc>
          <w:tcPr>
            <w:tcW w:w="593" w:type="dxa"/>
            <w:tcBorders>
              <w:top w:val="nil"/>
              <w:left w:val="nil"/>
              <w:bottom w:val="nil"/>
              <w:right w:val="nil"/>
            </w:tcBorders>
            <w:noWrap/>
            <w:vAlign w:val="center"/>
            <w:hideMark/>
          </w:tcPr>
          <w:p w14:paraId="0C2CFD76"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0.58 </w:t>
            </w:r>
          </w:p>
        </w:tc>
        <w:tc>
          <w:tcPr>
            <w:tcW w:w="593" w:type="dxa"/>
            <w:tcBorders>
              <w:top w:val="nil"/>
              <w:left w:val="nil"/>
              <w:bottom w:val="nil"/>
              <w:right w:val="nil"/>
            </w:tcBorders>
            <w:noWrap/>
            <w:vAlign w:val="center"/>
            <w:hideMark/>
          </w:tcPr>
          <w:p w14:paraId="35045190"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1.80 </w:t>
            </w:r>
          </w:p>
        </w:tc>
        <w:tc>
          <w:tcPr>
            <w:tcW w:w="100" w:type="dxa"/>
            <w:tcBorders>
              <w:top w:val="nil"/>
              <w:left w:val="nil"/>
              <w:bottom w:val="nil"/>
              <w:right w:val="nil"/>
            </w:tcBorders>
            <w:noWrap/>
            <w:vAlign w:val="center"/>
            <w:hideMark/>
          </w:tcPr>
          <w:p w14:paraId="01B9D5E9"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668" w:type="dxa"/>
            <w:tcBorders>
              <w:top w:val="nil"/>
              <w:left w:val="nil"/>
              <w:bottom w:val="nil"/>
              <w:right w:val="nil"/>
            </w:tcBorders>
            <w:noWrap/>
            <w:vAlign w:val="center"/>
            <w:hideMark/>
          </w:tcPr>
          <w:p w14:paraId="515001E4"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0.49 </w:t>
            </w:r>
          </w:p>
        </w:tc>
        <w:tc>
          <w:tcPr>
            <w:tcW w:w="666" w:type="dxa"/>
            <w:tcBorders>
              <w:top w:val="nil"/>
              <w:left w:val="nil"/>
              <w:bottom w:val="nil"/>
              <w:right w:val="nil"/>
            </w:tcBorders>
            <w:noWrap/>
            <w:vAlign w:val="center"/>
            <w:hideMark/>
          </w:tcPr>
          <w:p w14:paraId="05657528"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1.32 </w:t>
            </w:r>
          </w:p>
        </w:tc>
        <w:tc>
          <w:tcPr>
            <w:tcW w:w="666" w:type="dxa"/>
            <w:tcBorders>
              <w:top w:val="nil"/>
              <w:left w:val="nil"/>
              <w:bottom w:val="nil"/>
              <w:right w:val="nil"/>
            </w:tcBorders>
            <w:noWrap/>
            <w:vAlign w:val="center"/>
            <w:hideMark/>
          </w:tcPr>
          <w:p w14:paraId="204C242C"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1.81 </w:t>
            </w:r>
          </w:p>
        </w:tc>
        <w:tc>
          <w:tcPr>
            <w:tcW w:w="160" w:type="dxa"/>
            <w:tcBorders>
              <w:top w:val="nil"/>
              <w:left w:val="nil"/>
              <w:bottom w:val="nil"/>
              <w:right w:val="nil"/>
            </w:tcBorders>
            <w:noWrap/>
            <w:vAlign w:val="center"/>
            <w:hideMark/>
          </w:tcPr>
          <w:p w14:paraId="24147F02"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712" w:type="dxa"/>
            <w:tcBorders>
              <w:top w:val="nil"/>
              <w:left w:val="nil"/>
              <w:bottom w:val="nil"/>
              <w:right w:val="nil"/>
            </w:tcBorders>
            <w:noWrap/>
            <w:vAlign w:val="center"/>
            <w:hideMark/>
          </w:tcPr>
          <w:p w14:paraId="41592D18"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1523C27F"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17E92E46"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67A0E661"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22B304DC" w14:textId="77777777" w:rsidR="00DE5C1E" w:rsidRPr="00DE5C1E" w:rsidRDefault="00DE5C1E" w:rsidP="00DE5C1E">
            <w:pPr>
              <w:suppressAutoHyphens w:val="0"/>
              <w:spacing w:before="0" w:after="0" w:line="240" w:lineRule="auto"/>
              <w:ind w:firstLine="0"/>
              <w:rPr>
                <w:sz w:val="20"/>
                <w:szCs w:val="20"/>
                <w:lang w:eastAsia="ja-JP"/>
              </w:rPr>
            </w:pPr>
          </w:p>
        </w:tc>
        <w:tc>
          <w:tcPr>
            <w:tcW w:w="609" w:type="dxa"/>
            <w:tcBorders>
              <w:top w:val="nil"/>
              <w:left w:val="nil"/>
              <w:bottom w:val="nil"/>
              <w:right w:val="nil"/>
            </w:tcBorders>
            <w:noWrap/>
            <w:vAlign w:val="center"/>
            <w:hideMark/>
          </w:tcPr>
          <w:p w14:paraId="48CE3BCC"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2AD8CCB7" w14:textId="77777777" w:rsidR="00DE5C1E" w:rsidRPr="00DE5C1E" w:rsidRDefault="00DE5C1E" w:rsidP="00DE5C1E">
            <w:pPr>
              <w:suppressAutoHyphens w:val="0"/>
              <w:spacing w:before="0" w:after="0" w:line="240" w:lineRule="auto"/>
              <w:ind w:firstLine="0"/>
              <w:rPr>
                <w:sz w:val="20"/>
                <w:szCs w:val="20"/>
                <w:lang w:eastAsia="ja-JP"/>
              </w:rPr>
            </w:pPr>
          </w:p>
        </w:tc>
        <w:tc>
          <w:tcPr>
            <w:tcW w:w="940" w:type="dxa"/>
            <w:tcBorders>
              <w:top w:val="nil"/>
              <w:left w:val="nil"/>
              <w:bottom w:val="nil"/>
              <w:right w:val="nil"/>
            </w:tcBorders>
            <w:noWrap/>
            <w:vAlign w:val="center"/>
            <w:hideMark/>
          </w:tcPr>
          <w:p w14:paraId="5A324685"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55C84571"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7F1CD3D1"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0FF6FBFB"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112D73D3"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17C11C81"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666F32D7"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2FE41DD"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7F319A5E"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2CFBF53F"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5851451A" w14:textId="77777777" w:rsidTr="00DE5C1E">
        <w:trPr>
          <w:trHeight w:val="240"/>
        </w:trPr>
        <w:tc>
          <w:tcPr>
            <w:tcW w:w="2200" w:type="dxa"/>
            <w:tcBorders>
              <w:top w:val="nil"/>
              <w:left w:val="nil"/>
              <w:bottom w:val="nil"/>
              <w:right w:val="nil"/>
            </w:tcBorders>
            <w:noWrap/>
            <w:vAlign w:val="bottom"/>
            <w:hideMark/>
          </w:tcPr>
          <w:p w14:paraId="5EE4136B"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r w:rsidRPr="00DE5C1E">
              <w:rPr>
                <w:rFonts w:eastAsia="ＭＳ Ｐゴシック"/>
                <w:i/>
                <w:iCs/>
                <w:sz w:val="18"/>
                <w:szCs w:val="18"/>
                <w:lang w:eastAsia="ja-JP"/>
              </w:rPr>
              <w:t xml:space="preserve">Magnolia </w:t>
            </w:r>
            <w:proofErr w:type="spellStart"/>
            <w:r w:rsidRPr="00DE5C1E">
              <w:rPr>
                <w:rFonts w:eastAsia="ＭＳ Ｐゴシック"/>
                <w:i/>
                <w:iCs/>
                <w:sz w:val="18"/>
                <w:szCs w:val="18"/>
                <w:lang w:eastAsia="ja-JP"/>
              </w:rPr>
              <w:t>obovata</w:t>
            </w:r>
            <w:proofErr w:type="spellEnd"/>
          </w:p>
        </w:tc>
        <w:tc>
          <w:tcPr>
            <w:tcW w:w="594" w:type="dxa"/>
            <w:tcBorders>
              <w:top w:val="nil"/>
              <w:left w:val="nil"/>
              <w:bottom w:val="nil"/>
              <w:right w:val="nil"/>
            </w:tcBorders>
            <w:noWrap/>
            <w:vAlign w:val="center"/>
            <w:hideMark/>
          </w:tcPr>
          <w:p w14:paraId="6EC9D1A6"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-0.06 </w:t>
            </w:r>
          </w:p>
        </w:tc>
        <w:tc>
          <w:tcPr>
            <w:tcW w:w="593" w:type="dxa"/>
            <w:tcBorders>
              <w:top w:val="nil"/>
              <w:left w:val="nil"/>
              <w:bottom w:val="nil"/>
              <w:right w:val="nil"/>
            </w:tcBorders>
            <w:noWrap/>
            <w:vAlign w:val="center"/>
            <w:hideMark/>
          </w:tcPr>
          <w:p w14:paraId="4F7CCF14"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0.54 </w:t>
            </w:r>
          </w:p>
        </w:tc>
        <w:tc>
          <w:tcPr>
            <w:tcW w:w="593" w:type="dxa"/>
            <w:tcBorders>
              <w:top w:val="nil"/>
              <w:left w:val="nil"/>
              <w:bottom w:val="nil"/>
              <w:right w:val="nil"/>
            </w:tcBorders>
            <w:noWrap/>
            <w:vAlign w:val="center"/>
            <w:hideMark/>
          </w:tcPr>
          <w:p w14:paraId="02212330"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0.47 </w:t>
            </w:r>
          </w:p>
        </w:tc>
        <w:tc>
          <w:tcPr>
            <w:tcW w:w="100" w:type="dxa"/>
            <w:tcBorders>
              <w:top w:val="nil"/>
              <w:left w:val="nil"/>
              <w:bottom w:val="nil"/>
              <w:right w:val="nil"/>
            </w:tcBorders>
            <w:noWrap/>
            <w:vAlign w:val="center"/>
            <w:hideMark/>
          </w:tcPr>
          <w:p w14:paraId="4C4F91A6"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668" w:type="dxa"/>
            <w:tcBorders>
              <w:top w:val="nil"/>
              <w:left w:val="nil"/>
              <w:bottom w:val="nil"/>
              <w:right w:val="nil"/>
            </w:tcBorders>
            <w:noWrap/>
            <w:vAlign w:val="center"/>
            <w:hideMark/>
          </w:tcPr>
          <w:p w14:paraId="23936367" w14:textId="77777777" w:rsidR="00DE5C1E" w:rsidRPr="00DE5C1E" w:rsidRDefault="00DE5C1E" w:rsidP="00DE5C1E">
            <w:pPr>
              <w:suppressAutoHyphens w:val="0"/>
              <w:spacing w:before="0" w:after="0" w:line="240" w:lineRule="auto"/>
              <w:ind w:firstLine="0"/>
              <w:rPr>
                <w:sz w:val="20"/>
                <w:szCs w:val="20"/>
                <w:lang w:eastAsia="ja-JP"/>
              </w:rPr>
            </w:pPr>
          </w:p>
        </w:tc>
        <w:tc>
          <w:tcPr>
            <w:tcW w:w="666" w:type="dxa"/>
            <w:tcBorders>
              <w:top w:val="nil"/>
              <w:left w:val="nil"/>
              <w:bottom w:val="nil"/>
              <w:right w:val="nil"/>
            </w:tcBorders>
            <w:noWrap/>
            <w:vAlign w:val="center"/>
            <w:hideMark/>
          </w:tcPr>
          <w:p w14:paraId="68592595" w14:textId="77777777" w:rsidR="00DE5C1E" w:rsidRPr="00DE5C1E" w:rsidRDefault="00DE5C1E" w:rsidP="00DE5C1E">
            <w:pPr>
              <w:suppressAutoHyphens w:val="0"/>
              <w:spacing w:before="0" w:after="0" w:line="240" w:lineRule="auto"/>
              <w:ind w:firstLine="0"/>
              <w:rPr>
                <w:sz w:val="20"/>
                <w:szCs w:val="20"/>
                <w:lang w:eastAsia="ja-JP"/>
              </w:rPr>
            </w:pPr>
          </w:p>
        </w:tc>
        <w:tc>
          <w:tcPr>
            <w:tcW w:w="666" w:type="dxa"/>
            <w:tcBorders>
              <w:top w:val="nil"/>
              <w:left w:val="nil"/>
              <w:bottom w:val="nil"/>
              <w:right w:val="nil"/>
            </w:tcBorders>
            <w:noWrap/>
            <w:vAlign w:val="center"/>
            <w:hideMark/>
          </w:tcPr>
          <w:p w14:paraId="3F03A3B0" w14:textId="77777777" w:rsidR="00DE5C1E" w:rsidRPr="00DE5C1E" w:rsidRDefault="00DE5C1E" w:rsidP="00DE5C1E">
            <w:pPr>
              <w:suppressAutoHyphens w:val="0"/>
              <w:spacing w:before="0" w:after="0" w:line="240" w:lineRule="auto"/>
              <w:ind w:firstLine="0"/>
              <w:rPr>
                <w:sz w:val="20"/>
                <w:szCs w:val="20"/>
                <w:lang w:eastAsia="ja-JP"/>
              </w:rPr>
            </w:pPr>
          </w:p>
        </w:tc>
        <w:tc>
          <w:tcPr>
            <w:tcW w:w="160" w:type="dxa"/>
            <w:tcBorders>
              <w:top w:val="nil"/>
              <w:left w:val="nil"/>
              <w:bottom w:val="nil"/>
              <w:right w:val="nil"/>
            </w:tcBorders>
            <w:noWrap/>
            <w:vAlign w:val="center"/>
            <w:hideMark/>
          </w:tcPr>
          <w:p w14:paraId="09AB799F" w14:textId="77777777" w:rsidR="00DE5C1E" w:rsidRPr="00DE5C1E" w:rsidRDefault="00DE5C1E" w:rsidP="00DE5C1E">
            <w:pPr>
              <w:suppressAutoHyphens w:val="0"/>
              <w:spacing w:before="0" w:after="0" w:line="240" w:lineRule="auto"/>
              <w:ind w:firstLine="0"/>
              <w:rPr>
                <w:sz w:val="20"/>
                <w:szCs w:val="20"/>
                <w:lang w:eastAsia="ja-JP"/>
              </w:rPr>
            </w:pPr>
          </w:p>
        </w:tc>
        <w:tc>
          <w:tcPr>
            <w:tcW w:w="712" w:type="dxa"/>
            <w:tcBorders>
              <w:top w:val="nil"/>
              <w:left w:val="nil"/>
              <w:bottom w:val="nil"/>
              <w:right w:val="nil"/>
            </w:tcBorders>
            <w:noWrap/>
            <w:vAlign w:val="center"/>
            <w:hideMark/>
          </w:tcPr>
          <w:p w14:paraId="126584B5"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5BA0D338"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43D3DF6A"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322EB7B5"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454A5832" w14:textId="77777777" w:rsidR="00DE5C1E" w:rsidRPr="00DE5C1E" w:rsidRDefault="00DE5C1E" w:rsidP="00DE5C1E">
            <w:pPr>
              <w:suppressAutoHyphens w:val="0"/>
              <w:spacing w:before="0" w:after="0" w:line="240" w:lineRule="auto"/>
              <w:ind w:firstLine="0"/>
              <w:rPr>
                <w:sz w:val="20"/>
                <w:szCs w:val="20"/>
                <w:lang w:eastAsia="ja-JP"/>
              </w:rPr>
            </w:pPr>
          </w:p>
        </w:tc>
        <w:tc>
          <w:tcPr>
            <w:tcW w:w="609" w:type="dxa"/>
            <w:tcBorders>
              <w:top w:val="nil"/>
              <w:left w:val="nil"/>
              <w:bottom w:val="nil"/>
              <w:right w:val="nil"/>
            </w:tcBorders>
            <w:noWrap/>
            <w:vAlign w:val="center"/>
            <w:hideMark/>
          </w:tcPr>
          <w:p w14:paraId="50264DE8"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68878BA7" w14:textId="77777777" w:rsidR="00DE5C1E" w:rsidRPr="00DE5C1E" w:rsidRDefault="00DE5C1E" w:rsidP="00DE5C1E">
            <w:pPr>
              <w:suppressAutoHyphens w:val="0"/>
              <w:spacing w:before="0" w:after="0" w:line="240" w:lineRule="auto"/>
              <w:ind w:firstLine="0"/>
              <w:rPr>
                <w:sz w:val="20"/>
                <w:szCs w:val="20"/>
                <w:lang w:eastAsia="ja-JP"/>
              </w:rPr>
            </w:pPr>
          </w:p>
        </w:tc>
        <w:tc>
          <w:tcPr>
            <w:tcW w:w="940" w:type="dxa"/>
            <w:tcBorders>
              <w:top w:val="nil"/>
              <w:left w:val="nil"/>
              <w:bottom w:val="nil"/>
              <w:right w:val="nil"/>
            </w:tcBorders>
            <w:noWrap/>
            <w:vAlign w:val="center"/>
            <w:hideMark/>
          </w:tcPr>
          <w:p w14:paraId="330585B9"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75E7CDF0"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58D4782E"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6A13709F"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06D483E5"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21D48C89"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72201AEA"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4B57738"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0AB950E"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618221A3"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136F6874" w14:textId="77777777" w:rsidTr="00DE5C1E">
        <w:trPr>
          <w:trHeight w:val="240"/>
        </w:trPr>
        <w:tc>
          <w:tcPr>
            <w:tcW w:w="2200" w:type="dxa"/>
            <w:tcBorders>
              <w:top w:val="nil"/>
              <w:left w:val="nil"/>
              <w:bottom w:val="nil"/>
              <w:right w:val="nil"/>
            </w:tcBorders>
            <w:noWrap/>
            <w:vAlign w:val="bottom"/>
            <w:hideMark/>
          </w:tcPr>
          <w:p w14:paraId="40D4DCF3"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r w:rsidRPr="00DE5C1E">
              <w:rPr>
                <w:rFonts w:eastAsia="ＭＳ Ｐゴシック"/>
                <w:i/>
                <w:iCs/>
                <w:sz w:val="18"/>
                <w:szCs w:val="18"/>
                <w:lang w:eastAsia="ja-JP"/>
              </w:rPr>
              <w:t xml:space="preserve">Prunus </w:t>
            </w:r>
            <w:proofErr w:type="spellStart"/>
            <w:r w:rsidRPr="00DE5C1E">
              <w:rPr>
                <w:rFonts w:eastAsia="ＭＳ Ｐゴシック"/>
                <w:i/>
                <w:iCs/>
                <w:sz w:val="18"/>
                <w:szCs w:val="18"/>
                <w:lang w:eastAsia="ja-JP"/>
              </w:rPr>
              <w:t>grayana</w:t>
            </w:r>
            <w:proofErr w:type="spellEnd"/>
          </w:p>
        </w:tc>
        <w:tc>
          <w:tcPr>
            <w:tcW w:w="594" w:type="dxa"/>
            <w:tcBorders>
              <w:top w:val="nil"/>
              <w:left w:val="nil"/>
              <w:bottom w:val="nil"/>
              <w:right w:val="nil"/>
            </w:tcBorders>
            <w:noWrap/>
            <w:vAlign w:val="center"/>
            <w:hideMark/>
          </w:tcPr>
          <w:p w14:paraId="412D1C56"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-0.96 </w:t>
            </w:r>
          </w:p>
        </w:tc>
        <w:tc>
          <w:tcPr>
            <w:tcW w:w="593" w:type="dxa"/>
            <w:tcBorders>
              <w:top w:val="nil"/>
              <w:left w:val="nil"/>
              <w:bottom w:val="nil"/>
              <w:right w:val="nil"/>
            </w:tcBorders>
            <w:noWrap/>
            <w:vAlign w:val="center"/>
            <w:hideMark/>
          </w:tcPr>
          <w:p w14:paraId="7AA4E2B6"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1.43 </w:t>
            </w:r>
          </w:p>
        </w:tc>
        <w:tc>
          <w:tcPr>
            <w:tcW w:w="593" w:type="dxa"/>
            <w:tcBorders>
              <w:top w:val="nil"/>
              <w:left w:val="nil"/>
              <w:bottom w:val="nil"/>
              <w:right w:val="nil"/>
            </w:tcBorders>
            <w:noWrap/>
            <w:vAlign w:val="center"/>
            <w:hideMark/>
          </w:tcPr>
          <w:p w14:paraId="229A474C"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0.47 </w:t>
            </w:r>
          </w:p>
        </w:tc>
        <w:tc>
          <w:tcPr>
            <w:tcW w:w="100" w:type="dxa"/>
            <w:tcBorders>
              <w:top w:val="nil"/>
              <w:left w:val="nil"/>
              <w:bottom w:val="nil"/>
              <w:right w:val="nil"/>
            </w:tcBorders>
            <w:noWrap/>
            <w:vAlign w:val="center"/>
            <w:hideMark/>
          </w:tcPr>
          <w:p w14:paraId="13ADE6BC"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668" w:type="dxa"/>
            <w:tcBorders>
              <w:top w:val="nil"/>
              <w:left w:val="nil"/>
              <w:bottom w:val="nil"/>
              <w:right w:val="nil"/>
            </w:tcBorders>
            <w:noWrap/>
            <w:vAlign w:val="center"/>
            <w:hideMark/>
          </w:tcPr>
          <w:p w14:paraId="11796FA6" w14:textId="77777777" w:rsidR="00DE5C1E" w:rsidRPr="00DE5C1E" w:rsidRDefault="00DE5C1E" w:rsidP="00DE5C1E">
            <w:pPr>
              <w:suppressAutoHyphens w:val="0"/>
              <w:spacing w:before="0" w:after="0" w:line="240" w:lineRule="auto"/>
              <w:ind w:firstLine="0"/>
              <w:rPr>
                <w:sz w:val="20"/>
                <w:szCs w:val="20"/>
                <w:lang w:eastAsia="ja-JP"/>
              </w:rPr>
            </w:pPr>
          </w:p>
        </w:tc>
        <w:tc>
          <w:tcPr>
            <w:tcW w:w="666" w:type="dxa"/>
            <w:tcBorders>
              <w:top w:val="nil"/>
              <w:left w:val="nil"/>
              <w:bottom w:val="nil"/>
              <w:right w:val="nil"/>
            </w:tcBorders>
            <w:noWrap/>
            <w:vAlign w:val="center"/>
            <w:hideMark/>
          </w:tcPr>
          <w:p w14:paraId="7ABCF35D" w14:textId="77777777" w:rsidR="00DE5C1E" w:rsidRPr="00DE5C1E" w:rsidRDefault="00DE5C1E" w:rsidP="00DE5C1E">
            <w:pPr>
              <w:suppressAutoHyphens w:val="0"/>
              <w:spacing w:before="0" w:after="0" w:line="240" w:lineRule="auto"/>
              <w:ind w:firstLine="0"/>
              <w:rPr>
                <w:sz w:val="20"/>
                <w:szCs w:val="20"/>
                <w:lang w:eastAsia="ja-JP"/>
              </w:rPr>
            </w:pPr>
          </w:p>
        </w:tc>
        <w:tc>
          <w:tcPr>
            <w:tcW w:w="666" w:type="dxa"/>
            <w:tcBorders>
              <w:top w:val="nil"/>
              <w:left w:val="nil"/>
              <w:bottom w:val="nil"/>
              <w:right w:val="nil"/>
            </w:tcBorders>
            <w:noWrap/>
            <w:vAlign w:val="center"/>
            <w:hideMark/>
          </w:tcPr>
          <w:p w14:paraId="3DD1429A" w14:textId="77777777" w:rsidR="00DE5C1E" w:rsidRPr="00DE5C1E" w:rsidRDefault="00DE5C1E" w:rsidP="00DE5C1E">
            <w:pPr>
              <w:suppressAutoHyphens w:val="0"/>
              <w:spacing w:before="0" w:after="0" w:line="240" w:lineRule="auto"/>
              <w:ind w:firstLine="0"/>
              <w:rPr>
                <w:sz w:val="20"/>
                <w:szCs w:val="20"/>
                <w:lang w:eastAsia="ja-JP"/>
              </w:rPr>
            </w:pPr>
          </w:p>
        </w:tc>
        <w:tc>
          <w:tcPr>
            <w:tcW w:w="160" w:type="dxa"/>
            <w:tcBorders>
              <w:top w:val="nil"/>
              <w:left w:val="nil"/>
              <w:bottom w:val="nil"/>
              <w:right w:val="nil"/>
            </w:tcBorders>
            <w:noWrap/>
            <w:vAlign w:val="center"/>
            <w:hideMark/>
          </w:tcPr>
          <w:p w14:paraId="1FF4E5B0" w14:textId="77777777" w:rsidR="00DE5C1E" w:rsidRPr="00DE5C1E" w:rsidRDefault="00DE5C1E" w:rsidP="00DE5C1E">
            <w:pPr>
              <w:suppressAutoHyphens w:val="0"/>
              <w:spacing w:before="0" w:after="0" w:line="240" w:lineRule="auto"/>
              <w:ind w:firstLine="0"/>
              <w:rPr>
                <w:sz w:val="20"/>
                <w:szCs w:val="20"/>
                <w:lang w:eastAsia="ja-JP"/>
              </w:rPr>
            </w:pPr>
          </w:p>
        </w:tc>
        <w:tc>
          <w:tcPr>
            <w:tcW w:w="712" w:type="dxa"/>
            <w:tcBorders>
              <w:top w:val="nil"/>
              <w:left w:val="nil"/>
              <w:bottom w:val="nil"/>
              <w:right w:val="nil"/>
            </w:tcBorders>
            <w:noWrap/>
            <w:vAlign w:val="center"/>
            <w:hideMark/>
          </w:tcPr>
          <w:p w14:paraId="111C5F51"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088159C1"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655D04D9"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3C8FDA77"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75BCD4B4" w14:textId="77777777" w:rsidR="00DE5C1E" w:rsidRPr="00DE5C1E" w:rsidRDefault="00DE5C1E" w:rsidP="00DE5C1E">
            <w:pPr>
              <w:suppressAutoHyphens w:val="0"/>
              <w:spacing w:before="0" w:after="0" w:line="240" w:lineRule="auto"/>
              <w:ind w:firstLine="0"/>
              <w:rPr>
                <w:sz w:val="20"/>
                <w:szCs w:val="20"/>
                <w:lang w:eastAsia="ja-JP"/>
              </w:rPr>
            </w:pPr>
          </w:p>
        </w:tc>
        <w:tc>
          <w:tcPr>
            <w:tcW w:w="609" w:type="dxa"/>
            <w:tcBorders>
              <w:top w:val="nil"/>
              <w:left w:val="nil"/>
              <w:bottom w:val="nil"/>
              <w:right w:val="nil"/>
            </w:tcBorders>
            <w:noWrap/>
            <w:vAlign w:val="center"/>
            <w:hideMark/>
          </w:tcPr>
          <w:p w14:paraId="6838F68C"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6C574E1F" w14:textId="77777777" w:rsidR="00DE5C1E" w:rsidRPr="00DE5C1E" w:rsidRDefault="00DE5C1E" w:rsidP="00DE5C1E">
            <w:pPr>
              <w:suppressAutoHyphens w:val="0"/>
              <w:spacing w:before="0" w:after="0" w:line="240" w:lineRule="auto"/>
              <w:ind w:firstLine="0"/>
              <w:rPr>
                <w:sz w:val="20"/>
                <w:szCs w:val="20"/>
                <w:lang w:eastAsia="ja-JP"/>
              </w:rPr>
            </w:pPr>
          </w:p>
        </w:tc>
        <w:tc>
          <w:tcPr>
            <w:tcW w:w="940" w:type="dxa"/>
            <w:tcBorders>
              <w:top w:val="nil"/>
              <w:left w:val="nil"/>
              <w:bottom w:val="nil"/>
              <w:right w:val="nil"/>
            </w:tcBorders>
            <w:noWrap/>
            <w:vAlign w:val="center"/>
            <w:hideMark/>
          </w:tcPr>
          <w:p w14:paraId="6C5CDF5D"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41F1E666"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7820BB61"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1AC180C3"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0C756A85"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0F843434"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DD37818"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14B31C52"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365222F9"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0814723E"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0C5E8736" w14:textId="77777777" w:rsidTr="00DE5C1E">
        <w:trPr>
          <w:trHeight w:val="240"/>
        </w:trPr>
        <w:tc>
          <w:tcPr>
            <w:tcW w:w="2200" w:type="dxa"/>
            <w:tcBorders>
              <w:top w:val="nil"/>
              <w:left w:val="nil"/>
              <w:bottom w:val="nil"/>
              <w:right w:val="nil"/>
            </w:tcBorders>
            <w:noWrap/>
            <w:vAlign w:val="bottom"/>
            <w:hideMark/>
          </w:tcPr>
          <w:p w14:paraId="3406D8E6"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proofErr w:type="spellStart"/>
            <w:r w:rsidRPr="00DE5C1E">
              <w:rPr>
                <w:rFonts w:eastAsia="ＭＳ Ｐゴシック"/>
                <w:i/>
                <w:iCs/>
                <w:sz w:val="18"/>
                <w:szCs w:val="18"/>
                <w:lang w:eastAsia="ja-JP"/>
              </w:rPr>
              <w:t>Phellodendron</w:t>
            </w:r>
            <w:proofErr w:type="spellEnd"/>
            <w:r w:rsidRPr="00DE5C1E">
              <w:rPr>
                <w:rFonts w:eastAsia="ＭＳ Ｐゴシック"/>
                <w:i/>
                <w:iCs/>
                <w:sz w:val="18"/>
                <w:szCs w:val="18"/>
                <w:lang w:eastAsia="ja-JP"/>
              </w:rPr>
              <w:t xml:space="preserve"> </w:t>
            </w:r>
            <w:proofErr w:type="spellStart"/>
            <w:r w:rsidRPr="00DE5C1E">
              <w:rPr>
                <w:rFonts w:eastAsia="ＭＳ Ｐゴシック"/>
                <w:i/>
                <w:iCs/>
                <w:sz w:val="18"/>
                <w:szCs w:val="18"/>
                <w:lang w:eastAsia="ja-JP"/>
              </w:rPr>
              <w:t>amurense</w:t>
            </w:r>
            <w:proofErr w:type="spellEnd"/>
          </w:p>
        </w:tc>
        <w:tc>
          <w:tcPr>
            <w:tcW w:w="594" w:type="dxa"/>
            <w:tcBorders>
              <w:top w:val="nil"/>
              <w:left w:val="nil"/>
              <w:bottom w:val="nil"/>
              <w:right w:val="nil"/>
            </w:tcBorders>
            <w:noWrap/>
            <w:vAlign w:val="center"/>
            <w:hideMark/>
          </w:tcPr>
          <w:p w14:paraId="05BBB039"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-2.76 </w:t>
            </w:r>
          </w:p>
        </w:tc>
        <w:tc>
          <w:tcPr>
            <w:tcW w:w="593" w:type="dxa"/>
            <w:tcBorders>
              <w:top w:val="nil"/>
              <w:left w:val="nil"/>
              <w:bottom w:val="nil"/>
              <w:right w:val="nil"/>
            </w:tcBorders>
            <w:noWrap/>
            <w:vAlign w:val="center"/>
            <w:hideMark/>
          </w:tcPr>
          <w:p w14:paraId="0C6424D2"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2.76 </w:t>
            </w:r>
          </w:p>
        </w:tc>
        <w:tc>
          <w:tcPr>
            <w:tcW w:w="593" w:type="dxa"/>
            <w:tcBorders>
              <w:top w:val="nil"/>
              <w:left w:val="nil"/>
              <w:bottom w:val="nil"/>
              <w:right w:val="nil"/>
            </w:tcBorders>
            <w:noWrap/>
            <w:vAlign w:val="center"/>
            <w:hideMark/>
          </w:tcPr>
          <w:p w14:paraId="78E542E9"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0.00 </w:t>
            </w:r>
          </w:p>
        </w:tc>
        <w:tc>
          <w:tcPr>
            <w:tcW w:w="100" w:type="dxa"/>
            <w:tcBorders>
              <w:top w:val="nil"/>
              <w:left w:val="nil"/>
              <w:bottom w:val="nil"/>
              <w:right w:val="nil"/>
            </w:tcBorders>
            <w:noWrap/>
            <w:vAlign w:val="center"/>
            <w:hideMark/>
          </w:tcPr>
          <w:p w14:paraId="0E44CE72"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668" w:type="dxa"/>
            <w:tcBorders>
              <w:top w:val="nil"/>
              <w:left w:val="nil"/>
              <w:bottom w:val="nil"/>
              <w:right w:val="nil"/>
            </w:tcBorders>
            <w:noWrap/>
            <w:vAlign w:val="center"/>
            <w:hideMark/>
          </w:tcPr>
          <w:p w14:paraId="00B0B12D" w14:textId="77777777" w:rsidR="00DE5C1E" w:rsidRPr="00DE5C1E" w:rsidRDefault="00DE5C1E" w:rsidP="00DE5C1E">
            <w:pPr>
              <w:suppressAutoHyphens w:val="0"/>
              <w:spacing w:before="0" w:after="0" w:line="240" w:lineRule="auto"/>
              <w:ind w:firstLine="0"/>
              <w:rPr>
                <w:sz w:val="20"/>
                <w:szCs w:val="20"/>
                <w:lang w:eastAsia="ja-JP"/>
              </w:rPr>
            </w:pPr>
          </w:p>
        </w:tc>
        <w:tc>
          <w:tcPr>
            <w:tcW w:w="666" w:type="dxa"/>
            <w:tcBorders>
              <w:top w:val="nil"/>
              <w:left w:val="nil"/>
              <w:bottom w:val="nil"/>
              <w:right w:val="nil"/>
            </w:tcBorders>
            <w:noWrap/>
            <w:vAlign w:val="center"/>
            <w:hideMark/>
          </w:tcPr>
          <w:p w14:paraId="1589C2F3" w14:textId="77777777" w:rsidR="00DE5C1E" w:rsidRPr="00DE5C1E" w:rsidRDefault="00DE5C1E" w:rsidP="00DE5C1E">
            <w:pPr>
              <w:suppressAutoHyphens w:val="0"/>
              <w:spacing w:before="0" w:after="0" w:line="240" w:lineRule="auto"/>
              <w:ind w:firstLine="0"/>
              <w:rPr>
                <w:sz w:val="20"/>
                <w:szCs w:val="20"/>
                <w:lang w:eastAsia="ja-JP"/>
              </w:rPr>
            </w:pPr>
          </w:p>
        </w:tc>
        <w:tc>
          <w:tcPr>
            <w:tcW w:w="666" w:type="dxa"/>
            <w:tcBorders>
              <w:top w:val="nil"/>
              <w:left w:val="nil"/>
              <w:bottom w:val="nil"/>
              <w:right w:val="nil"/>
            </w:tcBorders>
            <w:noWrap/>
            <w:vAlign w:val="center"/>
            <w:hideMark/>
          </w:tcPr>
          <w:p w14:paraId="61088F36" w14:textId="77777777" w:rsidR="00DE5C1E" w:rsidRPr="00DE5C1E" w:rsidRDefault="00DE5C1E" w:rsidP="00DE5C1E">
            <w:pPr>
              <w:suppressAutoHyphens w:val="0"/>
              <w:spacing w:before="0" w:after="0" w:line="240" w:lineRule="auto"/>
              <w:ind w:firstLine="0"/>
              <w:rPr>
                <w:sz w:val="20"/>
                <w:szCs w:val="20"/>
                <w:lang w:eastAsia="ja-JP"/>
              </w:rPr>
            </w:pPr>
          </w:p>
        </w:tc>
        <w:tc>
          <w:tcPr>
            <w:tcW w:w="160" w:type="dxa"/>
            <w:tcBorders>
              <w:top w:val="nil"/>
              <w:left w:val="nil"/>
              <w:bottom w:val="nil"/>
              <w:right w:val="nil"/>
            </w:tcBorders>
            <w:noWrap/>
            <w:vAlign w:val="center"/>
            <w:hideMark/>
          </w:tcPr>
          <w:p w14:paraId="206AF308" w14:textId="77777777" w:rsidR="00DE5C1E" w:rsidRPr="00DE5C1E" w:rsidRDefault="00DE5C1E" w:rsidP="00DE5C1E">
            <w:pPr>
              <w:suppressAutoHyphens w:val="0"/>
              <w:spacing w:before="0" w:after="0" w:line="240" w:lineRule="auto"/>
              <w:ind w:firstLine="0"/>
              <w:rPr>
                <w:sz w:val="20"/>
                <w:szCs w:val="20"/>
                <w:lang w:eastAsia="ja-JP"/>
              </w:rPr>
            </w:pPr>
          </w:p>
        </w:tc>
        <w:tc>
          <w:tcPr>
            <w:tcW w:w="712" w:type="dxa"/>
            <w:tcBorders>
              <w:top w:val="nil"/>
              <w:left w:val="nil"/>
              <w:bottom w:val="nil"/>
              <w:right w:val="nil"/>
            </w:tcBorders>
            <w:noWrap/>
            <w:vAlign w:val="center"/>
            <w:hideMark/>
          </w:tcPr>
          <w:p w14:paraId="41FA44FC"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39355189"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4D85D461"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22315E63"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5AFECAF0" w14:textId="77777777" w:rsidR="00DE5C1E" w:rsidRPr="00DE5C1E" w:rsidRDefault="00DE5C1E" w:rsidP="00DE5C1E">
            <w:pPr>
              <w:suppressAutoHyphens w:val="0"/>
              <w:spacing w:before="0" w:after="0" w:line="240" w:lineRule="auto"/>
              <w:ind w:firstLine="0"/>
              <w:rPr>
                <w:sz w:val="20"/>
                <w:szCs w:val="20"/>
                <w:lang w:eastAsia="ja-JP"/>
              </w:rPr>
            </w:pPr>
          </w:p>
        </w:tc>
        <w:tc>
          <w:tcPr>
            <w:tcW w:w="609" w:type="dxa"/>
            <w:tcBorders>
              <w:top w:val="nil"/>
              <w:left w:val="nil"/>
              <w:bottom w:val="nil"/>
              <w:right w:val="nil"/>
            </w:tcBorders>
            <w:noWrap/>
            <w:vAlign w:val="center"/>
            <w:hideMark/>
          </w:tcPr>
          <w:p w14:paraId="7BBC4442"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00938779" w14:textId="77777777" w:rsidR="00DE5C1E" w:rsidRPr="00DE5C1E" w:rsidRDefault="00DE5C1E" w:rsidP="00DE5C1E">
            <w:pPr>
              <w:suppressAutoHyphens w:val="0"/>
              <w:spacing w:before="0" w:after="0" w:line="240" w:lineRule="auto"/>
              <w:ind w:firstLine="0"/>
              <w:rPr>
                <w:sz w:val="20"/>
                <w:szCs w:val="20"/>
                <w:lang w:eastAsia="ja-JP"/>
              </w:rPr>
            </w:pPr>
          </w:p>
        </w:tc>
        <w:tc>
          <w:tcPr>
            <w:tcW w:w="940" w:type="dxa"/>
            <w:tcBorders>
              <w:top w:val="nil"/>
              <w:left w:val="nil"/>
              <w:bottom w:val="nil"/>
              <w:right w:val="nil"/>
            </w:tcBorders>
            <w:noWrap/>
            <w:vAlign w:val="center"/>
            <w:hideMark/>
          </w:tcPr>
          <w:p w14:paraId="36C0EB39"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220CC160"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5E6352BF"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236A3F2F"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3E06A0BA"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1F50D152"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7A7AF0C8"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974191F"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5F4ACD3"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26971071"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39E2E0B0" w14:textId="77777777" w:rsidTr="00DE5C1E">
        <w:trPr>
          <w:trHeight w:val="240"/>
        </w:trPr>
        <w:tc>
          <w:tcPr>
            <w:tcW w:w="2200" w:type="dxa"/>
            <w:tcBorders>
              <w:top w:val="nil"/>
              <w:left w:val="nil"/>
              <w:bottom w:val="nil"/>
              <w:right w:val="nil"/>
            </w:tcBorders>
            <w:noWrap/>
            <w:vAlign w:val="bottom"/>
            <w:hideMark/>
          </w:tcPr>
          <w:p w14:paraId="2175D306"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r w:rsidRPr="00DE5C1E">
              <w:rPr>
                <w:rFonts w:eastAsia="ＭＳ Ｐゴシック"/>
                <w:i/>
                <w:iCs/>
                <w:sz w:val="18"/>
                <w:szCs w:val="18"/>
                <w:lang w:eastAsia="ja-JP"/>
              </w:rPr>
              <w:t xml:space="preserve">Quercus </w:t>
            </w:r>
            <w:proofErr w:type="spellStart"/>
            <w:r w:rsidRPr="00DE5C1E">
              <w:rPr>
                <w:rFonts w:eastAsia="ＭＳ Ｐゴシック"/>
                <w:i/>
                <w:iCs/>
                <w:sz w:val="18"/>
                <w:szCs w:val="18"/>
                <w:lang w:eastAsia="ja-JP"/>
              </w:rPr>
              <w:t>crispula</w:t>
            </w:r>
            <w:proofErr w:type="spellEnd"/>
          </w:p>
        </w:tc>
        <w:tc>
          <w:tcPr>
            <w:tcW w:w="594" w:type="dxa"/>
            <w:tcBorders>
              <w:top w:val="nil"/>
              <w:left w:val="nil"/>
              <w:bottom w:val="nil"/>
              <w:right w:val="nil"/>
            </w:tcBorders>
            <w:noWrap/>
            <w:vAlign w:val="center"/>
            <w:hideMark/>
          </w:tcPr>
          <w:p w14:paraId="402D4DB1"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p>
        </w:tc>
        <w:tc>
          <w:tcPr>
            <w:tcW w:w="593" w:type="dxa"/>
            <w:tcBorders>
              <w:top w:val="nil"/>
              <w:left w:val="nil"/>
              <w:bottom w:val="nil"/>
              <w:right w:val="nil"/>
            </w:tcBorders>
            <w:noWrap/>
            <w:vAlign w:val="center"/>
            <w:hideMark/>
          </w:tcPr>
          <w:p w14:paraId="250A6834" w14:textId="77777777" w:rsidR="00DE5C1E" w:rsidRPr="00DE5C1E" w:rsidRDefault="00DE5C1E" w:rsidP="00DE5C1E">
            <w:pPr>
              <w:suppressAutoHyphens w:val="0"/>
              <w:spacing w:before="0" w:after="0" w:line="240" w:lineRule="auto"/>
              <w:ind w:firstLine="0"/>
              <w:rPr>
                <w:sz w:val="20"/>
                <w:szCs w:val="20"/>
                <w:lang w:eastAsia="ja-JP"/>
              </w:rPr>
            </w:pPr>
          </w:p>
        </w:tc>
        <w:tc>
          <w:tcPr>
            <w:tcW w:w="593" w:type="dxa"/>
            <w:tcBorders>
              <w:top w:val="nil"/>
              <w:left w:val="nil"/>
              <w:bottom w:val="nil"/>
              <w:right w:val="nil"/>
            </w:tcBorders>
            <w:noWrap/>
            <w:vAlign w:val="center"/>
            <w:hideMark/>
          </w:tcPr>
          <w:p w14:paraId="1B4C51C2" w14:textId="77777777" w:rsidR="00DE5C1E" w:rsidRPr="00DE5C1E" w:rsidRDefault="00DE5C1E" w:rsidP="00DE5C1E">
            <w:pPr>
              <w:suppressAutoHyphens w:val="0"/>
              <w:spacing w:before="0" w:after="0" w:line="240" w:lineRule="auto"/>
              <w:ind w:firstLine="0"/>
              <w:rPr>
                <w:sz w:val="20"/>
                <w:szCs w:val="20"/>
                <w:lang w:eastAsia="ja-JP"/>
              </w:rPr>
            </w:pPr>
          </w:p>
        </w:tc>
        <w:tc>
          <w:tcPr>
            <w:tcW w:w="100" w:type="dxa"/>
            <w:tcBorders>
              <w:top w:val="nil"/>
              <w:left w:val="nil"/>
              <w:bottom w:val="nil"/>
              <w:right w:val="nil"/>
            </w:tcBorders>
            <w:noWrap/>
            <w:vAlign w:val="center"/>
            <w:hideMark/>
          </w:tcPr>
          <w:p w14:paraId="59E94229" w14:textId="77777777" w:rsidR="00DE5C1E" w:rsidRPr="00DE5C1E" w:rsidRDefault="00DE5C1E" w:rsidP="00DE5C1E">
            <w:pPr>
              <w:suppressAutoHyphens w:val="0"/>
              <w:spacing w:before="0" w:after="0" w:line="240" w:lineRule="auto"/>
              <w:ind w:firstLine="0"/>
              <w:rPr>
                <w:sz w:val="20"/>
                <w:szCs w:val="20"/>
                <w:lang w:eastAsia="ja-JP"/>
              </w:rPr>
            </w:pPr>
          </w:p>
        </w:tc>
        <w:tc>
          <w:tcPr>
            <w:tcW w:w="668" w:type="dxa"/>
            <w:tcBorders>
              <w:top w:val="nil"/>
              <w:left w:val="nil"/>
              <w:bottom w:val="nil"/>
              <w:right w:val="nil"/>
            </w:tcBorders>
            <w:noWrap/>
            <w:vAlign w:val="center"/>
            <w:hideMark/>
          </w:tcPr>
          <w:p w14:paraId="649C120F"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1.96 </w:t>
            </w:r>
          </w:p>
        </w:tc>
        <w:tc>
          <w:tcPr>
            <w:tcW w:w="666" w:type="dxa"/>
            <w:tcBorders>
              <w:top w:val="nil"/>
              <w:left w:val="nil"/>
              <w:bottom w:val="nil"/>
              <w:right w:val="nil"/>
            </w:tcBorders>
            <w:noWrap/>
            <w:vAlign w:val="center"/>
            <w:hideMark/>
          </w:tcPr>
          <w:p w14:paraId="526DAA41"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1.49 </w:t>
            </w:r>
          </w:p>
        </w:tc>
        <w:tc>
          <w:tcPr>
            <w:tcW w:w="666" w:type="dxa"/>
            <w:tcBorders>
              <w:top w:val="nil"/>
              <w:left w:val="nil"/>
              <w:bottom w:val="nil"/>
              <w:right w:val="nil"/>
            </w:tcBorders>
            <w:noWrap/>
            <w:vAlign w:val="center"/>
            <w:hideMark/>
          </w:tcPr>
          <w:p w14:paraId="54297387"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3.44 </w:t>
            </w:r>
          </w:p>
        </w:tc>
        <w:tc>
          <w:tcPr>
            <w:tcW w:w="160" w:type="dxa"/>
            <w:tcBorders>
              <w:top w:val="nil"/>
              <w:left w:val="nil"/>
              <w:bottom w:val="nil"/>
              <w:right w:val="nil"/>
            </w:tcBorders>
            <w:noWrap/>
            <w:vAlign w:val="center"/>
            <w:hideMark/>
          </w:tcPr>
          <w:p w14:paraId="5541DBCE"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712" w:type="dxa"/>
            <w:tcBorders>
              <w:top w:val="nil"/>
              <w:left w:val="nil"/>
              <w:bottom w:val="nil"/>
              <w:right w:val="nil"/>
            </w:tcBorders>
            <w:noWrap/>
            <w:vAlign w:val="center"/>
            <w:hideMark/>
          </w:tcPr>
          <w:p w14:paraId="5A9A5EE7"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6F37A16D"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4438C6D0"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512FE8E9"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36071A32" w14:textId="77777777" w:rsidR="00DE5C1E" w:rsidRPr="00DE5C1E" w:rsidRDefault="00DE5C1E" w:rsidP="00DE5C1E">
            <w:pPr>
              <w:suppressAutoHyphens w:val="0"/>
              <w:spacing w:before="0" w:after="0" w:line="240" w:lineRule="auto"/>
              <w:ind w:firstLine="0"/>
              <w:rPr>
                <w:sz w:val="20"/>
                <w:szCs w:val="20"/>
                <w:lang w:eastAsia="ja-JP"/>
              </w:rPr>
            </w:pPr>
          </w:p>
        </w:tc>
        <w:tc>
          <w:tcPr>
            <w:tcW w:w="609" w:type="dxa"/>
            <w:tcBorders>
              <w:top w:val="nil"/>
              <w:left w:val="nil"/>
              <w:bottom w:val="nil"/>
              <w:right w:val="nil"/>
            </w:tcBorders>
            <w:noWrap/>
            <w:vAlign w:val="center"/>
            <w:hideMark/>
          </w:tcPr>
          <w:p w14:paraId="4984CB0D"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066E983A" w14:textId="77777777" w:rsidR="00DE5C1E" w:rsidRPr="00DE5C1E" w:rsidRDefault="00DE5C1E" w:rsidP="00DE5C1E">
            <w:pPr>
              <w:suppressAutoHyphens w:val="0"/>
              <w:spacing w:before="0" w:after="0" w:line="240" w:lineRule="auto"/>
              <w:ind w:firstLine="0"/>
              <w:rPr>
                <w:sz w:val="20"/>
                <w:szCs w:val="20"/>
                <w:lang w:eastAsia="ja-JP"/>
              </w:rPr>
            </w:pPr>
          </w:p>
        </w:tc>
        <w:tc>
          <w:tcPr>
            <w:tcW w:w="940" w:type="dxa"/>
            <w:tcBorders>
              <w:top w:val="nil"/>
              <w:left w:val="nil"/>
              <w:bottom w:val="nil"/>
              <w:right w:val="nil"/>
            </w:tcBorders>
            <w:noWrap/>
            <w:vAlign w:val="center"/>
            <w:hideMark/>
          </w:tcPr>
          <w:p w14:paraId="5BD2AF20"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3C955875"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486F67AE"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74E95C9E"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37931482"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2086837D"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636F1817"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37FC27B6"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F8C4689"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237AD24F"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3D5B7143" w14:textId="77777777" w:rsidTr="00DE5C1E">
        <w:trPr>
          <w:trHeight w:val="240"/>
        </w:trPr>
        <w:tc>
          <w:tcPr>
            <w:tcW w:w="2200" w:type="dxa"/>
            <w:tcBorders>
              <w:top w:val="nil"/>
              <w:left w:val="nil"/>
              <w:bottom w:val="nil"/>
              <w:right w:val="nil"/>
            </w:tcBorders>
            <w:noWrap/>
            <w:vAlign w:val="bottom"/>
            <w:hideMark/>
          </w:tcPr>
          <w:p w14:paraId="4FD29E6C"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r w:rsidRPr="00DE5C1E">
              <w:rPr>
                <w:rFonts w:eastAsia="ＭＳ Ｐゴシック"/>
                <w:i/>
                <w:iCs/>
                <w:sz w:val="18"/>
                <w:szCs w:val="18"/>
                <w:lang w:eastAsia="ja-JP"/>
              </w:rPr>
              <w:t xml:space="preserve">Acer </w:t>
            </w:r>
            <w:proofErr w:type="spellStart"/>
            <w:r w:rsidRPr="00DE5C1E">
              <w:rPr>
                <w:rFonts w:eastAsia="ＭＳ Ｐゴシック"/>
                <w:i/>
                <w:iCs/>
                <w:sz w:val="18"/>
                <w:szCs w:val="18"/>
                <w:lang w:eastAsia="ja-JP"/>
              </w:rPr>
              <w:t>rufinerve</w:t>
            </w:r>
            <w:proofErr w:type="spellEnd"/>
          </w:p>
        </w:tc>
        <w:tc>
          <w:tcPr>
            <w:tcW w:w="594" w:type="dxa"/>
            <w:tcBorders>
              <w:top w:val="nil"/>
              <w:left w:val="nil"/>
              <w:bottom w:val="nil"/>
              <w:right w:val="nil"/>
            </w:tcBorders>
            <w:noWrap/>
            <w:vAlign w:val="center"/>
            <w:hideMark/>
          </w:tcPr>
          <w:p w14:paraId="5E1470F2"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-2.32 </w:t>
            </w:r>
          </w:p>
        </w:tc>
        <w:tc>
          <w:tcPr>
            <w:tcW w:w="593" w:type="dxa"/>
            <w:tcBorders>
              <w:top w:val="nil"/>
              <w:left w:val="nil"/>
              <w:bottom w:val="nil"/>
              <w:right w:val="nil"/>
            </w:tcBorders>
            <w:noWrap/>
            <w:vAlign w:val="center"/>
            <w:hideMark/>
          </w:tcPr>
          <w:p w14:paraId="513DDA57"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8.62 </w:t>
            </w:r>
          </w:p>
        </w:tc>
        <w:tc>
          <w:tcPr>
            <w:tcW w:w="593" w:type="dxa"/>
            <w:tcBorders>
              <w:top w:val="nil"/>
              <w:left w:val="nil"/>
              <w:bottom w:val="nil"/>
              <w:right w:val="nil"/>
            </w:tcBorders>
            <w:noWrap/>
            <w:vAlign w:val="center"/>
            <w:hideMark/>
          </w:tcPr>
          <w:p w14:paraId="4CEE210F"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6.30 </w:t>
            </w:r>
          </w:p>
        </w:tc>
        <w:tc>
          <w:tcPr>
            <w:tcW w:w="100" w:type="dxa"/>
            <w:tcBorders>
              <w:top w:val="nil"/>
              <w:left w:val="nil"/>
              <w:bottom w:val="nil"/>
              <w:right w:val="nil"/>
            </w:tcBorders>
            <w:noWrap/>
            <w:vAlign w:val="center"/>
            <w:hideMark/>
          </w:tcPr>
          <w:p w14:paraId="6677140A"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668" w:type="dxa"/>
            <w:tcBorders>
              <w:top w:val="nil"/>
              <w:left w:val="nil"/>
              <w:bottom w:val="nil"/>
              <w:right w:val="nil"/>
            </w:tcBorders>
            <w:noWrap/>
            <w:vAlign w:val="center"/>
            <w:hideMark/>
          </w:tcPr>
          <w:p w14:paraId="0148AA70" w14:textId="77777777" w:rsidR="00DE5C1E" w:rsidRPr="00DE5C1E" w:rsidRDefault="00DE5C1E" w:rsidP="00DE5C1E">
            <w:pPr>
              <w:suppressAutoHyphens w:val="0"/>
              <w:spacing w:before="0" w:after="0" w:line="240" w:lineRule="auto"/>
              <w:ind w:firstLine="0"/>
              <w:rPr>
                <w:sz w:val="20"/>
                <w:szCs w:val="20"/>
                <w:lang w:eastAsia="ja-JP"/>
              </w:rPr>
            </w:pPr>
          </w:p>
        </w:tc>
        <w:tc>
          <w:tcPr>
            <w:tcW w:w="666" w:type="dxa"/>
            <w:tcBorders>
              <w:top w:val="nil"/>
              <w:left w:val="nil"/>
              <w:bottom w:val="nil"/>
              <w:right w:val="nil"/>
            </w:tcBorders>
            <w:noWrap/>
            <w:vAlign w:val="center"/>
            <w:hideMark/>
          </w:tcPr>
          <w:p w14:paraId="5BBF4641" w14:textId="77777777" w:rsidR="00DE5C1E" w:rsidRPr="00DE5C1E" w:rsidRDefault="00DE5C1E" w:rsidP="00DE5C1E">
            <w:pPr>
              <w:suppressAutoHyphens w:val="0"/>
              <w:spacing w:before="0" w:after="0" w:line="240" w:lineRule="auto"/>
              <w:ind w:firstLine="0"/>
              <w:rPr>
                <w:sz w:val="20"/>
                <w:szCs w:val="20"/>
                <w:lang w:eastAsia="ja-JP"/>
              </w:rPr>
            </w:pPr>
          </w:p>
        </w:tc>
        <w:tc>
          <w:tcPr>
            <w:tcW w:w="666" w:type="dxa"/>
            <w:tcBorders>
              <w:top w:val="nil"/>
              <w:left w:val="nil"/>
              <w:bottom w:val="nil"/>
              <w:right w:val="nil"/>
            </w:tcBorders>
            <w:noWrap/>
            <w:vAlign w:val="center"/>
            <w:hideMark/>
          </w:tcPr>
          <w:p w14:paraId="53F714F6" w14:textId="77777777" w:rsidR="00DE5C1E" w:rsidRPr="00DE5C1E" w:rsidRDefault="00DE5C1E" w:rsidP="00DE5C1E">
            <w:pPr>
              <w:suppressAutoHyphens w:val="0"/>
              <w:spacing w:before="0" w:after="0" w:line="240" w:lineRule="auto"/>
              <w:ind w:firstLine="0"/>
              <w:rPr>
                <w:sz w:val="20"/>
                <w:szCs w:val="20"/>
                <w:lang w:eastAsia="ja-JP"/>
              </w:rPr>
            </w:pPr>
          </w:p>
        </w:tc>
        <w:tc>
          <w:tcPr>
            <w:tcW w:w="160" w:type="dxa"/>
            <w:tcBorders>
              <w:top w:val="nil"/>
              <w:left w:val="nil"/>
              <w:bottom w:val="nil"/>
              <w:right w:val="nil"/>
            </w:tcBorders>
            <w:noWrap/>
            <w:vAlign w:val="center"/>
            <w:hideMark/>
          </w:tcPr>
          <w:p w14:paraId="48EC1581" w14:textId="77777777" w:rsidR="00DE5C1E" w:rsidRPr="00DE5C1E" w:rsidRDefault="00DE5C1E" w:rsidP="00DE5C1E">
            <w:pPr>
              <w:suppressAutoHyphens w:val="0"/>
              <w:spacing w:before="0" w:after="0" w:line="240" w:lineRule="auto"/>
              <w:ind w:firstLine="0"/>
              <w:rPr>
                <w:sz w:val="20"/>
                <w:szCs w:val="20"/>
                <w:lang w:eastAsia="ja-JP"/>
              </w:rPr>
            </w:pPr>
          </w:p>
        </w:tc>
        <w:tc>
          <w:tcPr>
            <w:tcW w:w="712" w:type="dxa"/>
            <w:tcBorders>
              <w:top w:val="nil"/>
              <w:left w:val="nil"/>
              <w:bottom w:val="nil"/>
              <w:right w:val="nil"/>
            </w:tcBorders>
            <w:noWrap/>
            <w:vAlign w:val="center"/>
            <w:hideMark/>
          </w:tcPr>
          <w:p w14:paraId="2401E489"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77A91A1B"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2D5B82CF"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2AB60290"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238D0D1B" w14:textId="77777777" w:rsidR="00DE5C1E" w:rsidRPr="00DE5C1E" w:rsidRDefault="00DE5C1E" w:rsidP="00DE5C1E">
            <w:pPr>
              <w:suppressAutoHyphens w:val="0"/>
              <w:spacing w:before="0" w:after="0" w:line="240" w:lineRule="auto"/>
              <w:ind w:firstLine="0"/>
              <w:rPr>
                <w:sz w:val="20"/>
                <w:szCs w:val="20"/>
                <w:lang w:eastAsia="ja-JP"/>
              </w:rPr>
            </w:pPr>
          </w:p>
        </w:tc>
        <w:tc>
          <w:tcPr>
            <w:tcW w:w="609" w:type="dxa"/>
            <w:tcBorders>
              <w:top w:val="nil"/>
              <w:left w:val="nil"/>
              <w:bottom w:val="nil"/>
              <w:right w:val="nil"/>
            </w:tcBorders>
            <w:noWrap/>
            <w:vAlign w:val="center"/>
            <w:hideMark/>
          </w:tcPr>
          <w:p w14:paraId="753C8086"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2D1B8BF8" w14:textId="77777777" w:rsidR="00DE5C1E" w:rsidRPr="00DE5C1E" w:rsidRDefault="00DE5C1E" w:rsidP="00DE5C1E">
            <w:pPr>
              <w:suppressAutoHyphens w:val="0"/>
              <w:spacing w:before="0" w:after="0" w:line="240" w:lineRule="auto"/>
              <w:ind w:firstLine="0"/>
              <w:rPr>
                <w:sz w:val="20"/>
                <w:szCs w:val="20"/>
                <w:lang w:eastAsia="ja-JP"/>
              </w:rPr>
            </w:pPr>
          </w:p>
        </w:tc>
        <w:tc>
          <w:tcPr>
            <w:tcW w:w="940" w:type="dxa"/>
            <w:tcBorders>
              <w:top w:val="nil"/>
              <w:left w:val="nil"/>
              <w:bottom w:val="nil"/>
              <w:right w:val="nil"/>
            </w:tcBorders>
            <w:noWrap/>
            <w:vAlign w:val="center"/>
            <w:hideMark/>
          </w:tcPr>
          <w:p w14:paraId="14D5632B"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594A1354"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09D46BE3"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353BAC4C"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4D4DA85D"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3740DFF0"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4EDBC018"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F65449D"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4B062A74"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469781CD"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40E3C452" w14:textId="77777777" w:rsidTr="00DE5C1E">
        <w:trPr>
          <w:trHeight w:val="240"/>
        </w:trPr>
        <w:tc>
          <w:tcPr>
            <w:tcW w:w="2200" w:type="dxa"/>
            <w:tcBorders>
              <w:top w:val="nil"/>
              <w:left w:val="nil"/>
              <w:bottom w:val="nil"/>
              <w:right w:val="nil"/>
            </w:tcBorders>
            <w:noWrap/>
            <w:vAlign w:val="bottom"/>
            <w:hideMark/>
          </w:tcPr>
          <w:p w14:paraId="7814DE5E"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r w:rsidRPr="00DE5C1E">
              <w:rPr>
                <w:rFonts w:eastAsia="ＭＳ Ｐゴシック"/>
                <w:i/>
                <w:iCs/>
                <w:sz w:val="18"/>
                <w:szCs w:val="18"/>
                <w:lang w:eastAsia="ja-JP"/>
              </w:rPr>
              <w:t>Acer japonicum</w:t>
            </w:r>
          </w:p>
        </w:tc>
        <w:tc>
          <w:tcPr>
            <w:tcW w:w="594" w:type="dxa"/>
            <w:tcBorders>
              <w:top w:val="nil"/>
              <w:left w:val="nil"/>
              <w:bottom w:val="nil"/>
              <w:right w:val="nil"/>
            </w:tcBorders>
            <w:noWrap/>
            <w:vAlign w:val="center"/>
            <w:hideMark/>
          </w:tcPr>
          <w:p w14:paraId="53A3C3D8"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3.15 </w:t>
            </w:r>
          </w:p>
        </w:tc>
        <w:tc>
          <w:tcPr>
            <w:tcW w:w="593" w:type="dxa"/>
            <w:tcBorders>
              <w:top w:val="nil"/>
              <w:left w:val="nil"/>
              <w:bottom w:val="nil"/>
              <w:right w:val="nil"/>
            </w:tcBorders>
            <w:noWrap/>
            <w:vAlign w:val="center"/>
            <w:hideMark/>
          </w:tcPr>
          <w:p w14:paraId="4C9D0D82"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0.28 </w:t>
            </w:r>
          </w:p>
        </w:tc>
        <w:tc>
          <w:tcPr>
            <w:tcW w:w="593" w:type="dxa"/>
            <w:tcBorders>
              <w:top w:val="nil"/>
              <w:left w:val="nil"/>
              <w:bottom w:val="nil"/>
              <w:right w:val="nil"/>
            </w:tcBorders>
            <w:noWrap/>
            <w:vAlign w:val="center"/>
            <w:hideMark/>
          </w:tcPr>
          <w:p w14:paraId="401C1E7A"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3.43 </w:t>
            </w:r>
          </w:p>
        </w:tc>
        <w:tc>
          <w:tcPr>
            <w:tcW w:w="100" w:type="dxa"/>
            <w:tcBorders>
              <w:top w:val="nil"/>
              <w:left w:val="nil"/>
              <w:bottom w:val="nil"/>
              <w:right w:val="nil"/>
            </w:tcBorders>
            <w:noWrap/>
            <w:vAlign w:val="center"/>
            <w:hideMark/>
          </w:tcPr>
          <w:p w14:paraId="11C9F787"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668" w:type="dxa"/>
            <w:tcBorders>
              <w:top w:val="nil"/>
              <w:left w:val="nil"/>
              <w:bottom w:val="nil"/>
              <w:right w:val="nil"/>
            </w:tcBorders>
            <w:noWrap/>
            <w:vAlign w:val="center"/>
            <w:hideMark/>
          </w:tcPr>
          <w:p w14:paraId="0C29BB48"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7.29 </w:t>
            </w:r>
          </w:p>
        </w:tc>
        <w:tc>
          <w:tcPr>
            <w:tcW w:w="666" w:type="dxa"/>
            <w:tcBorders>
              <w:top w:val="nil"/>
              <w:left w:val="nil"/>
              <w:bottom w:val="nil"/>
              <w:right w:val="nil"/>
            </w:tcBorders>
            <w:noWrap/>
            <w:vAlign w:val="center"/>
            <w:hideMark/>
          </w:tcPr>
          <w:p w14:paraId="38026657"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0.00 </w:t>
            </w:r>
          </w:p>
        </w:tc>
        <w:tc>
          <w:tcPr>
            <w:tcW w:w="666" w:type="dxa"/>
            <w:tcBorders>
              <w:top w:val="nil"/>
              <w:left w:val="nil"/>
              <w:bottom w:val="nil"/>
              <w:right w:val="nil"/>
            </w:tcBorders>
            <w:noWrap/>
            <w:vAlign w:val="center"/>
            <w:hideMark/>
          </w:tcPr>
          <w:p w14:paraId="4F1CDF63"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7.29 </w:t>
            </w:r>
          </w:p>
        </w:tc>
        <w:tc>
          <w:tcPr>
            <w:tcW w:w="160" w:type="dxa"/>
            <w:tcBorders>
              <w:top w:val="nil"/>
              <w:left w:val="nil"/>
              <w:bottom w:val="nil"/>
              <w:right w:val="nil"/>
            </w:tcBorders>
            <w:noWrap/>
            <w:vAlign w:val="center"/>
            <w:hideMark/>
          </w:tcPr>
          <w:p w14:paraId="21B2B341"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712" w:type="dxa"/>
            <w:tcBorders>
              <w:top w:val="nil"/>
              <w:left w:val="nil"/>
              <w:bottom w:val="nil"/>
              <w:right w:val="nil"/>
            </w:tcBorders>
            <w:noWrap/>
            <w:vAlign w:val="center"/>
            <w:hideMark/>
          </w:tcPr>
          <w:p w14:paraId="5F9399BB"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3C7D81F6"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35EF8AD7"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41AE3717"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53845727" w14:textId="77777777" w:rsidR="00DE5C1E" w:rsidRPr="00DE5C1E" w:rsidRDefault="00DE5C1E" w:rsidP="00DE5C1E">
            <w:pPr>
              <w:suppressAutoHyphens w:val="0"/>
              <w:spacing w:before="0" w:after="0" w:line="240" w:lineRule="auto"/>
              <w:ind w:firstLine="0"/>
              <w:rPr>
                <w:sz w:val="20"/>
                <w:szCs w:val="20"/>
                <w:lang w:eastAsia="ja-JP"/>
              </w:rPr>
            </w:pPr>
          </w:p>
        </w:tc>
        <w:tc>
          <w:tcPr>
            <w:tcW w:w="609" w:type="dxa"/>
            <w:tcBorders>
              <w:top w:val="nil"/>
              <w:left w:val="nil"/>
              <w:bottom w:val="nil"/>
              <w:right w:val="nil"/>
            </w:tcBorders>
            <w:noWrap/>
            <w:vAlign w:val="center"/>
            <w:hideMark/>
          </w:tcPr>
          <w:p w14:paraId="17105F4B"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6A2477D7" w14:textId="77777777" w:rsidR="00DE5C1E" w:rsidRPr="00DE5C1E" w:rsidRDefault="00DE5C1E" w:rsidP="00DE5C1E">
            <w:pPr>
              <w:suppressAutoHyphens w:val="0"/>
              <w:spacing w:before="0" w:after="0" w:line="240" w:lineRule="auto"/>
              <w:ind w:firstLine="0"/>
              <w:rPr>
                <w:sz w:val="20"/>
                <w:szCs w:val="20"/>
                <w:lang w:eastAsia="ja-JP"/>
              </w:rPr>
            </w:pPr>
          </w:p>
        </w:tc>
        <w:tc>
          <w:tcPr>
            <w:tcW w:w="940" w:type="dxa"/>
            <w:tcBorders>
              <w:top w:val="nil"/>
              <w:left w:val="nil"/>
              <w:bottom w:val="nil"/>
              <w:right w:val="nil"/>
            </w:tcBorders>
            <w:noWrap/>
            <w:vAlign w:val="center"/>
            <w:hideMark/>
          </w:tcPr>
          <w:p w14:paraId="14166AC5"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3B0ABE1D"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262C415E"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0AD47D08"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14CD5322"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23FAEDCF"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6C81E95A"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4EE202A7"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4F8C9C4E"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60553BCB"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18543F3A" w14:textId="77777777" w:rsidTr="00DE5C1E">
        <w:trPr>
          <w:trHeight w:val="240"/>
        </w:trPr>
        <w:tc>
          <w:tcPr>
            <w:tcW w:w="2200" w:type="dxa"/>
            <w:tcBorders>
              <w:top w:val="nil"/>
              <w:left w:val="nil"/>
              <w:bottom w:val="nil"/>
              <w:right w:val="nil"/>
            </w:tcBorders>
            <w:noWrap/>
            <w:vAlign w:val="bottom"/>
            <w:hideMark/>
          </w:tcPr>
          <w:p w14:paraId="7CEF5501"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r w:rsidRPr="00DE5C1E">
              <w:rPr>
                <w:rFonts w:eastAsia="ＭＳ Ｐゴシック"/>
                <w:i/>
                <w:iCs/>
                <w:sz w:val="18"/>
                <w:szCs w:val="18"/>
                <w:lang w:eastAsia="ja-JP"/>
              </w:rPr>
              <w:t xml:space="preserve">Acer </w:t>
            </w:r>
            <w:proofErr w:type="spellStart"/>
            <w:r w:rsidRPr="00DE5C1E">
              <w:rPr>
                <w:rFonts w:eastAsia="ＭＳ Ｐゴシック"/>
                <w:i/>
                <w:iCs/>
                <w:sz w:val="18"/>
                <w:szCs w:val="18"/>
                <w:lang w:eastAsia="ja-JP"/>
              </w:rPr>
              <w:t>amoenum</w:t>
            </w:r>
            <w:proofErr w:type="spellEnd"/>
          </w:p>
        </w:tc>
        <w:tc>
          <w:tcPr>
            <w:tcW w:w="594" w:type="dxa"/>
            <w:tcBorders>
              <w:top w:val="nil"/>
              <w:left w:val="nil"/>
              <w:bottom w:val="nil"/>
              <w:right w:val="nil"/>
            </w:tcBorders>
            <w:noWrap/>
            <w:vAlign w:val="center"/>
            <w:hideMark/>
          </w:tcPr>
          <w:p w14:paraId="049CF1B1"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4.26 </w:t>
            </w:r>
          </w:p>
        </w:tc>
        <w:tc>
          <w:tcPr>
            <w:tcW w:w="593" w:type="dxa"/>
            <w:tcBorders>
              <w:top w:val="nil"/>
              <w:left w:val="nil"/>
              <w:bottom w:val="nil"/>
              <w:right w:val="nil"/>
            </w:tcBorders>
            <w:noWrap/>
            <w:vAlign w:val="center"/>
            <w:hideMark/>
          </w:tcPr>
          <w:p w14:paraId="13F0BD30"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0.54 </w:t>
            </w:r>
          </w:p>
        </w:tc>
        <w:tc>
          <w:tcPr>
            <w:tcW w:w="593" w:type="dxa"/>
            <w:tcBorders>
              <w:top w:val="nil"/>
              <w:left w:val="nil"/>
              <w:bottom w:val="nil"/>
              <w:right w:val="nil"/>
            </w:tcBorders>
            <w:noWrap/>
            <w:vAlign w:val="center"/>
            <w:hideMark/>
          </w:tcPr>
          <w:p w14:paraId="1596A285"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4.80 </w:t>
            </w:r>
          </w:p>
        </w:tc>
        <w:tc>
          <w:tcPr>
            <w:tcW w:w="100" w:type="dxa"/>
            <w:tcBorders>
              <w:top w:val="nil"/>
              <w:left w:val="nil"/>
              <w:bottom w:val="nil"/>
              <w:right w:val="nil"/>
            </w:tcBorders>
            <w:noWrap/>
            <w:vAlign w:val="center"/>
            <w:hideMark/>
          </w:tcPr>
          <w:p w14:paraId="4EE5981D"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668" w:type="dxa"/>
            <w:tcBorders>
              <w:top w:val="nil"/>
              <w:left w:val="nil"/>
              <w:bottom w:val="nil"/>
              <w:right w:val="nil"/>
            </w:tcBorders>
            <w:noWrap/>
            <w:vAlign w:val="center"/>
            <w:hideMark/>
          </w:tcPr>
          <w:p w14:paraId="59097B88" w14:textId="77777777" w:rsidR="00DE5C1E" w:rsidRPr="00DE5C1E" w:rsidRDefault="00DE5C1E" w:rsidP="00DE5C1E">
            <w:pPr>
              <w:suppressAutoHyphens w:val="0"/>
              <w:spacing w:before="0" w:after="0" w:line="240" w:lineRule="auto"/>
              <w:ind w:firstLine="0"/>
              <w:rPr>
                <w:sz w:val="20"/>
                <w:szCs w:val="20"/>
                <w:lang w:eastAsia="ja-JP"/>
              </w:rPr>
            </w:pPr>
          </w:p>
        </w:tc>
        <w:tc>
          <w:tcPr>
            <w:tcW w:w="666" w:type="dxa"/>
            <w:tcBorders>
              <w:top w:val="nil"/>
              <w:left w:val="nil"/>
              <w:bottom w:val="nil"/>
              <w:right w:val="nil"/>
            </w:tcBorders>
            <w:noWrap/>
            <w:vAlign w:val="center"/>
            <w:hideMark/>
          </w:tcPr>
          <w:p w14:paraId="5BD4F8EE" w14:textId="77777777" w:rsidR="00DE5C1E" w:rsidRPr="00DE5C1E" w:rsidRDefault="00DE5C1E" w:rsidP="00DE5C1E">
            <w:pPr>
              <w:suppressAutoHyphens w:val="0"/>
              <w:spacing w:before="0" w:after="0" w:line="240" w:lineRule="auto"/>
              <w:ind w:firstLine="0"/>
              <w:rPr>
                <w:sz w:val="20"/>
                <w:szCs w:val="20"/>
                <w:lang w:eastAsia="ja-JP"/>
              </w:rPr>
            </w:pPr>
          </w:p>
        </w:tc>
        <w:tc>
          <w:tcPr>
            <w:tcW w:w="666" w:type="dxa"/>
            <w:tcBorders>
              <w:top w:val="nil"/>
              <w:left w:val="nil"/>
              <w:bottom w:val="nil"/>
              <w:right w:val="nil"/>
            </w:tcBorders>
            <w:noWrap/>
            <w:vAlign w:val="center"/>
            <w:hideMark/>
          </w:tcPr>
          <w:p w14:paraId="145EAB37" w14:textId="77777777" w:rsidR="00DE5C1E" w:rsidRPr="00DE5C1E" w:rsidRDefault="00DE5C1E" w:rsidP="00DE5C1E">
            <w:pPr>
              <w:suppressAutoHyphens w:val="0"/>
              <w:spacing w:before="0" w:after="0" w:line="240" w:lineRule="auto"/>
              <w:ind w:firstLine="0"/>
              <w:rPr>
                <w:sz w:val="20"/>
                <w:szCs w:val="20"/>
                <w:lang w:eastAsia="ja-JP"/>
              </w:rPr>
            </w:pPr>
          </w:p>
        </w:tc>
        <w:tc>
          <w:tcPr>
            <w:tcW w:w="160" w:type="dxa"/>
            <w:tcBorders>
              <w:top w:val="nil"/>
              <w:left w:val="nil"/>
              <w:bottom w:val="nil"/>
              <w:right w:val="nil"/>
            </w:tcBorders>
            <w:noWrap/>
            <w:vAlign w:val="center"/>
            <w:hideMark/>
          </w:tcPr>
          <w:p w14:paraId="0EDB0DE9" w14:textId="77777777" w:rsidR="00DE5C1E" w:rsidRPr="00DE5C1E" w:rsidRDefault="00DE5C1E" w:rsidP="00DE5C1E">
            <w:pPr>
              <w:suppressAutoHyphens w:val="0"/>
              <w:spacing w:before="0" w:after="0" w:line="240" w:lineRule="auto"/>
              <w:ind w:firstLine="0"/>
              <w:rPr>
                <w:sz w:val="20"/>
                <w:szCs w:val="20"/>
                <w:lang w:eastAsia="ja-JP"/>
              </w:rPr>
            </w:pPr>
          </w:p>
        </w:tc>
        <w:tc>
          <w:tcPr>
            <w:tcW w:w="712" w:type="dxa"/>
            <w:tcBorders>
              <w:top w:val="nil"/>
              <w:left w:val="nil"/>
              <w:bottom w:val="nil"/>
              <w:right w:val="nil"/>
            </w:tcBorders>
            <w:noWrap/>
            <w:vAlign w:val="center"/>
            <w:hideMark/>
          </w:tcPr>
          <w:p w14:paraId="04B16E94"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25EBC975"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619C4EFD"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448F36AC"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45313A81" w14:textId="77777777" w:rsidR="00DE5C1E" w:rsidRPr="00DE5C1E" w:rsidRDefault="00DE5C1E" w:rsidP="00DE5C1E">
            <w:pPr>
              <w:suppressAutoHyphens w:val="0"/>
              <w:spacing w:before="0" w:after="0" w:line="240" w:lineRule="auto"/>
              <w:ind w:firstLine="0"/>
              <w:rPr>
                <w:sz w:val="20"/>
                <w:szCs w:val="20"/>
                <w:lang w:eastAsia="ja-JP"/>
              </w:rPr>
            </w:pPr>
          </w:p>
        </w:tc>
        <w:tc>
          <w:tcPr>
            <w:tcW w:w="609" w:type="dxa"/>
            <w:tcBorders>
              <w:top w:val="nil"/>
              <w:left w:val="nil"/>
              <w:bottom w:val="nil"/>
              <w:right w:val="nil"/>
            </w:tcBorders>
            <w:noWrap/>
            <w:vAlign w:val="center"/>
            <w:hideMark/>
          </w:tcPr>
          <w:p w14:paraId="0C9E2E6C"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2B67AA9F" w14:textId="77777777" w:rsidR="00DE5C1E" w:rsidRPr="00DE5C1E" w:rsidRDefault="00DE5C1E" w:rsidP="00DE5C1E">
            <w:pPr>
              <w:suppressAutoHyphens w:val="0"/>
              <w:spacing w:before="0" w:after="0" w:line="240" w:lineRule="auto"/>
              <w:ind w:firstLine="0"/>
              <w:rPr>
                <w:sz w:val="20"/>
                <w:szCs w:val="20"/>
                <w:lang w:eastAsia="ja-JP"/>
              </w:rPr>
            </w:pPr>
          </w:p>
        </w:tc>
        <w:tc>
          <w:tcPr>
            <w:tcW w:w="940" w:type="dxa"/>
            <w:tcBorders>
              <w:top w:val="nil"/>
              <w:left w:val="nil"/>
              <w:bottom w:val="nil"/>
              <w:right w:val="nil"/>
            </w:tcBorders>
            <w:noWrap/>
            <w:vAlign w:val="center"/>
            <w:hideMark/>
          </w:tcPr>
          <w:p w14:paraId="430950E1"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5770ADA4"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18C2479E"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70424679"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39967423"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5BF23702"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76352ED3"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71525274"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7E322B71"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65B97F44"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3339FBA2" w14:textId="77777777" w:rsidTr="00DE5C1E">
        <w:trPr>
          <w:trHeight w:val="240"/>
        </w:trPr>
        <w:tc>
          <w:tcPr>
            <w:tcW w:w="2200" w:type="dxa"/>
            <w:tcBorders>
              <w:top w:val="nil"/>
              <w:left w:val="nil"/>
              <w:bottom w:val="nil"/>
              <w:right w:val="nil"/>
            </w:tcBorders>
            <w:noWrap/>
            <w:vAlign w:val="bottom"/>
            <w:hideMark/>
          </w:tcPr>
          <w:p w14:paraId="730A60A5"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r w:rsidRPr="00DE5C1E">
              <w:rPr>
                <w:rFonts w:eastAsia="ＭＳ Ｐゴシック"/>
                <w:i/>
                <w:iCs/>
                <w:sz w:val="18"/>
                <w:szCs w:val="18"/>
                <w:lang w:eastAsia="ja-JP"/>
              </w:rPr>
              <w:t>Magnolia salicifolia</w:t>
            </w:r>
          </w:p>
        </w:tc>
        <w:tc>
          <w:tcPr>
            <w:tcW w:w="594" w:type="dxa"/>
            <w:tcBorders>
              <w:top w:val="nil"/>
              <w:left w:val="nil"/>
              <w:bottom w:val="nil"/>
              <w:right w:val="nil"/>
            </w:tcBorders>
            <w:noWrap/>
            <w:vAlign w:val="center"/>
            <w:hideMark/>
          </w:tcPr>
          <w:p w14:paraId="702A8C34"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p>
        </w:tc>
        <w:tc>
          <w:tcPr>
            <w:tcW w:w="593" w:type="dxa"/>
            <w:tcBorders>
              <w:top w:val="nil"/>
              <w:left w:val="nil"/>
              <w:bottom w:val="nil"/>
              <w:right w:val="nil"/>
            </w:tcBorders>
            <w:noWrap/>
            <w:vAlign w:val="center"/>
            <w:hideMark/>
          </w:tcPr>
          <w:p w14:paraId="2B51A73F" w14:textId="77777777" w:rsidR="00DE5C1E" w:rsidRPr="00DE5C1E" w:rsidRDefault="00DE5C1E" w:rsidP="00DE5C1E">
            <w:pPr>
              <w:suppressAutoHyphens w:val="0"/>
              <w:spacing w:before="0" w:after="0" w:line="240" w:lineRule="auto"/>
              <w:ind w:firstLine="0"/>
              <w:rPr>
                <w:sz w:val="20"/>
                <w:szCs w:val="20"/>
                <w:lang w:eastAsia="ja-JP"/>
              </w:rPr>
            </w:pPr>
          </w:p>
        </w:tc>
        <w:tc>
          <w:tcPr>
            <w:tcW w:w="593" w:type="dxa"/>
            <w:tcBorders>
              <w:top w:val="nil"/>
              <w:left w:val="nil"/>
              <w:bottom w:val="nil"/>
              <w:right w:val="nil"/>
            </w:tcBorders>
            <w:noWrap/>
            <w:vAlign w:val="center"/>
            <w:hideMark/>
          </w:tcPr>
          <w:p w14:paraId="7689D534" w14:textId="77777777" w:rsidR="00DE5C1E" w:rsidRPr="00DE5C1E" w:rsidRDefault="00DE5C1E" w:rsidP="00DE5C1E">
            <w:pPr>
              <w:suppressAutoHyphens w:val="0"/>
              <w:spacing w:before="0" w:after="0" w:line="240" w:lineRule="auto"/>
              <w:ind w:firstLine="0"/>
              <w:rPr>
                <w:sz w:val="20"/>
                <w:szCs w:val="20"/>
                <w:lang w:eastAsia="ja-JP"/>
              </w:rPr>
            </w:pPr>
          </w:p>
        </w:tc>
        <w:tc>
          <w:tcPr>
            <w:tcW w:w="100" w:type="dxa"/>
            <w:tcBorders>
              <w:top w:val="nil"/>
              <w:left w:val="nil"/>
              <w:bottom w:val="nil"/>
              <w:right w:val="nil"/>
            </w:tcBorders>
            <w:noWrap/>
            <w:vAlign w:val="center"/>
            <w:hideMark/>
          </w:tcPr>
          <w:p w14:paraId="20C52A5F" w14:textId="77777777" w:rsidR="00DE5C1E" w:rsidRPr="00DE5C1E" w:rsidRDefault="00DE5C1E" w:rsidP="00DE5C1E">
            <w:pPr>
              <w:suppressAutoHyphens w:val="0"/>
              <w:spacing w:before="0" w:after="0" w:line="240" w:lineRule="auto"/>
              <w:ind w:firstLine="0"/>
              <w:rPr>
                <w:sz w:val="20"/>
                <w:szCs w:val="20"/>
                <w:lang w:eastAsia="ja-JP"/>
              </w:rPr>
            </w:pPr>
          </w:p>
        </w:tc>
        <w:tc>
          <w:tcPr>
            <w:tcW w:w="668" w:type="dxa"/>
            <w:tcBorders>
              <w:top w:val="nil"/>
              <w:left w:val="nil"/>
              <w:bottom w:val="nil"/>
              <w:right w:val="nil"/>
            </w:tcBorders>
            <w:noWrap/>
            <w:vAlign w:val="center"/>
            <w:hideMark/>
          </w:tcPr>
          <w:p w14:paraId="46F7495D"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1.76 </w:t>
            </w:r>
          </w:p>
        </w:tc>
        <w:tc>
          <w:tcPr>
            <w:tcW w:w="666" w:type="dxa"/>
            <w:tcBorders>
              <w:top w:val="nil"/>
              <w:left w:val="nil"/>
              <w:bottom w:val="nil"/>
              <w:right w:val="nil"/>
            </w:tcBorders>
            <w:noWrap/>
            <w:vAlign w:val="center"/>
            <w:hideMark/>
          </w:tcPr>
          <w:p w14:paraId="17C6603C"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1.58 </w:t>
            </w:r>
          </w:p>
        </w:tc>
        <w:tc>
          <w:tcPr>
            <w:tcW w:w="666" w:type="dxa"/>
            <w:tcBorders>
              <w:top w:val="nil"/>
              <w:left w:val="nil"/>
              <w:bottom w:val="nil"/>
              <w:right w:val="nil"/>
            </w:tcBorders>
            <w:noWrap/>
            <w:vAlign w:val="center"/>
            <w:hideMark/>
          </w:tcPr>
          <w:p w14:paraId="3066A368"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3.34 </w:t>
            </w:r>
          </w:p>
        </w:tc>
        <w:tc>
          <w:tcPr>
            <w:tcW w:w="160" w:type="dxa"/>
            <w:tcBorders>
              <w:top w:val="nil"/>
              <w:left w:val="nil"/>
              <w:bottom w:val="nil"/>
              <w:right w:val="nil"/>
            </w:tcBorders>
            <w:noWrap/>
            <w:vAlign w:val="center"/>
            <w:hideMark/>
          </w:tcPr>
          <w:p w14:paraId="6C979CCD"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712" w:type="dxa"/>
            <w:tcBorders>
              <w:top w:val="nil"/>
              <w:left w:val="nil"/>
              <w:bottom w:val="nil"/>
              <w:right w:val="nil"/>
            </w:tcBorders>
            <w:noWrap/>
            <w:vAlign w:val="center"/>
            <w:hideMark/>
          </w:tcPr>
          <w:p w14:paraId="0F676461"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0C82931D"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08528A05"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6185840F"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5A280DA9" w14:textId="77777777" w:rsidR="00DE5C1E" w:rsidRPr="00DE5C1E" w:rsidRDefault="00DE5C1E" w:rsidP="00DE5C1E">
            <w:pPr>
              <w:suppressAutoHyphens w:val="0"/>
              <w:spacing w:before="0" w:after="0" w:line="240" w:lineRule="auto"/>
              <w:ind w:firstLine="0"/>
              <w:rPr>
                <w:sz w:val="20"/>
                <w:szCs w:val="20"/>
                <w:lang w:eastAsia="ja-JP"/>
              </w:rPr>
            </w:pPr>
          </w:p>
        </w:tc>
        <w:tc>
          <w:tcPr>
            <w:tcW w:w="609" w:type="dxa"/>
            <w:tcBorders>
              <w:top w:val="nil"/>
              <w:left w:val="nil"/>
              <w:bottom w:val="nil"/>
              <w:right w:val="nil"/>
            </w:tcBorders>
            <w:noWrap/>
            <w:vAlign w:val="center"/>
            <w:hideMark/>
          </w:tcPr>
          <w:p w14:paraId="4DA100E8"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34ACAF6E" w14:textId="77777777" w:rsidR="00DE5C1E" w:rsidRPr="00DE5C1E" w:rsidRDefault="00DE5C1E" w:rsidP="00DE5C1E">
            <w:pPr>
              <w:suppressAutoHyphens w:val="0"/>
              <w:spacing w:before="0" w:after="0" w:line="240" w:lineRule="auto"/>
              <w:ind w:firstLine="0"/>
              <w:rPr>
                <w:sz w:val="20"/>
                <w:szCs w:val="20"/>
                <w:lang w:eastAsia="ja-JP"/>
              </w:rPr>
            </w:pPr>
          </w:p>
        </w:tc>
        <w:tc>
          <w:tcPr>
            <w:tcW w:w="940" w:type="dxa"/>
            <w:tcBorders>
              <w:top w:val="nil"/>
              <w:left w:val="nil"/>
              <w:bottom w:val="nil"/>
              <w:right w:val="nil"/>
            </w:tcBorders>
            <w:noWrap/>
            <w:vAlign w:val="center"/>
            <w:hideMark/>
          </w:tcPr>
          <w:p w14:paraId="5FD2DF0F"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37C422F5"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7A7DE90B"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4B62353E"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11A17B3F"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7B01CCB1"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0F1693F8"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703759B2"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1679023E"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3B57D2AD"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65183258" w14:textId="77777777" w:rsidTr="00DE5C1E">
        <w:trPr>
          <w:trHeight w:val="399"/>
        </w:trPr>
        <w:tc>
          <w:tcPr>
            <w:tcW w:w="2200" w:type="dxa"/>
            <w:tcBorders>
              <w:top w:val="nil"/>
              <w:left w:val="nil"/>
              <w:bottom w:val="nil"/>
              <w:right w:val="nil"/>
            </w:tcBorders>
            <w:noWrap/>
            <w:vAlign w:val="bottom"/>
            <w:hideMark/>
          </w:tcPr>
          <w:p w14:paraId="527745F3" w14:textId="77777777" w:rsidR="00DE5C1E" w:rsidRPr="00DE5C1E" w:rsidRDefault="00DE5C1E" w:rsidP="00DE5C1E">
            <w:pPr>
              <w:suppressAutoHyphens w:val="0"/>
              <w:spacing w:before="0" w:after="0" w:line="240" w:lineRule="auto"/>
              <w:ind w:firstLine="0"/>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Ecotone elements</w:t>
            </w:r>
          </w:p>
        </w:tc>
        <w:tc>
          <w:tcPr>
            <w:tcW w:w="594" w:type="dxa"/>
            <w:tcBorders>
              <w:top w:val="nil"/>
              <w:left w:val="nil"/>
              <w:bottom w:val="nil"/>
              <w:right w:val="nil"/>
            </w:tcBorders>
            <w:noWrap/>
            <w:vAlign w:val="center"/>
            <w:hideMark/>
          </w:tcPr>
          <w:p w14:paraId="44C35BC9" w14:textId="77777777" w:rsidR="00DE5C1E" w:rsidRPr="00DE5C1E" w:rsidRDefault="00DE5C1E" w:rsidP="00DE5C1E">
            <w:pPr>
              <w:suppressAutoHyphens w:val="0"/>
              <w:spacing w:before="0" w:after="0" w:line="240" w:lineRule="auto"/>
              <w:ind w:firstLine="0"/>
              <w:rPr>
                <w:rFonts w:ascii="Arial" w:eastAsia="ＭＳ Ｐゴシック" w:hAnsi="Arial" w:cs="Arial"/>
                <w:b/>
                <w:bCs/>
                <w:sz w:val="18"/>
                <w:szCs w:val="18"/>
                <w:lang w:eastAsia="ja-JP"/>
              </w:rPr>
            </w:pPr>
          </w:p>
        </w:tc>
        <w:tc>
          <w:tcPr>
            <w:tcW w:w="593" w:type="dxa"/>
            <w:tcBorders>
              <w:top w:val="nil"/>
              <w:left w:val="nil"/>
              <w:bottom w:val="nil"/>
              <w:right w:val="nil"/>
            </w:tcBorders>
            <w:noWrap/>
            <w:vAlign w:val="center"/>
            <w:hideMark/>
          </w:tcPr>
          <w:p w14:paraId="15A50610" w14:textId="77777777" w:rsidR="00DE5C1E" w:rsidRPr="00DE5C1E" w:rsidRDefault="00DE5C1E" w:rsidP="00DE5C1E">
            <w:pPr>
              <w:suppressAutoHyphens w:val="0"/>
              <w:spacing w:before="0" w:after="0" w:line="240" w:lineRule="auto"/>
              <w:ind w:firstLine="0"/>
              <w:rPr>
                <w:sz w:val="20"/>
                <w:szCs w:val="20"/>
                <w:lang w:eastAsia="ja-JP"/>
              </w:rPr>
            </w:pPr>
          </w:p>
        </w:tc>
        <w:tc>
          <w:tcPr>
            <w:tcW w:w="593" w:type="dxa"/>
            <w:tcBorders>
              <w:top w:val="nil"/>
              <w:left w:val="nil"/>
              <w:bottom w:val="nil"/>
              <w:right w:val="nil"/>
            </w:tcBorders>
            <w:noWrap/>
            <w:vAlign w:val="center"/>
            <w:hideMark/>
          </w:tcPr>
          <w:p w14:paraId="76E657B2" w14:textId="77777777" w:rsidR="00DE5C1E" w:rsidRPr="00DE5C1E" w:rsidRDefault="00DE5C1E" w:rsidP="00DE5C1E">
            <w:pPr>
              <w:suppressAutoHyphens w:val="0"/>
              <w:spacing w:before="0" w:after="0" w:line="240" w:lineRule="auto"/>
              <w:ind w:firstLine="0"/>
              <w:rPr>
                <w:sz w:val="20"/>
                <w:szCs w:val="20"/>
                <w:lang w:eastAsia="ja-JP"/>
              </w:rPr>
            </w:pPr>
          </w:p>
        </w:tc>
        <w:tc>
          <w:tcPr>
            <w:tcW w:w="100" w:type="dxa"/>
            <w:tcBorders>
              <w:top w:val="nil"/>
              <w:left w:val="nil"/>
              <w:bottom w:val="nil"/>
              <w:right w:val="nil"/>
            </w:tcBorders>
            <w:noWrap/>
            <w:vAlign w:val="center"/>
            <w:hideMark/>
          </w:tcPr>
          <w:p w14:paraId="7DBF373B" w14:textId="77777777" w:rsidR="00DE5C1E" w:rsidRPr="00DE5C1E" w:rsidRDefault="00DE5C1E" w:rsidP="00DE5C1E">
            <w:pPr>
              <w:suppressAutoHyphens w:val="0"/>
              <w:spacing w:before="0" w:after="0" w:line="240" w:lineRule="auto"/>
              <w:ind w:firstLine="0"/>
              <w:rPr>
                <w:sz w:val="20"/>
                <w:szCs w:val="20"/>
                <w:lang w:eastAsia="ja-JP"/>
              </w:rPr>
            </w:pPr>
          </w:p>
        </w:tc>
        <w:tc>
          <w:tcPr>
            <w:tcW w:w="668" w:type="dxa"/>
            <w:tcBorders>
              <w:top w:val="nil"/>
              <w:left w:val="nil"/>
              <w:bottom w:val="nil"/>
              <w:right w:val="nil"/>
            </w:tcBorders>
            <w:noWrap/>
            <w:vAlign w:val="center"/>
            <w:hideMark/>
          </w:tcPr>
          <w:p w14:paraId="2BB6BE1B"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0.64 </w:t>
            </w:r>
          </w:p>
        </w:tc>
        <w:tc>
          <w:tcPr>
            <w:tcW w:w="666" w:type="dxa"/>
            <w:tcBorders>
              <w:top w:val="nil"/>
              <w:left w:val="nil"/>
              <w:bottom w:val="nil"/>
              <w:right w:val="nil"/>
            </w:tcBorders>
            <w:noWrap/>
            <w:vAlign w:val="center"/>
            <w:hideMark/>
          </w:tcPr>
          <w:p w14:paraId="1CA7EC66"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0.60 </w:t>
            </w:r>
          </w:p>
        </w:tc>
        <w:tc>
          <w:tcPr>
            <w:tcW w:w="666" w:type="dxa"/>
            <w:tcBorders>
              <w:top w:val="nil"/>
              <w:left w:val="nil"/>
              <w:bottom w:val="nil"/>
              <w:right w:val="nil"/>
            </w:tcBorders>
            <w:noWrap/>
            <w:vAlign w:val="center"/>
            <w:hideMark/>
          </w:tcPr>
          <w:p w14:paraId="7124CFAE"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1.24 </w:t>
            </w:r>
          </w:p>
        </w:tc>
        <w:tc>
          <w:tcPr>
            <w:tcW w:w="160" w:type="dxa"/>
            <w:tcBorders>
              <w:top w:val="nil"/>
              <w:left w:val="nil"/>
              <w:bottom w:val="nil"/>
              <w:right w:val="nil"/>
            </w:tcBorders>
            <w:noWrap/>
            <w:vAlign w:val="center"/>
            <w:hideMark/>
          </w:tcPr>
          <w:p w14:paraId="2C40431E"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p>
        </w:tc>
        <w:tc>
          <w:tcPr>
            <w:tcW w:w="712" w:type="dxa"/>
            <w:tcBorders>
              <w:top w:val="nil"/>
              <w:left w:val="nil"/>
              <w:bottom w:val="nil"/>
              <w:right w:val="nil"/>
            </w:tcBorders>
            <w:noWrap/>
            <w:vAlign w:val="center"/>
            <w:hideMark/>
          </w:tcPr>
          <w:p w14:paraId="385BA7F2"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2F46C4C9"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48F80CA4"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6F09BD34"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63AC549F" w14:textId="77777777" w:rsidR="00DE5C1E" w:rsidRPr="00DE5C1E" w:rsidRDefault="00DE5C1E" w:rsidP="00DE5C1E">
            <w:pPr>
              <w:suppressAutoHyphens w:val="0"/>
              <w:spacing w:before="0" w:after="0" w:line="240" w:lineRule="auto"/>
              <w:ind w:firstLine="0"/>
              <w:rPr>
                <w:sz w:val="20"/>
                <w:szCs w:val="20"/>
                <w:lang w:eastAsia="ja-JP"/>
              </w:rPr>
            </w:pPr>
          </w:p>
        </w:tc>
        <w:tc>
          <w:tcPr>
            <w:tcW w:w="609" w:type="dxa"/>
            <w:tcBorders>
              <w:top w:val="nil"/>
              <w:left w:val="nil"/>
              <w:bottom w:val="nil"/>
              <w:right w:val="nil"/>
            </w:tcBorders>
            <w:noWrap/>
            <w:vAlign w:val="center"/>
            <w:hideMark/>
          </w:tcPr>
          <w:p w14:paraId="653744C8"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14569183" w14:textId="77777777" w:rsidR="00DE5C1E" w:rsidRPr="00DE5C1E" w:rsidRDefault="00DE5C1E" w:rsidP="00DE5C1E">
            <w:pPr>
              <w:suppressAutoHyphens w:val="0"/>
              <w:spacing w:before="0" w:after="0" w:line="240" w:lineRule="auto"/>
              <w:ind w:firstLine="0"/>
              <w:rPr>
                <w:sz w:val="20"/>
                <w:szCs w:val="20"/>
                <w:lang w:eastAsia="ja-JP"/>
              </w:rPr>
            </w:pPr>
          </w:p>
        </w:tc>
        <w:tc>
          <w:tcPr>
            <w:tcW w:w="940" w:type="dxa"/>
            <w:tcBorders>
              <w:top w:val="nil"/>
              <w:left w:val="nil"/>
              <w:bottom w:val="nil"/>
              <w:right w:val="nil"/>
            </w:tcBorders>
            <w:noWrap/>
            <w:vAlign w:val="center"/>
            <w:hideMark/>
          </w:tcPr>
          <w:p w14:paraId="581914CC"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553FB784"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087021E4"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0D0E0A0"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784627D3"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3672B15B"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690AB285"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A6F7693"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0124D294"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7CAF1DD3"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0E23CF50" w14:textId="77777777" w:rsidTr="00DE5C1E">
        <w:trPr>
          <w:trHeight w:val="240"/>
        </w:trPr>
        <w:tc>
          <w:tcPr>
            <w:tcW w:w="2200" w:type="dxa"/>
            <w:tcBorders>
              <w:top w:val="nil"/>
              <w:left w:val="nil"/>
              <w:bottom w:val="nil"/>
              <w:right w:val="nil"/>
            </w:tcBorders>
            <w:noWrap/>
            <w:vAlign w:val="bottom"/>
            <w:hideMark/>
          </w:tcPr>
          <w:p w14:paraId="6C5047BC"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r w:rsidRPr="00DE5C1E">
              <w:rPr>
                <w:rFonts w:eastAsia="ＭＳ Ｐゴシック"/>
                <w:i/>
                <w:iCs/>
                <w:sz w:val="18"/>
                <w:szCs w:val="18"/>
                <w:lang w:eastAsia="ja-JP"/>
              </w:rPr>
              <w:t>Pinus parviflora</w:t>
            </w:r>
          </w:p>
        </w:tc>
        <w:tc>
          <w:tcPr>
            <w:tcW w:w="594" w:type="dxa"/>
            <w:tcBorders>
              <w:top w:val="nil"/>
              <w:left w:val="nil"/>
              <w:bottom w:val="nil"/>
              <w:right w:val="nil"/>
            </w:tcBorders>
            <w:noWrap/>
            <w:vAlign w:val="center"/>
            <w:hideMark/>
          </w:tcPr>
          <w:p w14:paraId="5EDCFB78"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p>
        </w:tc>
        <w:tc>
          <w:tcPr>
            <w:tcW w:w="593" w:type="dxa"/>
            <w:tcBorders>
              <w:top w:val="nil"/>
              <w:left w:val="nil"/>
              <w:bottom w:val="nil"/>
              <w:right w:val="nil"/>
            </w:tcBorders>
            <w:noWrap/>
            <w:vAlign w:val="center"/>
            <w:hideMark/>
          </w:tcPr>
          <w:p w14:paraId="5EA81451" w14:textId="77777777" w:rsidR="00DE5C1E" w:rsidRPr="00DE5C1E" w:rsidRDefault="00DE5C1E" w:rsidP="00DE5C1E">
            <w:pPr>
              <w:suppressAutoHyphens w:val="0"/>
              <w:spacing w:before="0" w:after="0" w:line="240" w:lineRule="auto"/>
              <w:ind w:firstLine="0"/>
              <w:rPr>
                <w:sz w:val="20"/>
                <w:szCs w:val="20"/>
                <w:lang w:eastAsia="ja-JP"/>
              </w:rPr>
            </w:pPr>
          </w:p>
        </w:tc>
        <w:tc>
          <w:tcPr>
            <w:tcW w:w="593" w:type="dxa"/>
            <w:tcBorders>
              <w:top w:val="nil"/>
              <w:left w:val="nil"/>
              <w:bottom w:val="nil"/>
              <w:right w:val="nil"/>
            </w:tcBorders>
            <w:noWrap/>
            <w:vAlign w:val="center"/>
            <w:hideMark/>
          </w:tcPr>
          <w:p w14:paraId="71204C94" w14:textId="77777777" w:rsidR="00DE5C1E" w:rsidRPr="00DE5C1E" w:rsidRDefault="00DE5C1E" w:rsidP="00DE5C1E">
            <w:pPr>
              <w:suppressAutoHyphens w:val="0"/>
              <w:spacing w:before="0" w:after="0" w:line="240" w:lineRule="auto"/>
              <w:ind w:firstLine="0"/>
              <w:rPr>
                <w:sz w:val="20"/>
                <w:szCs w:val="20"/>
                <w:lang w:eastAsia="ja-JP"/>
              </w:rPr>
            </w:pPr>
          </w:p>
        </w:tc>
        <w:tc>
          <w:tcPr>
            <w:tcW w:w="100" w:type="dxa"/>
            <w:tcBorders>
              <w:top w:val="nil"/>
              <w:left w:val="nil"/>
              <w:bottom w:val="nil"/>
              <w:right w:val="nil"/>
            </w:tcBorders>
            <w:noWrap/>
            <w:vAlign w:val="center"/>
            <w:hideMark/>
          </w:tcPr>
          <w:p w14:paraId="7F26ABD8" w14:textId="77777777" w:rsidR="00DE5C1E" w:rsidRPr="00DE5C1E" w:rsidRDefault="00DE5C1E" w:rsidP="00DE5C1E">
            <w:pPr>
              <w:suppressAutoHyphens w:val="0"/>
              <w:spacing w:before="0" w:after="0" w:line="240" w:lineRule="auto"/>
              <w:ind w:firstLine="0"/>
              <w:rPr>
                <w:sz w:val="20"/>
                <w:szCs w:val="20"/>
                <w:lang w:eastAsia="ja-JP"/>
              </w:rPr>
            </w:pPr>
          </w:p>
        </w:tc>
        <w:tc>
          <w:tcPr>
            <w:tcW w:w="668" w:type="dxa"/>
            <w:tcBorders>
              <w:top w:val="nil"/>
              <w:left w:val="nil"/>
              <w:bottom w:val="nil"/>
              <w:right w:val="nil"/>
            </w:tcBorders>
            <w:noWrap/>
            <w:vAlign w:val="center"/>
            <w:hideMark/>
          </w:tcPr>
          <w:p w14:paraId="099B74D5"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-0.40 </w:t>
            </w:r>
          </w:p>
        </w:tc>
        <w:tc>
          <w:tcPr>
            <w:tcW w:w="666" w:type="dxa"/>
            <w:tcBorders>
              <w:top w:val="nil"/>
              <w:left w:val="nil"/>
              <w:bottom w:val="nil"/>
              <w:right w:val="nil"/>
            </w:tcBorders>
            <w:noWrap/>
            <w:vAlign w:val="center"/>
            <w:hideMark/>
          </w:tcPr>
          <w:p w14:paraId="2BDDD07E"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0.55 </w:t>
            </w:r>
          </w:p>
        </w:tc>
        <w:tc>
          <w:tcPr>
            <w:tcW w:w="666" w:type="dxa"/>
            <w:tcBorders>
              <w:top w:val="nil"/>
              <w:left w:val="nil"/>
              <w:bottom w:val="nil"/>
              <w:right w:val="nil"/>
            </w:tcBorders>
            <w:noWrap/>
            <w:vAlign w:val="center"/>
            <w:hideMark/>
          </w:tcPr>
          <w:p w14:paraId="779445B1"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0.14 </w:t>
            </w:r>
          </w:p>
        </w:tc>
        <w:tc>
          <w:tcPr>
            <w:tcW w:w="160" w:type="dxa"/>
            <w:tcBorders>
              <w:top w:val="nil"/>
              <w:left w:val="nil"/>
              <w:bottom w:val="nil"/>
              <w:right w:val="nil"/>
            </w:tcBorders>
            <w:noWrap/>
            <w:vAlign w:val="center"/>
            <w:hideMark/>
          </w:tcPr>
          <w:p w14:paraId="0E4281ED"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712" w:type="dxa"/>
            <w:tcBorders>
              <w:top w:val="nil"/>
              <w:left w:val="nil"/>
              <w:bottom w:val="nil"/>
              <w:right w:val="nil"/>
            </w:tcBorders>
            <w:noWrap/>
            <w:vAlign w:val="center"/>
            <w:hideMark/>
          </w:tcPr>
          <w:p w14:paraId="287F26DC"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31027D85"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4796289D"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66A0EBF2"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468885BF" w14:textId="77777777" w:rsidR="00DE5C1E" w:rsidRPr="00DE5C1E" w:rsidRDefault="00DE5C1E" w:rsidP="00DE5C1E">
            <w:pPr>
              <w:suppressAutoHyphens w:val="0"/>
              <w:spacing w:before="0" w:after="0" w:line="240" w:lineRule="auto"/>
              <w:ind w:firstLine="0"/>
              <w:rPr>
                <w:sz w:val="20"/>
                <w:szCs w:val="20"/>
                <w:lang w:eastAsia="ja-JP"/>
              </w:rPr>
            </w:pPr>
          </w:p>
        </w:tc>
        <w:tc>
          <w:tcPr>
            <w:tcW w:w="609" w:type="dxa"/>
            <w:tcBorders>
              <w:top w:val="nil"/>
              <w:left w:val="nil"/>
              <w:bottom w:val="nil"/>
              <w:right w:val="nil"/>
            </w:tcBorders>
            <w:noWrap/>
            <w:vAlign w:val="center"/>
            <w:hideMark/>
          </w:tcPr>
          <w:p w14:paraId="7E7FBA43"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0519A04B" w14:textId="77777777" w:rsidR="00DE5C1E" w:rsidRPr="00DE5C1E" w:rsidRDefault="00DE5C1E" w:rsidP="00DE5C1E">
            <w:pPr>
              <w:suppressAutoHyphens w:val="0"/>
              <w:spacing w:before="0" w:after="0" w:line="240" w:lineRule="auto"/>
              <w:ind w:firstLine="0"/>
              <w:rPr>
                <w:sz w:val="20"/>
                <w:szCs w:val="20"/>
                <w:lang w:eastAsia="ja-JP"/>
              </w:rPr>
            </w:pPr>
          </w:p>
        </w:tc>
        <w:tc>
          <w:tcPr>
            <w:tcW w:w="940" w:type="dxa"/>
            <w:tcBorders>
              <w:top w:val="nil"/>
              <w:left w:val="nil"/>
              <w:bottom w:val="nil"/>
              <w:right w:val="nil"/>
            </w:tcBorders>
            <w:noWrap/>
            <w:vAlign w:val="center"/>
            <w:hideMark/>
          </w:tcPr>
          <w:p w14:paraId="43270BC7"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4BFBA36A"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0FB8F659"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45CF69D5"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411BDE61"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652F0C72"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8FD701E"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0DC30EA9"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0F16221E"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5F279FA1"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4FAED942" w14:textId="77777777" w:rsidTr="00DE5C1E">
        <w:trPr>
          <w:trHeight w:val="240"/>
        </w:trPr>
        <w:tc>
          <w:tcPr>
            <w:tcW w:w="2200" w:type="dxa"/>
            <w:tcBorders>
              <w:top w:val="nil"/>
              <w:left w:val="nil"/>
              <w:bottom w:val="nil"/>
              <w:right w:val="nil"/>
            </w:tcBorders>
            <w:noWrap/>
            <w:vAlign w:val="bottom"/>
            <w:hideMark/>
          </w:tcPr>
          <w:p w14:paraId="0ED4F227"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r w:rsidRPr="00DE5C1E">
              <w:rPr>
                <w:rFonts w:eastAsia="ＭＳ Ｐゴシック"/>
                <w:i/>
                <w:iCs/>
                <w:sz w:val="18"/>
                <w:szCs w:val="18"/>
                <w:lang w:eastAsia="ja-JP"/>
              </w:rPr>
              <w:t xml:space="preserve">Thuja </w:t>
            </w:r>
            <w:proofErr w:type="spellStart"/>
            <w:r w:rsidRPr="00DE5C1E">
              <w:rPr>
                <w:rFonts w:eastAsia="ＭＳ Ｐゴシック"/>
                <w:i/>
                <w:iCs/>
                <w:sz w:val="18"/>
                <w:szCs w:val="18"/>
                <w:lang w:eastAsia="ja-JP"/>
              </w:rPr>
              <w:t>standishii</w:t>
            </w:r>
            <w:proofErr w:type="spellEnd"/>
          </w:p>
        </w:tc>
        <w:tc>
          <w:tcPr>
            <w:tcW w:w="594" w:type="dxa"/>
            <w:tcBorders>
              <w:top w:val="nil"/>
              <w:left w:val="nil"/>
              <w:bottom w:val="nil"/>
              <w:right w:val="nil"/>
            </w:tcBorders>
            <w:noWrap/>
            <w:vAlign w:val="center"/>
            <w:hideMark/>
          </w:tcPr>
          <w:p w14:paraId="1A5A7D97"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p>
        </w:tc>
        <w:tc>
          <w:tcPr>
            <w:tcW w:w="593" w:type="dxa"/>
            <w:tcBorders>
              <w:top w:val="nil"/>
              <w:left w:val="nil"/>
              <w:bottom w:val="nil"/>
              <w:right w:val="nil"/>
            </w:tcBorders>
            <w:noWrap/>
            <w:vAlign w:val="center"/>
            <w:hideMark/>
          </w:tcPr>
          <w:p w14:paraId="1C90BEE8" w14:textId="77777777" w:rsidR="00DE5C1E" w:rsidRPr="00DE5C1E" w:rsidRDefault="00DE5C1E" w:rsidP="00DE5C1E">
            <w:pPr>
              <w:suppressAutoHyphens w:val="0"/>
              <w:spacing w:before="0" w:after="0" w:line="240" w:lineRule="auto"/>
              <w:ind w:firstLine="0"/>
              <w:rPr>
                <w:sz w:val="20"/>
                <w:szCs w:val="20"/>
                <w:lang w:eastAsia="ja-JP"/>
              </w:rPr>
            </w:pPr>
          </w:p>
        </w:tc>
        <w:tc>
          <w:tcPr>
            <w:tcW w:w="593" w:type="dxa"/>
            <w:tcBorders>
              <w:top w:val="nil"/>
              <w:left w:val="nil"/>
              <w:bottom w:val="nil"/>
              <w:right w:val="nil"/>
            </w:tcBorders>
            <w:noWrap/>
            <w:vAlign w:val="center"/>
            <w:hideMark/>
          </w:tcPr>
          <w:p w14:paraId="77F894D5" w14:textId="77777777" w:rsidR="00DE5C1E" w:rsidRPr="00DE5C1E" w:rsidRDefault="00DE5C1E" w:rsidP="00DE5C1E">
            <w:pPr>
              <w:suppressAutoHyphens w:val="0"/>
              <w:spacing w:before="0" w:after="0" w:line="240" w:lineRule="auto"/>
              <w:ind w:firstLine="0"/>
              <w:rPr>
                <w:sz w:val="20"/>
                <w:szCs w:val="20"/>
                <w:lang w:eastAsia="ja-JP"/>
              </w:rPr>
            </w:pPr>
          </w:p>
        </w:tc>
        <w:tc>
          <w:tcPr>
            <w:tcW w:w="100" w:type="dxa"/>
            <w:tcBorders>
              <w:top w:val="nil"/>
              <w:left w:val="nil"/>
              <w:bottom w:val="nil"/>
              <w:right w:val="nil"/>
            </w:tcBorders>
            <w:noWrap/>
            <w:vAlign w:val="center"/>
            <w:hideMark/>
          </w:tcPr>
          <w:p w14:paraId="1672A552" w14:textId="77777777" w:rsidR="00DE5C1E" w:rsidRPr="00DE5C1E" w:rsidRDefault="00DE5C1E" w:rsidP="00DE5C1E">
            <w:pPr>
              <w:suppressAutoHyphens w:val="0"/>
              <w:spacing w:before="0" w:after="0" w:line="240" w:lineRule="auto"/>
              <w:ind w:firstLine="0"/>
              <w:rPr>
                <w:sz w:val="20"/>
                <w:szCs w:val="20"/>
                <w:lang w:eastAsia="ja-JP"/>
              </w:rPr>
            </w:pPr>
          </w:p>
        </w:tc>
        <w:tc>
          <w:tcPr>
            <w:tcW w:w="668" w:type="dxa"/>
            <w:tcBorders>
              <w:top w:val="nil"/>
              <w:left w:val="nil"/>
              <w:bottom w:val="nil"/>
              <w:right w:val="nil"/>
            </w:tcBorders>
            <w:noWrap/>
            <w:vAlign w:val="center"/>
            <w:hideMark/>
          </w:tcPr>
          <w:p w14:paraId="473CEAAB"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0.00 </w:t>
            </w:r>
          </w:p>
        </w:tc>
        <w:tc>
          <w:tcPr>
            <w:tcW w:w="666" w:type="dxa"/>
            <w:tcBorders>
              <w:top w:val="nil"/>
              <w:left w:val="nil"/>
              <w:bottom w:val="nil"/>
              <w:right w:val="nil"/>
            </w:tcBorders>
            <w:noWrap/>
            <w:vAlign w:val="center"/>
            <w:hideMark/>
          </w:tcPr>
          <w:p w14:paraId="07037E96"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1.20 </w:t>
            </w:r>
          </w:p>
        </w:tc>
        <w:tc>
          <w:tcPr>
            <w:tcW w:w="666" w:type="dxa"/>
            <w:tcBorders>
              <w:top w:val="nil"/>
              <w:left w:val="nil"/>
              <w:bottom w:val="nil"/>
              <w:right w:val="nil"/>
            </w:tcBorders>
            <w:noWrap/>
            <w:vAlign w:val="center"/>
            <w:hideMark/>
          </w:tcPr>
          <w:p w14:paraId="2C1BF984"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1.20 </w:t>
            </w:r>
          </w:p>
        </w:tc>
        <w:tc>
          <w:tcPr>
            <w:tcW w:w="160" w:type="dxa"/>
            <w:tcBorders>
              <w:top w:val="nil"/>
              <w:left w:val="nil"/>
              <w:bottom w:val="nil"/>
              <w:right w:val="nil"/>
            </w:tcBorders>
            <w:noWrap/>
            <w:vAlign w:val="center"/>
            <w:hideMark/>
          </w:tcPr>
          <w:p w14:paraId="483FF932"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712" w:type="dxa"/>
            <w:tcBorders>
              <w:top w:val="nil"/>
              <w:left w:val="nil"/>
              <w:bottom w:val="nil"/>
              <w:right w:val="nil"/>
            </w:tcBorders>
            <w:noWrap/>
            <w:vAlign w:val="center"/>
            <w:hideMark/>
          </w:tcPr>
          <w:p w14:paraId="5947CE80"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32C9EE73"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07CD857A"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728648AC"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249EE6E5" w14:textId="77777777" w:rsidR="00DE5C1E" w:rsidRPr="00DE5C1E" w:rsidRDefault="00DE5C1E" w:rsidP="00DE5C1E">
            <w:pPr>
              <w:suppressAutoHyphens w:val="0"/>
              <w:spacing w:before="0" w:after="0" w:line="240" w:lineRule="auto"/>
              <w:ind w:firstLine="0"/>
              <w:rPr>
                <w:sz w:val="20"/>
                <w:szCs w:val="20"/>
                <w:lang w:eastAsia="ja-JP"/>
              </w:rPr>
            </w:pPr>
          </w:p>
        </w:tc>
        <w:tc>
          <w:tcPr>
            <w:tcW w:w="609" w:type="dxa"/>
            <w:tcBorders>
              <w:top w:val="nil"/>
              <w:left w:val="nil"/>
              <w:bottom w:val="nil"/>
              <w:right w:val="nil"/>
            </w:tcBorders>
            <w:noWrap/>
            <w:vAlign w:val="center"/>
            <w:hideMark/>
          </w:tcPr>
          <w:p w14:paraId="7F0CB521"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258DC04E" w14:textId="77777777" w:rsidR="00DE5C1E" w:rsidRPr="00DE5C1E" w:rsidRDefault="00DE5C1E" w:rsidP="00DE5C1E">
            <w:pPr>
              <w:suppressAutoHyphens w:val="0"/>
              <w:spacing w:before="0" w:after="0" w:line="240" w:lineRule="auto"/>
              <w:ind w:firstLine="0"/>
              <w:rPr>
                <w:sz w:val="20"/>
                <w:szCs w:val="20"/>
                <w:lang w:eastAsia="ja-JP"/>
              </w:rPr>
            </w:pPr>
          </w:p>
        </w:tc>
        <w:tc>
          <w:tcPr>
            <w:tcW w:w="940" w:type="dxa"/>
            <w:tcBorders>
              <w:top w:val="nil"/>
              <w:left w:val="nil"/>
              <w:bottom w:val="nil"/>
              <w:right w:val="nil"/>
            </w:tcBorders>
            <w:noWrap/>
            <w:vAlign w:val="center"/>
            <w:hideMark/>
          </w:tcPr>
          <w:p w14:paraId="4A1739FD"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78188DF3"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610AAAD2"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71482AC1"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789D209A"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3EF8A2C4"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6389058E"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1AA6F5F3"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12362B32"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4323CE51"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5A8BB3C0" w14:textId="77777777" w:rsidTr="00DE5C1E">
        <w:trPr>
          <w:trHeight w:val="240"/>
        </w:trPr>
        <w:tc>
          <w:tcPr>
            <w:tcW w:w="2200" w:type="dxa"/>
            <w:tcBorders>
              <w:top w:val="nil"/>
              <w:left w:val="nil"/>
              <w:bottom w:val="nil"/>
              <w:right w:val="nil"/>
            </w:tcBorders>
            <w:noWrap/>
            <w:vAlign w:val="bottom"/>
            <w:hideMark/>
          </w:tcPr>
          <w:p w14:paraId="01D19F08"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r w:rsidRPr="00DE5C1E">
              <w:rPr>
                <w:rFonts w:eastAsia="ＭＳ Ｐゴシック"/>
                <w:i/>
                <w:iCs/>
                <w:sz w:val="18"/>
                <w:szCs w:val="18"/>
                <w:lang w:eastAsia="ja-JP"/>
              </w:rPr>
              <w:t xml:space="preserve">Betula </w:t>
            </w:r>
            <w:proofErr w:type="spellStart"/>
            <w:r w:rsidRPr="00DE5C1E">
              <w:rPr>
                <w:rFonts w:eastAsia="ＭＳ Ｐゴシック"/>
                <w:i/>
                <w:iCs/>
                <w:sz w:val="18"/>
                <w:szCs w:val="18"/>
                <w:lang w:eastAsia="ja-JP"/>
              </w:rPr>
              <w:t>corylifolia</w:t>
            </w:r>
            <w:proofErr w:type="spellEnd"/>
          </w:p>
        </w:tc>
        <w:tc>
          <w:tcPr>
            <w:tcW w:w="594" w:type="dxa"/>
            <w:tcBorders>
              <w:top w:val="nil"/>
              <w:left w:val="nil"/>
              <w:bottom w:val="nil"/>
              <w:right w:val="nil"/>
            </w:tcBorders>
            <w:noWrap/>
            <w:vAlign w:val="center"/>
            <w:hideMark/>
          </w:tcPr>
          <w:p w14:paraId="61CEB884"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p>
        </w:tc>
        <w:tc>
          <w:tcPr>
            <w:tcW w:w="593" w:type="dxa"/>
            <w:tcBorders>
              <w:top w:val="nil"/>
              <w:left w:val="nil"/>
              <w:bottom w:val="nil"/>
              <w:right w:val="nil"/>
            </w:tcBorders>
            <w:noWrap/>
            <w:vAlign w:val="center"/>
            <w:hideMark/>
          </w:tcPr>
          <w:p w14:paraId="52898C27" w14:textId="77777777" w:rsidR="00DE5C1E" w:rsidRPr="00DE5C1E" w:rsidRDefault="00DE5C1E" w:rsidP="00DE5C1E">
            <w:pPr>
              <w:suppressAutoHyphens w:val="0"/>
              <w:spacing w:before="0" w:after="0" w:line="240" w:lineRule="auto"/>
              <w:ind w:firstLine="0"/>
              <w:rPr>
                <w:sz w:val="20"/>
                <w:szCs w:val="20"/>
                <w:lang w:eastAsia="ja-JP"/>
              </w:rPr>
            </w:pPr>
          </w:p>
        </w:tc>
        <w:tc>
          <w:tcPr>
            <w:tcW w:w="593" w:type="dxa"/>
            <w:tcBorders>
              <w:top w:val="nil"/>
              <w:left w:val="nil"/>
              <w:bottom w:val="nil"/>
              <w:right w:val="nil"/>
            </w:tcBorders>
            <w:noWrap/>
            <w:vAlign w:val="center"/>
            <w:hideMark/>
          </w:tcPr>
          <w:p w14:paraId="01D289BD" w14:textId="77777777" w:rsidR="00DE5C1E" w:rsidRPr="00DE5C1E" w:rsidRDefault="00DE5C1E" w:rsidP="00DE5C1E">
            <w:pPr>
              <w:suppressAutoHyphens w:val="0"/>
              <w:spacing w:before="0" w:after="0" w:line="240" w:lineRule="auto"/>
              <w:ind w:firstLine="0"/>
              <w:rPr>
                <w:sz w:val="20"/>
                <w:szCs w:val="20"/>
                <w:lang w:eastAsia="ja-JP"/>
              </w:rPr>
            </w:pPr>
          </w:p>
        </w:tc>
        <w:tc>
          <w:tcPr>
            <w:tcW w:w="100" w:type="dxa"/>
            <w:tcBorders>
              <w:top w:val="nil"/>
              <w:left w:val="nil"/>
              <w:bottom w:val="nil"/>
              <w:right w:val="nil"/>
            </w:tcBorders>
            <w:noWrap/>
            <w:vAlign w:val="center"/>
            <w:hideMark/>
          </w:tcPr>
          <w:p w14:paraId="04FADBC6" w14:textId="77777777" w:rsidR="00DE5C1E" w:rsidRPr="00DE5C1E" w:rsidRDefault="00DE5C1E" w:rsidP="00DE5C1E">
            <w:pPr>
              <w:suppressAutoHyphens w:val="0"/>
              <w:spacing w:before="0" w:after="0" w:line="240" w:lineRule="auto"/>
              <w:ind w:firstLine="0"/>
              <w:rPr>
                <w:sz w:val="20"/>
                <w:szCs w:val="20"/>
                <w:lang w:eastAsia="ja-JP"/>
              </w:rPr>
            </w:pPr>
          </w:p>
        </w:tc>
        <w:tc>
          <w:tcPr>
            <w:tcW w:w="668" w:type="dxa"/>
            <w:tcBorders>
              <w:top w:val="nil"/>
              <w:left w:val="nil"/>
              <w:bottom w:val="nil"/>
              <w:right w:val="nil"/>
            </w:tcBorders>
            <w:noWrap/>
            <w:vAlign w:val="center"/>
            <w:hideMark/>
          </w:tcPr>
          <w:p w14:paraId="26CDF2AE"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3.60 </w:t>
            </w:r>
          </w:p>
        </w:tc>
        <w:tc>
          <w:tcPr>
            <w:tcW w:w="666" w:type="dxa"/>
            <w:tcBorders>
              <w:top w:val="nil"/>
              <w:left w:val="nil"/>
              <w:bottom w:val="nil"/>
              <w:right w:val="nil"/>
            </w:tcBorders>
            <w:noWrap/>
            <w:vAlign w:val="center"/>
            <w:hideMark/>
          </w:tcPr>
          <w:p w14:paraId="45E3CD13"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0.27 </w:t>
            </w:r>
          </w:p>
        </w:tc>
        <w:tc>
          <w:tcPr>
            <w:tcW w:w="666" w:type="dxa"/>
            <w:tcBorders>
              <w:top w:val="nil"/>
              <w:left w:val="nil"/>
              <w:bottom w:val="nil"/>
              <w:right w:val="nil"/>
            </w:tcBorders>
            <w:noWrap/>
            <w:vAlign w:val="center"/>
            <w:hideMark/>
          </w:tcPr>
          <w:p w14:paraId="4F3F349F"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3.87 </w:t>
            </w:r>
          </w:p>
        </w:tc>
        <w:tc>
          <w:tcPr>
            <w:tcW w:w="160" w:type="dxa"/>
            <w:tcBorders>
              <w:top w:val="nil"/>
              <w:left w:val="nil"/>
              <w:bottom w:val="nil"/>
              <w:right w:val="nil"/>
            </w:tcBorders>
            <w:noWrap/>
            <w:vAlign w:val="center"/>
            <w:hideMark/>
          </w:tcPr>
          <w:p w14:paraId="46D28A55"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712" w:type="dxa"/>
            <w:tcBorders>
              <w:top w:val="nil"/>
              <w:left w:val="nil"/>
              <w:bottom w:val="nil"/>
              <w:right w:val="nil"/>
            </w:tcBorders>
            <w:noWrap/>
            <w:vAlign w:val="center"/>
            <w:hideMark/>
          </w:tcPr>
          <w:p w14:paraId="1611BF2A"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41DF7165" w14:textId="77777777" w:rsidR="00DE5C1E" w:rsidRPr="00DE5C1E" w:rsidRDefault="00DE5C1E" w:rsidP="00DE5C1E">
            <w:pPr>
              <w:suppressAutoHyphens w:val="0"/>
              <w:spacing w:before="0" w:after="0" w:line="240" w:lineRule="auto"/>
              <w:ind w:firstLine="0"/>
              <w:rPr>
                <w:sz w:val="20"/>
                <w:szCs w:val="20"/>
                <w:lang w:eastAsia="ja-JP"/>
              </w:rPr>
            </w:pPr>
          </w:p>
        </w:tc>
        <w:tc>
          <w:tcPr>
            <w:tcW w:w="614" w:type="dxa"/>
            <w:tcBorders>
              <w:top w:val="nil"/>
              <w:left w:val="nil"/>
              <w:bottom w:val="nil"/>
              <w:right w:val="nil"/>
            </w:tcBorders>
            <w:noWrap/>
            <w:vAlign w:val="center"/>
            <w:hideMark/>
          </w:tcPr>
          <w:p w14:paraId="340DFFF1"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182088A2"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33267EA7" w14:textId="77777777" w:rsidR="00DE5C1E" w:rsidRPr="00DE5C1E" w:rsidRDefault="00DE5C1E" w:rsidP="00DE5C1E">
            <w:pPr>
              <w:suppressAutoHyphens w:val="0"/>
              <w:spacing w:before="0" w:after="0" w:line="240" w:lineRule="auto"/>
              <w:ind w:firstLine="0"/>
              <w:rPr>
                <w:sz w:val="20"/>
                <w:szCs w:val="20"/>
                <w:lang w:eastAsia="ja-JP"/>
              </w:rPr>
            </w:pPr>
          </w:p>
        </w:tc>
        <w:tc>
          <w:tcPr>
            <w:tcW w:w="609" w:type="dxa"/>
            <w:tcBorders>
              <w:top w:val="nil"/>
              <w:left w:val="nil"/>
              <w:bottom w:val="nil"/>
              <w:right w:val="nil"/>
            </w:tcBorders>
            <w:noWrap/>
            <w:vAlign w:val="center"/>
            <w:hideMark/>
          </w:tcPr>
          <w:p w14:paraId="66D5914D"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2A341F80" w14:textId="77777777" w:rsidR="00DE5C1E" w:rsidRPr="00DE5C1E" w:rsidRDefault="00DE5C1E" w:rsidP="00DE5C1E">
            <w:pPr>
              <w:suppressAutoHyphens w:val="0"/>
              <w:spacing w:before="0" w:after="0" w:line="240" w:lineRule="auto"/>
              <w:ind w:firstLine="0"/>
              <w:rPr>
                <w:sz w:val="20"/>
                <w:szCs w:val="20"/>
                <w:lang w:eastAsia="ja-JP"/>
              </w:rPr>
            </w:pPr>
          </w:p>
        </w:tc>
        <w:tc>
          <w:tcPr>
            <w:tcW w:w="940" w:type="dxa"/>
            <w:tcBorders>
              <w:top w:val="nil"/>
              <w:left w:val="nil"/>
              <w:bottom w:val="nil"/>
              <w:right w:val="nil"/>
            </w:tcBorders>
            <w:noWrap/>
            <w:vAlign w:val="center"/>
            <w:hideMark/>
          </w:tcPr>
          <w:p w14:paraId="2CA933E3"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723862C1"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78317767"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1CBE9CD6"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7937F4E"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5087AAB4"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7FAC8D49"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19B517D1"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35F6EC9"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0F2A0843"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20FA6558" w14:textId="77777777" w:rsidTr="00DE5C1E">
        <w:trPr>
          <w:trHeight w:val="411"/>
        </w:trPr>
        <w:tc>
          <w:tcPr>
            <w:tcW w:w="7566" w:type="dxa"/>
            <w:gridSpan w:val="11"/>
            <w:tcBorders>
              <w:top w:val="nil"/>
              <w:left w:val="nil"/>
              <w:bottom w:val="nil"/>
              <w:right w:val="nil"/>
            </w:tcBorders>
            <w:noWrap/>
            <w:vAlign w:val="bottom"/>
            <w:hideMark/>
          </w:tcPr>
          <w:p w14:paraId="3C7BBC8B" w14:textId="77777777" w:rsidR="00DE5C1E" w:rsidRPr="00DE5C1E" w:rsidRDefault="00DE5C1E" w:rsidP="00DE5C1E">
            <w:pPr>
              <w:suppressAutoHyphens w:val="0"/>
              <w:spacing w:before="0" w:after="0" w:line="240" w:lineRule="auto"/>
              <w:ind w:firstLine="0"/>
              <w:rPr>
                <w:rFonts w:ascii="Arial Black" w:eastAsia="ＭＳ Ｐゴシック" w:hAnsi="Arial Black" w:cs="ＭＳ Ｐゴシック"/>
                <w:sz w:val="18"/>
                <w:szCs w:val="18"/>
                <w:lang w:eastAsia="ja-JP"/>
              </w:rPr>
            </w:pPr>
            <w:r w:rsidRPr="00DE5C1E">
              <w:rPr>
                <w:rFonts w:ascii="Arial Black" w:eastAsia="ＭＳ Ｐゴシック" w:hAnsi="Arial Black" w:cs="ＭＳ Ｐゴシック"/>
                <w:sz w:val="18"/>
                <w:szCs w:val="18"/>
                <w:lang w:eastAsia="ja-JP"/>
              </w:rPr>
              <w:t>Subarctic elements</w:t>
            </w:r>
          </w:p>
        </w:tc>
        <w:tc>
          <w:tcPr>
            <w:tcW w:w="614" w:type="dxa"/>
            <w:tcBorders>
              <w:top w:val="nil"/>
              <w:left w:val="nil"/>
              <w:bottom w:val="nil"/>
              <w:right w:val="nil"/>
            </w:tcBorders>
            <w:noWrap/>
            <w:vAlign w:val="center"/>
            <w:hideMark/>
          </w:tcPr>
          <w:p w14:paraId="71FCFAA2" w14:textId="77777777" w:rsidR="00DE5C1E" w:rsidRPr="00DE5C1E" w:rsidRDefault="00DE5C1E" w:rsidP="00DE5C1E">
            <w:pPr>
              <w:suppressAutoHyphens w:val="0"/>
              <w:spacing w:before="0" w:after="0" w:line="240" w:lineRule="auto"/>
              <w:ind w:firstLine="0"/>
              <w:rPr>
                <w:rFonts w:ascii="Arial Black" w:eastAsia="ＭＳ Ｐゴシック" w:hAnsi="Arial Black" w:cs="ＭＳ Ｐゴシック"/>
                <w:sz w:val="18"/>
                <w:szCs w:val="18"/>
                <w:lang w:eastAsia="ja-JP"/>
              </w:rPr>
            </w:pPr>
          </w:p>
        </w:tc>
        <w:tc>
          <w:tcPr>
            <w:tcW w:w="381" w:type="dxa"/>
            <w:tcBorders>
              <w:top w:val="nil"/>
              <w:left w:val="nil"/>
              <w:bottom w:val="nil"/>
              <w:right w:val="nil"/>
            </w:tcBorders>
            <w:noWrap/>
            <w:vAlign w:val="center"/>
            <w:hideMark/>
          </w:tcPr>
          <w:p w14:paraId="11280666" w14:textId="77777777" w:rsidR="00DE5C1E" w:rsidRPr="00DE5C1E" w:rsidRDefault="00DE5C1E" w:rsidP="00DE5C1E">
            <w:pPr>
              <w:suppressAutoHyphens w:val="0"/>
              <w:spacing w:before="0" w:after="0" w:line="240" w:lineRule="auto"/>
              <w:ind w:firstLine="0"/>
              <w:rPr>
                <w:sz w:val="20"/>
                <w:szCs w:val="20"/>
                <w:lang w:eastAsia="ja-JP"/>
              </w:rPr>
            </w:pPr>
          </w:p>
        </w:tc>
        <w:tc>
          <w:tcPr>
            <w:tcW w:w="526" w:type="dxa"/>
            <w:tcBorders>
              <w:top w:val="nil"/>
              <w:left w:val="nil"/>
              <w:bottom w:val="nil"/>
              <w:right w:val="nil"/>
            </w:tcBorders>
            <w:noWrap/>
            <w:vAlign w:val="center"/>
            <w:hideMark/>
          </w:tcPr>
          <w:p w14:paraId="478A401C" w14:textId="77777777" w:rsidR="00DE5C1E" w:rsidRPr="00DE5C1E" w:rsidRDefault="00DE5C1E" w:rsidP="00DE5C1E">
            <w:pPr>
              <w:suppressAutoHyphens w:val="0"/>
              <w:spacing w:before="0" w:after="0" w:line="240" w:lineRule="auto"/>
              <w:ind w:firstLine="0"/>
              <w:rPr>
                <w:sz w:val="20"/>
                <w:szCs w:val="20"/>
                <w:lang w:eastAsia="ja-JP"/>
              </w:rPr>
            </w:pPr>
          </w:p>
        </w:tc>
        <w:tc>
          <w:tcPr>
            <w:tcW w:w="609" w:type="dxa"/>
            <w:tcBorders>
              <w:top w:val="nil"/>
              <w:left w:val="nil"/>
              <w:bottom w:val="nil"/>
              <w:right w:val="nil"/>
            </w:tcBorders>
            <w:noWrap/>
            <w:vAlign w:val="center"/>
            <w:hideMark/>
          </w:tcPr>
          <w:p w14:paraId="1DCA4FD6"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-2.01 </w:t>
            </w:r>
          </w:p>
        </w:tc>
        <w:tc>
          <w:tcPr>
            <w:tcW w:w="526" w:type="dxa"/>
            <w:tcBorders>
              <w:top w:val="nil"/>
              <w:left w:val="nil"/>
              <w:bottom w:val="nil"/>
              <w:right w:val="nil"/>
            </w:tcBorders>
            <w:noWrap/>
            <w:vAlign w:val="center"/>
            <w:hideMark/>
          </w:tcPr>
          <w:p w14:paraId="75657A2A"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2.42 </w:t>
            </w:r>
          </w:p>
        </w:tc>
        <w:tc>
          <w:tcPr>
            <w:tcW w:w="940" w:type="dxa"/>
            <w:tcBorders>
              <w:top w:val="nil"/>
              <w:left w:val="nil"/>
              <w:bottom w:val="nil"/>
              <w:right w:val="nil"/>
            </w:tcBorders>
            <w:noWrap/>
            <w:vAlign w:val="center"/>
            <w:hideMark/>
          </w:tcPr>
          <w:p w14:paraId="510C8AA7"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0.42 </w:t>
            </w:r>
          </w:p>
        </w:tc>
        <w:tc>
          <w:tcPr>
            <w:tcW w:w="36" w:type="dxa"/>
            <w:tcBorders>
              <w:top w:val="nil"/>
              <w:left w:val="nil"/>
              <w:bottom w:val="nil"/>
              <w:right w:val="nil"/>
            </w:tcBorders>
            <w:noWrap/>
            <w:vAlign w:val="center"/>
            <w:hideMark/>
          </w:tcPr>
          <w:p w14:paraId="693009FF"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p>
        </w:tc>
        <w:tc>
          <w:tcPr>
            <w:tcW w:w="441" w:type="dxa"/>
            <w:tcBorders>
              <w:top w:val="nil"/>
              <w:left w:val="nil"/>
              <w:bottom w:val="nil"/>
              <w:right w:val="nil"/>
            </w:tcBorders>
            <w:noWrap/>
            <w:vAlign w:val="center"/>
            <w:hideMark/>
          </w:tcPr>
          <w:p w14:paraId="72FC79F7"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-0.33 </w:t>
            </w:r>
          </w:p>
        </w:tc>
        <w:tc>
          <w:tcPr>
            <w:tcW w:w="381" w:type="dxa"/>
            <w:tcBorders>
              <w:top w:val="nil"/>
              <w:left w:val="nil"/>
              <w:bottom w:val="nil"/>
              <w:right w:val="nil"/>
            </w:tcBorders>
            <w:noWrap/>
            <w:vAlign w:val="center"/>
            <w:hideMark/>
          </w:tcPr>
          <w:p w14:paraId="5ADFDC02"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0.77 </w:t>
            </w:r>
          </w:p>
        </w:tc>
        <w:tc>
          <w:tcPr>
            <w:tcW w:w="381" w:type="dxa"/>
            <w:tcBorders>
              <w:top w:val="nil"/>
              <w:left w:val="nil"/>
              <w:bottom w:val="nil"/>
              <w:right w:val="nil"/>
            </w:tcBorders>
            <w:noWrap/>
            <w:vAlign w:val="center"/>
            <w:hideMark/>
          </w:tcPr>
          <w:p w14:paraId="59082C7D"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0.44 </w:t>
            </w:r>
          </w:p>
        </w:tc>
        <w:tc>
          <w:tcPr>
            <w:tcW w:w="36" w:type="dxa"/>
            <w:tcBorders>
              <w:top w:val="nil"/>
              <w:left w:val="nil"/>
              <w:bottom w:val="nil"/>
              <w:right w:val="nil"/>
            </w:tcBorders>
            <w:noWrap/>
            <w:vAlign w:val="center"/>
            <w:hideMark/>
          </w:tcPr>
          <w:p w14:paraId="299FA99A"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p>
        </w:tc>
        <w:tc>
          <w:tcPr>
            <w:tcW w:w="381" w:type="dxa"/>
            <w:tcBorders>
              <w:top w:val="nil"/>
              <w:left w:val="nil"/>
              <w:bottom w:val="nil"/>
              <w:right w:val="nil"/>
            </w:tcBorders>
            <w:noWrap/>
            <w:vAlign w:val="center"/>
            <w:hideMark/>
          </w:tcPr>
          <w:p w14:paraId="6D3A4BE3"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0.85 </w:t>
            </w:r>
          </w:p>
        </w:tc>
        <w:tc>
          <w:tcPr>
            <w:tcW w:w="381" w:type="dxa"/>
            <w:tcBorders>
              <w:top w:val="nil"/>
              <w:left w:val="nil"/>
              <w:bottom w:val="nil"/>
              <w:right w:val="nil"/>
            </w:tcBorders>
            <w:noWrap/>
            <w:vAlign w:val="center"/>
            <w:hideMark/>
          </w:tcPr>
          <w:p w14:paraId="707E4696"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0.69 </w:t>
            </w:r>
          </w:p>
        </w:tc>
        <w:tc>
          <w:tcPr>
            <w:tcW w:w="381" w:type="dxa"/>
            <w:tcBorders>
              <w:top w:val="nil"/>
              <w:left w:val="nil"/>
              <w:bottom w:val="nil"/>
              <w:right w:val="nil"/>
            </w:tcBorders>
            <w:noWrap/>
            <w:vAlign w:val="center"/>
            <w:hideMark/>
          </w:tcPr>
          <w:p w14:paraId="3766E3E6"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1.55 </w:t>
            </w:r>
          </w:p>
        </w:tc>
        <w:tc>
          <w:tcPr>
            <w:tcW w:w="36" w:type="dxa"/>
            <w:tcBorders>
              <w:top w:val="nil"/>
              <w:left w:val="nil"/>
              <w:bottom w:val="nil"/>
              <w:right w:val="nil"/>
            </w:tcBorders>
            <w:noWrap/>
            <w:vAlign w:val="center"/>
            <w:hideMark/>
          </w:tcPr>
          <w:p w14:paraId="0141CEB1"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p>
        </w:tc>
      </w:tr>
      <w:tr w:rsidR="00DE5C1E" w:rsidRPr="00DE5C1E" w14:paraId="510558EC" w14:textId="77777777" w:rsidTr="00DE5C1E">
        <w:trPr>
          <w:trHeight w:val="240"/>
        </w:trPr>
        <w:tc>
          <w:tcPr>
            <w:tcW w:w="2200" w:type="dxa"/>
            <w:tcBorders>
              <w:top w:val="nil"/>
              <w:left w:val="nil"/>
              <w:bottom w:val="nil"/>
              <w:right w:val="nil"/>
            </w:tcBorders>
            <w:noWrap/>
            <w:vAlign w:val="bottom"/>
            <w:hideMark/>
          </w:tcPr>
          <w:p w14:paraId="0EE333FF"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r w:rsidRPr="00DE5C1E">
              <w:rPr>
                <w:rFonts w:eastAsia="ＭＳ Ｐゴシック"/>
                <w:i/>
                <w:iCs/>
                <w:sz w:val="18"/>
                <w:szCs w:val="18"/>
                <w:lang w:eastAsia="ja-JP"/>
              </w:rPr>
              <w:t xml:space="preserve">Abies </w:t>
            </w:r>
            <w:proofErr w:type="spellStart"/>
            <w:r w:rsidRPr="00DE5C1E">
              <w:rPr>
                <w:rFonts w:eastAsia="ＭＳ Ｐゴシック"/>
                <w:i/>
                <w:iCs/>
                <w:sz w:val="18"/>
                <w:szCs w:val="18"/>
                <w:lang w:eastAsia="ja-JP"/>
              </w:rPr>
              <w:t>mariesii</w:t>
            </w:r>
            <w:proofErr w:type="spellEnd"/>
          </w:p>
        </w:tc>
        <w:tc>
          <w:tcPr>
            <w:tcW w:w="594" w:type="dxa"/>
            <w:tcBorders>
              <w:top w:val="nil"/>
              <w:left w:val="nil"/>
              <w:bottom w:val="nil"/>
              <w:right w:val="nil"/>
            </w:tcBorders>
            <w:noWrap/>
            <w:vAlign w:val="center"/>
            <w:hideMark/>
          </w:tcPr>
          <w:p w14:paraId="3D4E6A12"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p>
        </w:tc>
        <w:tc>
          <w:tcPr>
            <w:tcW w:w="593" w:type="dxa"/>
            <w:tcBorders>
              <w:top w:val="nil"/>
              <w:left w:val="nil"/>
              <w:bottom w:val="nil"/>
              <w:right w:val="nil"/>
            </w:tcBorders>
            <w:noWrap/>
            <w:vAlign w:val="center"/>
            <w:hideMark/>
          </w:tcPr>
          <w:p w14:paraId="0448035E" w14:textId="77777777" w:rsidR="00DE5C1E" w:rsidRPr="00DE5C1E" w:rsidRDefault="00DE5C1E" w:rsidP="00DE5C1E">
            <w:pPr>
              <w:suppressAutoHyphens w:val="0"/>
              <w:spacing w:before="0" w:after="0" w:line="240" w:lineRule="auto"/>
              <w:ind w:firstLine="0"/>
              <w:rPr>
                <w:sz w:val="20"/>
                <w:szCs w:val="20"/>
                <w:lang w:eastAsia="ja-JP"/>
              </w:rPr>
            </w:pPr>
          </w:p>
        </w:tc>
        <w:tc>
          <w:tcPr>
            <w:tcW w:w="593" w:type="dxa"/>
            <w:tcBorders>
              <w:top w:val="nil"/>
              <w:left w:val="nil"/>
              <w:bottom w:val="nil"/>
              <w:right w:val="nil"/>
            </w:tcBorders>
            <w:noWrap/>
            <w:vAlign w:val="center"/>
            <w:hideMark/>
          </w:tcPr>
          <w:p w14:paraId="59B5E3EB" w14:textId="77777777" w:rsidR="00DE5C1E" w:rsidRPr="00DE5C1E" w:rsidRDefault="00DE5C1E" w:rsidP="00DE5C1E">
            <w:pPr>
              <w:suppressAutoHyphens w:val="0"/>
              <w:spacing w:before="0" w:after="0" w:line="240" w:lineRule="auto"/>
              <w:ind w:firstLine="0"/>
              <w:rPr>
                <w:sz w:val="20"/>
                <w:szCs w:val="20"/>
                <w:lang w:eastAsia="ja-JP"/>
              </w:rPr>
            </w:pPr>
          </w:p>
        </w:tc>
        <w:tc>
          <w:tcPr>
            <w:tcW w:w="100" w:type="dxa"/>
            <w:tcBorders>
              <w:top w:val="nil"/>
              <w:left w:val="nil"/>
              <w:bottom w:val="nil"/>
              <w:right w:val="nil"/>
            </w:tcBorders>
            <w:noWrap/>
            <w:vAlign w:val="center"/>
            <w:hideMark/>
          </w:tcPr>
          <w:p w14:paraId="31F5A61C" w14:textId="77777777" w:rsidR="00DE5C1E" w:rsidRPr="00DE5C1E" w:rsidRDefault="00DE5C1E" w:rsidP="00DE5C1E">
            <w:pPr>
              <w:suppressAutoHyphens w:val="0"/>
              <w:spacing w:before="0" w:after="0" w:line="240" w:lineRule="auto"/>
              <w:ind w:firstLine="0"/>
              <w:rPr>
                <w:sz w:val="20"/>
                <w:szCs w:val="20"/>
                <w:lang w:eastAsia="ja-JP"/>
              </w:rPr>
            </w:pPr>
          </w:p>
        </w:tc>
        <w:tc>
          <w:tcPr>
            <w:tcW w:w="668" w:type="dxa"/>
            <w:tcBorders>
              <w:top w:val="nil"/>
              <w:left w:val="nil"/>
              <w:bottom w:val="nil"/>
              <w:right w:val="nil"/>
            </w:tcBorders>
            <w:noWrap/>
            <w:vAlign w:val="center"/>
            <w:hideMark/>
          </w:tcPr>
          <w:p w14:paraId="37F23DB0"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-2.37 </w:t>
            </w:r>
          </w:p>
        </w:tc>
        <w:tc>
          <w:tcPr>
            <w:tcW w:w="666" w:type="dxa"/>
            <w:tcBorders>
              <w:top w:val="nil"/>
              <w:left w:val="nil"/>
              <w:bottom w:val="nil"/>
              <w:right w:val="nil"/>
            </w:tcBorders>
            <w:noWrap/>
            <w:vAlign w:val="center"/>
            <w:hideMark/>
          </w:tcPr>
          <w:p w14:paraId="633567A5"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2.89 </w:t>
            </w:r>
          </w:p>
        </w:tc>
        <w:tc>
          <w:tcPr>
            <w:tcW w:w="666" w:type="dxa"/>
            <w:tcBorders>
              <w:top w:val="nil"/>
              <w:left w:val="nil"/>
              <w:bottom w:val="nil"/>
              <w:right w:val="nil"/>
            </w:tcBorders>
            <w:noWrap/>
            <w:vAlign w:val="center"/>
            <w:hideMark/>
          </w:tcPr>
          <w:p w14:paraId="12D61590"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0.52 </w:t>
            </w:r>
          </w:p>
        </w:tc>
        <w:tc>
          <w:tcPr>
            <w:tcW w:w="160" w:type="dxa"/>
            <w:tcBorders>
              <w:top w:val="nil"/>
              <w:left w:val="nil"/>
              <w:bottom w:val="nil"/>
              <w:right w:val="nil"/>
            </w:tcBorders>
            <w:noWrap/>
            <w:vAlign w:val="center"/>
            <w:hideMark/>
          </w:tcPr>
          <w:p w14:paraId="3A05E904"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712" w:type="dxa"/>
            <w:tcBorders>
              <w:top w:val="nil"/>
              <w:left w:val="nil"/>
              <w:bottom w:val="nil"/>
              <w:right w:val="nil"/>
            </w:tcBorders>
            <w:noWrap/>
            <w:vAlign w:val="center"/>
            <w:hideMark/>
          </w:tcPr>
          <w:p w14:paraId="0FC8FEAC"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-0.43 </w:t>
            </w:r>
          </w:p>
        </w:tc>
        <w:tc>
          <w:tcPr>
            <w:tcW w:w="614" w:type="dxa"/>
            <w:tcBorders>
              <w:top w:val="nil"/>
              <w:left w:val="nil"/>
              <w:bottom w:val="nil"/>
              <w:right w:val="nil"/>
            </w:tcBorders>
            <w:noWrap/>
            <w:vAlign w:val="center"/>
            <w:hideMark/>
          </w:tcPr>
          <w:p w14:paraId="2CDEB326"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0.75 </w:t>
            </w:r>
          </w:p>
        </w:tc>
        <w:tc>
          <w:tcPr>
            <w:tcW w:w="614" w:type="dxa"/>
            <w:tcBorders>
              <w:top w:val="nil"/>
              <w:left w:val="nil"/>
              <w:bottom w:val="nil"/>
              <w:right w:val="nil"/>
            </w:tcBorders>
            <w:noWrap/>
            <w:vAlign w:val="center"/>
            <w:hideMark/>
          </w:tcPr>
          <w:p w14:paraId="768B8827"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0.32 </w:t>
            </w:r>
          </w:p>
        </w:tc>
        <w:tc>
          <w:tcPr>
            <w:tcW w:w="381" w:type="dxa"/>
            <w:tcBorders>
              <w:top w:val="nil"/>
              <w:left w:val="nil"/>
              <w:bottom w:val="nil"/>
              <w:right w:val="nil"/>
            </w:tcBorders>
            <w:noWrap/>
            <w:vAlign w:val="center"/>
            <w:hideMark/>
          </w:tcPr>
          <w:p w14:paraId="61F327B8"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526" w:type="dxa"/>
            <w:tcBorders>
              <w:top w:val="nil"/>
              <w:left w:val="nil"/>
              <w:bottom w:val="nil"/>
              <w:right w:val="nil"/>
            </w:tcBorders>
            <w:noWrap/>
            <w:vAlign w:val="center"/>
            <w:hideMark/>
          </w:tcPr>
          <w:p w14:paraId="484798E2"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0.85 </w:t>
            </w:r>
          </w:p>
        </w:tc>
        <w:tc>
          <w:tcPr>
            <w:tcW w:w="609" w:type="dxa"/>
            <w:tcBorders>
              <w:top w:val="nil"/>
              <w:left w:val="nil"/>
              <w:bottom w:val="nil"/>
              <w:right w:val="nil"/>
            </w:tcBorders>
            <w:noWrap/>
            <w:vAlign w:val="center"/>
            <w:hideMark/>
          </w:tcPr>
          <w:p w14:paraId="7DC0E42C"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0.69 </w:t>
            </w:r>
          </w:p>
        </w:tc>
        <w:tc>
          <w:tcPr>
            <w:tcW w:w="526" w:type="dxa"/>
            <w:tcBorders>
              <w:top w:val="nil"/>
              <w:left w:val="nil"/>
              <w:bottom w:val="nil"/>
              <w:right w:val="nil"/>
            </w:tcBorders>
            <w:noWrap/>
            <w:vAlign w:val="center"/>
            <w:hideMark/>
          </w:tcPr>
          <w:p w14:paraId="6BFE7686"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1.55 </w:t>
            </w:r>
          </w:p>
        </w:tc>
        <w:tc>
          <w:tcPr>
            <w:tcW w:w="940" w:type="dxa"/>
            <w:tcBorders>
              <w:top w:val="nil"/>
              <w:left w:val="nil"/>
              <w:bottom w:val="nil"/>
              <w:right w:val="nil"/>
            </w:tcBorders>
            <w:noWrap/>
            <w:vAlign w:val="center"/>
            <w:hideMark/>
          </w:tcPr>
          <w:p w14:paraId="1C15ED57"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p>
        </w:tc>
        <w:tc>
          <w:tcPr>
            <w:tcW w:w="36" w:type="dxa"/>
            <w:vAlign w:val="center"/>
            <w:hideMark/>
          </w:tcPr>
          <w:p w14:paraId="103EE36C"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57A75E48"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4AD8C4E6"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79069619"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0CB94887"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3B2017DE"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9407BA9"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19D4DE56"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166237DA"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00E7EA8B" w14:textId="77777777" w:rsidTr="00DE5C1E">
        <w:trPr>
          <w:trHeight w:val="240"/>
        </w:trPr>
        <w:tc>
          <w:tcPr>
            <w:tcW w:w="2200" w:type="dxa"/>
            <w:tcBorders>
              <w:top w:val="nil"/>
              <w:left w:val="nil"/>
              <w:bottom w:val="single" w:sz="4" w:space="0" w:color="auto"/>
              <w:right w:val="nil"/>
            </w:tcBorders>
            <w:noWrap/>
            <w:vAlign w:val="bottom"/>
            <w:hideMark/>
          </w:tcPr>
          <w:p w14:paraId="55312E73"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r w:rsidRPr="00DE5C1E">
              <w:rPr>
                <w:rFonts w:eastAsia="ＭＳ Ｐゴシック"/>
                <w:i/>
                <w:iCs/>
                <w:sz w:val="18"/>
                <w:szCs w:val="18"/>
                <w:lang w:eastAsia="ja-JP"/>
              </w:rPr>
              <w:t xml:space="preserve">Betula </w:t>
            </w:r>
            <w:proofErr w:type="spellStart"/>
            <w:r w:rsidRPr="00DE5C1E">
              <w:rPr>
                <w:rFonts w:eastAsia="ＭＳ Ｐゴシック"/>
                <w:i/>
                <w:iCs/>
                <w:sz w:val="18"/>
                <w:szCs w:val="18"/>
                <w:lang w:eastAsia="ja-JP"/>
              </w:rPr>
              <w:t>ermanii</w:t>
            </w:r>
            <w:proofErr w:type="spellEnd"/>
          </w:p>
        </w:tc>
        <w:tc>
          <w:tcPr>
            <w:tcW w:w="594" w:type="dxa"/>
            <w:tcBorders>
              <w:top w:val="nil"/>
              <w:left w:val="nil"/>
              <w:bottom w:val="single" w:sz="4" w:space="0" w:color="auto"/>
              <w:right w:val="nil"/>
            </w:tcBorders>
            <w:noWrap/>
            <w:vAlign w:val="center"/>
            <w:hideMark/>
          </w:tcPr>
          <w:p w14:paraId="5ACFCE03" w14:textId="77777777" w:rsidR="00DE5C1E" w:rsidRPr="00DE5C1E" w:rsidRDefault="00DE5C1E" w:rsidP="00DE5C1E">
            <w:pPr>
              <w:suppressAutoHyphens w:val="0"/>
              <w:spacing w:before="0" w:after="0" w:line="240" w:lineRule="auto"/>
              <w:ind w:firstLine="0"/>
              <w:rPr>
                <w:rFonts w:ascii="Noto Sans CJK JP" w:eastAsia="ＭＳ Ｐゴシック" w:hAnsi="Noto Sans CJK JP" w:cs="ＭＳ Ｐゴシック" w:hint="eastAsia"/>
                <w:sz w:val="18"/>
                <w:szCs w:val="18"/>
                <w:lang w:eastAsia="ja-JP"/>
              </w:rPr>
            </w:pPr>
            <w:r w:rsidRPr="00DE5C1E">
              <w:rPr>
                <w:rFonts w:ascii="Noto Sans CJK JP" w:eastAsia="ＭＳ Ｐゴシック" w:hAnsi="Noto Sans CJK JP" w:cs="ＭＳ Ｐゴシック"/>
                <w:sz w:val="18"/>
                <w:szCs w:val="18"/>
                <w:lang w:eastAsia="ja-JP"/>
              </w:rPr>
              <w:t xml:space="preserve">　</w:t>
            </w:r>
          </w:p>
        </w:tc>
        <w:tc>
          <w:tcPr>
            <w:tcW w:w="593" w:type="dxa"/>
            <w:tcBorders>
              <w:top w:val="nil"/>
              <w:left w:val="nil"/>
              <w:bottom w:val="single" w:sz="4" w:space="0" w:color="auto"/>
              <w:right w:val="nil"/>
            </w:tcBorders>
            <w:noWrap/>
            <w:vAlign w:val="center"/>
            <w:hideMark/>
          </w:tcPr>
          <w:p w14:paraId="711F39EE" w14:textId="77777777" w:rsidR="00DE5C1E" w:rsidRPr="00DE5C1E" w:rsidRDefault="00DE5C1E" w:rsidP="00DE5C1E">
            <w:pPr>
              <w:suppressAutoHyphens w:val="0"/>
              <w:spacing w:before="0" w:after="0" w:line="240" w:lineRule="auto"/>
              <w:ind w:firstLine="0"/>
              <w:rPr>
                <w:rFonts w:ascii="Noto Sans CJK JP" w:eastAsia="ＭＳ Ｐゴシック" w:hAnsi="Noto Sans CJK JP" w:cs="ＭＳ Ｐゴシック" w:hint="eastAsia"/>
                <w:sz w:val="18"/>
                <w:szCs w:val="18"/>
                <w:lang w:eastAsia="ja-JP"/>
              </w:rPr>
            </w:pPr>
            <w:r w:rsidRPr="00DE5C1E">
              <w:rPr>
                <w:rFonts w:ascii="Noto Sans CJK JP" w:eastAsia="ＭＳ Ｐゴシック" w:hAnsi="Noto Sans CJK JP" w:cs="ＭＳ Ｐゴシック"/>
                <w:sz w:val="18"/>
                <w:szCs w:val="18"/>
                <w:lang w:eastAsia="ja-JP"/>
              </w:rPr>
              <w:t xml:space="preserve">　</w:t>
            </w:r>
          </w:p>
        </w:tc>
        <w:tc>
          <w:tcPr>
            <w:tcW w:w="593" w:type="dxa"/>
            <w:tcBorders>
              <w:top w:val="nil"/>
              <w:left w:val="nil"/>
              <w:bottom w:val="single" w:sz="4" w:space="0" w:color="auto"/>
              <w:right w:val="nil"/>
            </w:tcBorders>
            <w:noWrap/>
            <w:vAlign w:val="center"/>
            <w:hideMark/>
          </w:tcPr>
          <w:p w14:paraId="55FE4E6E" w14:textId="77777777" w:rsidR="00DE5C1E" w:rsidRPr="00DE5C1E" w:rsidRDefault="00DE5C1E" w:rsidP="00DE5C1E">
            <w:pPr>
              <w:suppressAutoHyphens w:val="0"/>
              <w:spacing w:before="0" w:after="0" w:line="240" w:lineRule="auto"/>
              <w:ind w:firstLine="0"/>
              <w:rPr>
                <w:rFonts w:ascii="Noto Sans CJK JP" w:eastAsia="ＭＳ Ｐゴシック" w:hAnsi="Noto Sans CJK JP" w:cs="ＭＳ Ｐゴシック" w:hint="eastAsia"/>
                <w:sz w:val="18"/>
                <w:szCs w:val="18"/>
                <w:lang w:eastAsia="ja-JP"/>
              </w:rPr>
            </w:pPr>
            <w:r w:rsidRPr="00DE5C1E">
              <w:rPr>
                <w:rFonts w:ascii="Noto Sans CJK JP" w:eastAsia="ＭＳ Ｐゴシック" w:hAnsi="Noto Sans CJK JP" w:cs="ＭＳ Ｐゴシック"/>
                <w:sz w:val="18"/>
                <w:szCs w:val="18"/>
                <w:lang w:eastAsia="ja-JP"/>
              </w:rPr>
              <w:t xml:space="preserve">　</w:t>
            </w:r>
          </w:p>
        </w:tc>
        <w:tc>
          <w:tcPr>
            <w:tcW w:w="100" w:type="dxa"/>
            <w:tcBorders>
              <w:top w:val="nil"/>
              <w:left w:val="nil"/>
              <w:bottom w:val="single" w:sz="4" w:space="0" w:color="auto"/>
              <w:right w:val="nil"/>
            </w:tcBorders>
            <w:noWrap/>
            <w:vAlign w:val="center"/>
            <w:hideMark/>
          </w:tcPr>
          <w:p w14:paraId="1813AC41" w14:textId="77777777" w:rsidR="00DE5C1E" w:rsidRPr="00DE5C1E" w:rsidRDefault="00DE5C1E" w:rsidP="00DE5C1E">
            <w:pPr>
              <w:suppressAutoHyphens w:val="0"/>
              <w:spacing w:before="0" w:after="0" w:line="240" w:lineRule="auto"/>
              <w:ind w:firstLine="0"/>
              <w:rPr>
                <w:rFonts w:ascii="Noto Sans CJK JP" w:eastAsia="ＭＳ Ｐゴシック" w:hAnsi="Noto Sans CJK JP" w:cs="ＭＳ Ｐゴシック" w:hint="eastAsia"/>
                <w:sz w:val="18"/>
                <w:szCs w:val="18"/>
                <w:lang w:eastAsia="ja-JP"/>
              </w:rPr>
            </w:pPr>
            <w:r w:rsidRPr="00DE5C1E">
              <w:rPr>
                <w:rFonts w:ascii="Noto Sans CJK JP" w:eastAsia="ＭＳ Ｐゴシック" w:hAnsi="Noto Sans CJK JP" w:cs="ＭＳ Ｐゴシック"/>
                <w:sz w:val="18"/>
                <w:szCs w:val="18"/>
                <w:lang w:eastAsia="ja-JP"/>
              </w:rPr>
              <w:t xml:space="preserve">　</w:t>
            </w:r>
          </w:p>
        </w:tc>
        <w:tc>
          <w:tcPr>
            <w:tcW w:w="668" w:type="dxa"/>
            <w:tcBorders>
              <w:top w:val="nil"/>
              <w:left w:val="nil"/>
              <w:bottom w:val="single" w:sz="4" w:space="0" w:color="auto"/>
              <w:right w:val="nil"/>
            </w:tcBorders>
            <w:noWrap/>
            <w:vAlign w:val="center"/>
            <w:hideMark/>
          </w:tcPr>
          <w:p w14:paraId="45C3E85E" w14:textId="77777777" w:rsidR="00DE5C1E" w:rsidRPr="00DE5C1E" w:rsidRDefault="00DE5C1E" w:rsidP="00DE5C1E">
            <w:pPr>
              <w:suppressAutoHyphens w:val="0"/>
              <w:spacing w:before="0" w:after="0" w:line="240" w:lineRule="auto"/>
              <w:ind w:firstLine="0"/>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　</w:t>
            </w:r>
          </w:p>
        </w:tc>
        <w:tc>
          <w:tcPr>
            <w:tcW w:w="666" w:type="dxa"/>
            <w:tcBorders>
              <w:top w:val="nil"/>
              <w:left w:val="nil"/>
              <w:bottom w:val="single" w:sz="4" w:space="0" w:color="auto"/>
              <w:right w:val="nil"/>
            </w:tcBorders>
            <w:noWrap/>
            <w:vAlign w:val="center"/>
            <w:hideMark/>
          </w:tcPr>
          <w:p w14:paraId="07B6452E" w14:textId="77777777" w:rsidR="00DE5C1E" w:rsidRPr="00DE5C1E" w:rsidRDefault="00DE5C1E" w:rsidP="00DE5C1E">
            <w:pPr>
              <w:suppressAutoHyphens w:val="0"/>
              <w:spacing w:before="0" w:after="0" w:line="240" w:lineRule="auto"/>
              <w:ind w:firstLine="0"/>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　</w:t>
            </w:r>
          </w:p>
        </w:tc>
        <w:tc>
          <w:tcPr>
            <w:tcW w:w="666" w:type="dxa"/>
            <w:tcBorders>
              <w:top w:val="nil"/>
              <w:left w:val="nil"/>
              <w:bottom w:val="single" w:sz="4" w:space="0" w:color="auto"/>
              <w:right w:val="nil"/>
            </w:tcBorders>
            <w:noWrap/>
            <w:vAlign w:val="center"/>
            <w:hideMark/>
          </w:tcPr>
          <w:p w14:paraId="76889FD1" w14:textId="77777777" w:rsidR="00DE5C1E" w:rsidRPr="00DE5C1E" w:rsidRDefault="00DE5C1E" w:rsidP="00DE5C1E">
            <w:pPr>
              <w:suppressAutoHyphens w:val="0"/>
              <w:spacing w:before="0" w:after="0" w:line="240" w:lineRule="auto"/>
              <w:ind w:firstLine="0"/>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　</w:t>
            </w:r>
          </w:p>
        </w:tc>
        <w:tc>
          <w:tcPr>
            <w:tcW w:w="160" w:type="dxa"/>
            <w:tcBorders>
              <w:top w:val="nil"/>
              <w:left w:val="nil"/>
              <w:bottom w:val="single" w:sz="4" w:space="0" w:color="auto"/>
              <w:right w:val="nil"/>
            </w:tcBorders>
            <w:noWrap/>
            <w:vAlign w:val="center"/>
            <w:hideMark/>
          </w:tcPr>
          <w:p w14:paraId="72681846" w14:textId="77777777" w:rsidR="00DE5C1E" w:rsidRPr="00DE5C1E" w:rsidRDefault="00DE5C1E" w:rsidP="00DE5C1E">
            <w:pPr>
              <w:suppressAutoHyphens w:val="0"/>
              <w:spacing w:before="0" w:after="0" w:line="240" w:lineRule="auto"/>
              <w:ind w:firstLine="0"/>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　</w:t>
            </w:r>
          </w:p>
        </w:tc>
        <w:tc>
          <w:tcPr>
            <w:tcW w:w="712" w:type="dxa"/>
            <w:tcBorders>
              <w:top w:val="nil"/>
              <w:left w:val="nil"/>
              <w:bottom w:val="single" w:sz="4" w:space="0" w:color="auto"/>
              <w:right w:val="nil"/>
            </w:tcBorders>
            <w:noWrap/>
            <w:vAlign w:val="center"/>
            <w:hideMark/>
          </w:tcPr>
          <w:p w14:paraId="1E781F4E"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1.33 </w:t>
            </w:r>
          </w:p>
        </w:tc>
        <w:tc>
          <w:tcPr>
            <w:tcW w:w="614" w:type="dxa"/>
            <w:tcBorders>
              <w:top w:val="nil"/>
              <w:left w:val="nil"/>
              <w:bottom w:val="single" w:sz="4" w:space="0" w:color="auto"/>
              <w:right w:val="nil"/>
            </w:tcBorders>
            <w:noWrap/>
            <w:vAlign w:val="center"/>
            <w:hideMark/>
          </w:tcPr>
          <w:p w14:paraId="0155C024"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1.20 </w:t>
            </w:r>
          </w:p>
        </w:tc>
        <w:tc>
          <w:tcPr>
            <w:tcW w:w="614" w:type="dxa"/>
            <w:tcBorders>
              <w:top w:val="nil"/>
              <w:left w:val="nil"/>
              <w:bottom w:val="single" w:sz="4" w:space="0" w:color="auto"/>
              <w:right w:val="nil"/>
            </w:tcBorders>
            <w:noWrap/>
            <w:vAlign w:val="center"/>
            <w:hideMark/>
          </w:tcPr>
          <w:p w14:paraId="51B8DF85" w14:textId="77777777" w:rsidR="00DE5C1E" w:rsidRPr="00DE5C1E" w:rsidRDefault="00DE5C1E" w:rsidP="00DE5C1E">
            <w:pPr>
              <w:suppressAutoHyphens w:val="0"/>
              <w:spacing w:before="0" w:after="0" w:line="240" w:lineRule="auto"/>
              <w:ind w:firstLine="0"/>
              <w:jc w:val="right"/>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2.53 </w:t>
            </w:r>
          </w:p>
        </w:tc>
        <w:tc>
          <w:tcPr>
            <w:tcW w:w="381" w:type="dxa"/>
            <w:tcBorders>
              <w:top w:val="nil"/>
              <w:left w:val="nil"/>
              <w:bottom w:val="single" w:sz="4" w:space="0" w:color="auto"/>
              <w:right w:val="nil"/>
            </w:tcBorders>
            <w:noWrap/>
            <w:vAlign w:val="center"/>
            <w:hideMark/>
          </w:tcPr>
          <w:p w14:paraId="3C63E53B" w14:textId="77777777" w:rsidR="00DE5C1E" w:rsidRPr="00DE5C1E" w:rsidRDefault="00DE5C1E" w:rsidP="00DE5C1E">
            <w:pPr>
              <w:suppressAutoHyphens w:val="0"/>
              <w:spacing w:before="0" w:after="0" w:line="240" w:lineRule="auto"/>
              <w:ind w:firstLine="0"/>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　</w:t>
            </w:r>
          </w:p>
        </w:tc>
        <w:tc>
          <w:tcPr>
            <w:tcW w:w="526" w:type="dxa"/>
            <w:tcBorders>
              <w:top w:val="nil"/>
              <w:left w:val="nil"/>
              <w:bottom w:val="single" w:sz="4" w:space="0" w:color="auto"/>
              <w:right w:val="nil"/>
            </w:tcBorders>
            <w:noWrap/>
            <w:vAlign w:val="center"/>
            <w:hideMark/>
          </w:tcPr>
          <w:p w14:paraId="5F5DEDA9" w14:textId="77777777" w:rsidR="00DE5C1E" w:rsidRPr="00DE5C1E" w:rsidRDefault="00DE5C1E" w:rsidP="00DE5C1E">
            <w:pPr>
              <w:suppressAutoHyphens w:val="0"/>
              <w:spacing w:before="0" w:after="0" w:line="240" w:lineRule="auto"/>
              <w:ind w:firstLine="0"/>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　</w:t>
            </w:r>
          </w:p>
        </w:tc>
        <w:tc>
          <w:tcPr>
            <w:tcW w:w="609" w:type="dxa"/>
            <w:tcBorders>
              <w:top w:val="nil"/>
              <w:left w:val="nil"/>
              <w:bottom w:val="single" w:sz="4" w:space="0" w:color="auto"/>
              <w:right w:val="nil"/>
            </w:tcBorders>
            <w:noWrap/>
            <w:vAlign w:val="center"/>
            <w:hideMark/>
          </w:tcPr>
          <w:p w14:paraId="31735572" w14:textId="77777777" w:rsidR="00DE5C1E" w:rsidRPr="00DE5C1E" w:rsidRDefault="00DE5C1E" w:rsidP="00DE5C1E">
            <w:pPr>
              <w:suppressAutoHyphens w:val="0"/>
              <w:spacing w:before="0" w:after="0" w:line="240" w:lineRule="auto"/>
              <w:ind w:firstLine="0"/>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　</w:t>
            </w:r>
          </w:p>
        </w:tc>
        <w:tc>
          <w:tcPr>
            <w:tcW w:w="526" w:type="dxa"/>
            <w:tcBorders>
              <w:top w:val="nil"/>
              <w:left w:val="nil"/>
              <w:bottom w:val="single" w:sz="4" w:space="0" w:color="auto"/>
              <w:right w:val="nil"/>
            </w:tcBorders>
            <w:noWrap/>
            <w:vAlign w:val="center"/>
            <w:hideMark/>
          </w:tcPr>
          <w:p w14:paraId="30A1C338" w14:textId="77777777" w:rsidR="00DE5C1E" w:rsidRPr="00DE5C1E" w:rsidRDefault="00DE5C1E" w:rsidP="00DE5C1E">
            <w:pPr>
              <w:suppressAutoHyphens w:val="0"/>
              <w:spacing w:before="0" w:after="0" w:line="240" w:lineRule="auto"/>
              <w:ind w:firstLine="0"/>
              <w:rPr>
                <w:rFonts w:ascii="Noto Sans CJK JP" w:eastAsia="ＭＳ Ｐゴシック" w:hAnsi="Noto Sans CJK JP" w:cs="ＭＳ Ｐゴシック" w:hint="eastAsia"/>
                <w:sz w:val="16"/>
                <w:szCs w:val="16"/>
                <w:lang w:eastAsia="ja-JP"/>
              </w:rPr>
            </w:pPr>
            <w:r w:rsidRPr="00DE5C1E">
              <w:rPr>
                <w:rFonts w:ascii="Noto Sans CJK JP" w:eastAsia="ＭＳ Ｐゴシック" w:hAnsi="Noto Sans CJK JP" w:cs="ＭＳ Ｐゴシック"/>
                <w:sz w:val="16"/>
                <w:szCs w:val="16"/>
                <w:lang w:eastAsia="ja-JP"/>
              </w:rPr>
              <w:t xml:space="preserve">　</w:t>
            </w:r>
          </w:p>
        </w:tc>
        <w:tc>
          <w:tcPr>
            <w:tcW w:w="940" w:type="dxa"/>
            <w:tcBorders>
              <w:top w:val="nil"/>
              <w:left w:val="nil"/>
              <w:bottom w:val="nil"/>
              <w:right w:val="nil"/>
            </w:tcBorders>
            <w:noWrap/>
            <w:vAlign w:val="center"/>
            <w:hideMark/>
          </w:tcPr>
          <w:p w14:paraId="48CAF5CA" w14:textId="77777777" w:rsidR="00DE5C1E" w:rsidRPr="00DE5C1E" w:rsidRDefault="00DE5C1E" w:rsidP="00DE5C1E">
            <w:pPr>
              <w:suppressAutoHyphens w:val="0"/>
              <w:spacing w:before="0" w:after="0" w:line="240" w:lineRule="auto"/>
              <w:ind w:firstLine="0"/>
              <w:rPr>
                <w:rFonts w:ascii="Noto Sans CJK JP" w:eastAsia="ＭＳ Ｐゴシック" w:hAnsi="Noto Sans CJK JP" w:cs="ＭＳ Ｐゴシック" w:hint="eastAsia"/>
                <w:sz w:val="16"/>
                <w:szCs w:val="16"/>
                <w:lang w:eastAsia="ja-JP"/>
              </w:rPr>
            </w:pPr>
          </w:p>
        </w:tc>
        <w:tc>
          <w:tcPr>
            <w:tcW w:w="36" w:type="dxa"/>
            <w:vAlign w:val="center"/>
            <w:hideMark/>
          </w:tcPr>
          <w:p w14:paraId="2D4413EF"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27BD9197"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2E87188F"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0FC60377"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3A7F93B8"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4B52C91E"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41FA647B"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3DEDA1B1"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6060E96D"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411DD135" w14:textId="77777777" w:rsidTr="00DE5C1E">
        <w:trPr>
          <w:trHeight w:val="240"/>
        </w:trPr>
        <w:tc>
          <w:tcPr>
            <w:tcW w:w="2200" w:type="dxa"/>
            <w:tcBorders>
              <w:top w:val="nil"/>
              <w:left w:val="nil"/>
              <w:bottom w:val="single" w:sz="4" w:space="0" w:color="auto"/>
              <w:right w:val="nil"/>
            </w:tcBorders>
            <w:noWrap/>
            <w:vAlign w:val="bottom"/>
            <w:hideMark/>
          </w:tcPr>
          <w:p w14:paraId="5C1D9835" w14:textId="77777777" w:rsidR="00DE5C1E" w:rsidRPr="00DE5C1E" w:rsidRDefault="00DE5C1E" w:rsidP="00DE5C1E">
            <w:pPr>
              <w:suppressAutoHyphens w:val="0"/>
              <w:spacing w:before="0" w:after="0" w:line="240" w:lineRule="auto"/>
              <w:ind w:firstLine="0"/>
              <w:rPr>
                <w:rFonts w:eastAsia="ＭＳ Ｐゴシック"/>
                <w:i/>
                <w:iCs/>
                <w:sz w:val="18"/>
                <w:szCs w:val="18"/>
                <w:lang w:eastAsia="ja-JP"/>
              </w:rPr>
            </w:pPr>
            <w:r w:rsidRPr="00DE5C1E">
              <w:rPr>
                <w:rFonts w:eastAsia="ＭＳ Ｐゴシック"/>
                <w:i/>
                <w:iCs/>
                <w:sz w:val="18"/>
                <w:szCs w:val="18"/>
                <w:lang w:eastAsia="ja-JP"/>
              </w:rPr>
              <w:t xml:space="preserve">　</w:t>
            </w:r>
          </w:p>
        </w:tc>
        <w:tc>
          <w:tcPr>
            <w:tcW w:w="594" w:type="dxa"/>
            <w:tcBorders>
              <w:top w:val="nil"/>
              <w:left w:val="nil"/>
              <w:bottom w:val="single" w:sz="4" w:space="0" w:color="auto"/>
              <w:right w:val="nil"/>
            </w:tcBorders>
            <w:noWrap/>
            <w:vAlign w:val="center"/>
            <w:hideMark/>
          </w:tcPr>
          <w:p w14:paraId="76650E8E"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0.19 </w:t>
            </w:r>
          </w:p>
        </w:tc>
        <w:tc>
          <w:tcPr>
            <w:tcW w:w="593" w:type="dxa"/>
            <w:tcBorders>
              <w:top w:val="nil"/>
              <w:left w:val="nil"/>
              <w:bottom w:val="single" w:sz="4" w:space="0" w:color="auto"/>
              <w:right w:val="nil"/>
            </w:tcBorders>
            <w:noWrap/>
            <w:vAlign w:val="center"/>
            <w:hideMark/>
          </w:tcPr>
          <w:p w14:paraId="1DEC5912"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0.97 </w:t>
            </w:r>
          </w:p>
        </w:tc>
        <w:tc>
          <w:tcPr>
            <w:tcW w:w="593" w:type="dxa"/>
            <w:tcBorders>
              <w:top w:val="nil"/>
              <w:left w:val="nil"/>
              <w:bottom w:val="single" w:sz="4" w:space="0" w:color="auto"/>
              <w:right w:val="nil"/>
            </w:tcBorders>
            <w:noWrap/>
            <w:vAlign w:val="center"/>
            <w:hideMark/>
          </w:tcPr>
          <w:p w14:paraId="0F21C835"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1.16 </w:t>
            </w:r>
          </w:p>
        </w:tc>
        <w:tc>
          <w:tcPr>
            <w:tcW w:w="100" w:type="dxa"/>
            <w:tcBorders>
              <w:top w:val="nil"/>
              <w:left w:val="nil"/>
              <w:bottom w:val="single" w:sz="4" w:space="0" w:color="auto"/>
              <w:right w:val="nil"/>
            </w:tcBorders>
            <w:noWrap/>
            <w:vAlign w:val="center"/>
            <w:hideMark/>
          </w:tcPr>
          <w:p w14:paraId="1E0A435E" w14:textId="77777777" w:rsidR="00DE5C1E" w:rsidRPr="00DE5C1E" w:rsidRDefault="00DE5C1E" w:rsidP="00DE5C1E">
            <w:pPr>
              <w:suppressAutoHyphens w:val="0"/>
              <w:spacing w:before="0" w:after="0" w:line="240" w:lineRule="auto"/>
              <w:ind w:firstLine="0"/>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　</w:t>
            </w:r>
          </w:p>
        </w:tc>
        <w:tc>
          <w:tcPr>
            <w:tcW w:w="668" w:type="dxa"/>
            <w:tcBorders>
              <w:top w:val="nil"/>
              <w:left w:val="nil"/>
              <w:bottom w:val="single" w:sz="4" w:space="0" w:color="auto"/>
              <w:right w:val="nil"/>
            </w:tcBorders>
            <w:noWrap/>
            <w:vAlign w:val="center"/>
            <w:hideMark/>
          </w:tcPr>
          <w:p w14:paraId="0AC723C6"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0.51 </w:t>
            </w:r>
          </w:p>
        </w:tc>
        <w:tc>
          <w:tcPr>
            <w:tcW w:w="666" w:type="dxa"/>
            <w:tcBorders>
              <w:top w:val="nil"/>
              <w:left w:val="nil"/>
              <w:bottom w:val="single" w:sz="4" w:space="0" w:color="auto"/>
              <w:right w:val="nil"/>
            </w:tcBorders>
            <w:noWrap/>
            <w:vAlign w:val="center"/>
            <w:hideMark/>
          </w:tcPr>
          <w:p w14:paraId="14B4265E"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0.82 </w:t>
            </w:r>
          </w:p>
        </w:tc>
        <w:tc>
          <w:tcPr>
            <w:tcW w:w="666" w:type="dxa"/>
            <w:tcBorders>
              <w:top w:val="nil"/>
              <w:left w:val="nil"/>
              <w:bottom w:val="single" w:sz="4" w:space="0" w:color="auto"/>
              <w:right w:val="nil"/>
            </w:tcBorders>
            <w:noWrap/>
            <w:vAlign w:val="center"/>
            <w:hideMark/>
          </w:tcPr>
          <w:p w14:paraId="5E30A9E8"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1.33 </w:t>
            </w:r>
          </w:p>
        </w:tc>
        <w:tc>
          <w:tcPr>
            <w:tcW w:w="160" w:type="dxa"/>
            <w:tcBorders>
              <w:top w:val="nil"/>
              <w:left w:val="nil"/>
              <w:bottom w:val="single" w:sz="4" w:space="0" w:color="auto"/>
              <w:right w:val="nil"/>
            </w:tcBorders>
            <w:noWrap/>
            <w:vAlign w:val="center"/>
            <w:hideMark/>
          </w:tcPr>
          <w:p w14:paraId="0BF3073F" w14:textId="77777777" w:rsidR="00DE5C1E" w:rsidRPr="00DE5C1E" w:rsidRDefault="00DE5C1E" w:rsidP="00DE5C1E">
            <w:pPr>
              <w:suppressAutoHyphens w:val="0"/>
              <w:spacing w:before="0" w:after="0" w:line="240" w:lineRule="auto"/>
              <w:ind w:firstLine="0"/>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　</w:t>
            </w:r>
          </w:p>
        </w:tc>
        <w:tc>
          <w:tcPr>
            <w:tcW w:w="712" w:type="dxa"/>
            <w:tcBorders>
              <w:top w:val="nil"/>
              <w:left w:val="nil"/>
              <w:bottom w:val="single" w:sz="4" w:space="0" w:color="auto"/>
              <w:right w:val="nil"/>
            </w:tcBorders>
            <w:noWrap/>
            <w:vAlign w:val="center"/>
            <w:hideMark/>
          </w:tcPr>
          <w:p w14:paraId="0569A6D3"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-0.34 </w:t>
            </w:r>
          </w:p>
        </w:tc>
        <w:tc>
          <w:tcPr>
            <w:tcW w:w="614" w:type="dxa"/>
            <w:tcBorders>
              <w:top w:val="nil"/>
              <w:left w:val="nil"/>
              <w:bottom w:val="single" w:sz="4" w:space="0" w:color="auto"/>
              <w:right w:val="nil"/>
            </w:tcBorders>
            <w:noWrap/>
            <w:vAlign w:val="center"/>
            <w:hideMark/>
          </w:tcPr>
          <w:p w14:paraId="4131A333"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0.80 </w:t>
            </w:r>
          </w:p>
        </w:tc>
        <w:tc>
          <w:tcPr>
            <w:tcW w:w="614" w:type="dxa"/>
            <w:tcBorders>
              <w:top w:val="nil"/>
              <w:left w:val="nil"/>
              <w:bottom w:val="single" w:sz="4" w:space="0" w:color="auto"/>
              <w:right w:val="nil"/>
            </w:tcBorders>
            <w:noWrap/>
            <w:vAlign w:val="center"/>
            <w:hideMark/>
          </w:tcPr>
          <w:p w14:paraId="284EBE5C"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0.46 </w:t>
            </w:r>
          </w:p>
        </w:tc>
        <w:tc>
          <w:tcPr>
            <w:tcW w:w="381" w:type="dxa"/>
            <w:tcBorders>
              <w:top w:val="nil"/>
              <w:left w:val="nil"/>
              <w:bottom w:val="single" w:sz="4" w:space="0" w:color="auto"/>
              <w:right w:val="nil"/>
            </w:tcBorders>
            <w:noWrap/>
            <w:vAlign w:val="center"/>
            <w:hideMark/>
          </w:tcPr>
          <w:p w14:paraId="6FE9994C" w14:textId="77777777" w:rsidR="00DE5C1E" w:rsidRPr="00DE5C1E" w:rsidRDefault="00DE5C1E" w:rsidP="00DE5C1E">
            <w:pPr>
              <w:suppressAutoHyphens w:val="0"/>
              <w:spacing w:before="0" w:after="0" w:line="240" w:lineRule="auto"/>
              <w:ind w:firstLine="0"/>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　</w:t>
            </w:r>
          </w:p>
        </w:tc>
        <w:tc>
          <w:tcPr>
            <w:tcW w:w="526" w:type="dxa"/>
            <w:tcBorders>
              <w:top w:val="nil"/>
              <w:left w:val="nil"/>
              <w:bottom w:val="single" w:sz="4" w:space="0" w:color="auto"/>
              <w:right w:val="nil"/>
            </w:tcBorders>
            <w:noWrap/>
            <w:vAlign w:val="center"/>
            <w:hideMark/>
          </w:tcPr>
          <w:p w14:paraId="6FAAFC8E"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0.82 </w:t>
            </w:r>
          </w:p>
        </w:tc>
        <w:tc>
          <w:tcPr>
            <w:tcW w:w="609" w:type="dxa"/>
            <w:tcBorders>
              <w:top w:val="nil"/>
              <w:left w:val="nil"/>
              <w:bottom w:val="single" w:sz="4" w:space="0" w:color="auto"/>
              <w:right w:val="nil"/>
            </w:tcBorders>
            <w:noWrap/>
            <w:vAlign w:val="center"/>
            <w:hideMark/>
          </w:tcPr>
          <w:p w14:paraId="0DA7CED9"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0.69 </w:t>
            </w:r>
          </w:p>
        </w:tc>
        <w:tc>
          <w:tcPr>
            <w:tcW w:w="526" w:type="dxa"/>
            <w:tcBorders>
              <w:top w:val="nil"/>
              <w:left w:val="nil"/>
              <w:bottom w:val="single" w:sz="4" w:space="0" w:color="auto"/>
              <w:right w:val="nil"/>
            </w:tcBorders>
            <w:noWrap/>
            <w:vAlign w:val="center"/>
            <w:hideMark/>
          </w:tcPr>
          <w:p w14:paraId="79B706A9"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r w:rsidRPr="00DE5C1E">
              <w:rPr>
                <w:rFonts w:ascii="Arial" w:eastAsia="ＭＳ Ｐゴシック" w:hAnsi="Arial" w:cs="Arial"/>
                <w:b/>
                <w:bCs/>
                <w:sz w:val="18"/>
                <w:szCs w:val="18"/>
                <w:lang w:eastAsia="ja-JP"/>
              </w:rPr>
              <w:t xml:space="preserve">1.55 </w:t>
            </w:r>
          </w:p>
        </w:tc>
        <w:tc>
          <w:tcPr>
            <w:tcW w:w="940" w:type="dxa"/>
            <w:tcBorders>
              <w:top w:val="nil"/>
              <w:left w:val="nil"/>
              <w:bottom w:val="nil"/>
              <w:right w:val="nil"/>
            </w:tcBorders>
            <w:noWrap/>
            <w:vAlign w:val="center"/>
            <w:hideMark/>
          </w:tcPr>
          <w:p w14:paraId="7D878B8F" w14:textId="77777777" w:rsidR="00DE5C1E" w:rsidRPr="00DE5C1E" w:rsidRDefault="00DE5C1E" w:rsidP="00DE5C1E">
            <w:pPr>
              <w:suppressAutoHyphens w:val="0"/>
              <w:spacing w:before="0" w:after="0" w:line="240" w:lineRule="auto"/>
              <w:ind w:firstLine="0"/>
              <w:jc w:val="right"/>
              <w:rPr>
                <w:rFonts w:ascii="Arial" w:eastAsia="ＭＳ Ｐゴシック" w:hAnsi="Arial" w:cs="Arial"/>
                <w:b/>
                <w:bCs/>
                <w:sz w:val="18"/>
                <w:szCs w:val="18"/>
                <w:lang w:eastAsia="ja-JP"/>
              </w:rPr>
            </w:pPr>
          </w:p>
        </w:tc>
        <w:tc>
          <w:tcPr>
            <w:tcW w:w="36" w:type="dxa"/>
            <w:vAlign w:val="center"/>
            <w:hideMark/>
          </w:tcPr>
          <w:p w14:paraId="5401EB0D"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vAlign w:val="center"/>
            <w:hideMark/>
          </w:tcPr>
          <w:p w14:paraId="68A34689"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AD5D66D"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588FF993"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26665E69"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4040AC19"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0C171FA4"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vAlign w:val="center"/>
            <w:hideMark/>
          </w:tcPr>
          <w:p w14:paraId="6E2580E9"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vAlign w:val="center"/>
            <w:hideMark/>
          </w:tcPr>
          <w:p w14:paraId="2FCF5C89"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179F031D" w14:textId="77777777" w:rsidTr="00DE5C1E">
        <w:trPr>
          <w:trHeight w:val="240"/>
        </w:trPr>
        <w:tc>
          <w:tcPr>
            <w:tcW w:w="13616" w:type="dxa"/>
            <w:gridSpan w:val="26"/>
            <w:tcBorders>
              <w:top w:val="nil"/>
              <w:left w:val="nil"/>
              <w:bottom w:val="nil"/>
              <w:right w:val="nil"/>
            </w:tcBorders>
            <w:noWrap/>
            <w:vAlign w:val="bottom"/>
            <w:hideMark/>
          </w:tcPr>
          <w:p w14:paraId="2FEFA523" w14:textId="77777777" w:rsidR="00DE5C1E" w:rsidRPr="00DE5C1E" w:rsidRDefault="00DE5C1E" w:rsidP="00DE5C1E">
            <w:pPr>
              <w:suppressAutoHyphens w:val="0"/>
              <w:spacing w:before="0" w:after="0" w:line="240" w:lineRule="auto"/>
              <w:ind w:firstLine="0"/>
              <w:rPr>
                <w:rFonts w:eastAsia="ＭＳ Ｐゴシック"/>
                <w:sz w:val="18"/>
                <w:szCs w:val="18"/>
                <w:lang w:eastAsia="ja-JP"/>
              </w:rPr>
            </w:pPr>
            <w:r w:rsidRPr="00DE5C1E">
              <w:rPr>
                <w:rFonts w:eastAsia="ＭＳ Ｐゴシック"/>
                <w:sz w:val="18"/>
                <w:szCs w:val="18"/>
                <w:lang w:eastAsia="ja-JP"/>
              </w:rPr>
              <w:t>Only species with 10 or more recorded individuals are shown in this table. However, demographic rates for the total and for each element were</w:t>
            </w:r>
          </w:p>
        </w:tc>
      </w:tr>
      <w:tr w:rsidR="00DE5C1E" w:rsidRPr="00DE5C1E" w14:paraId="105C10A7" w14:textId="77777777" w:rsidTr="00DE5C1E">
        <w:trPr>
          <w:trHeight w:val="240"/>
        </w:trPr>
        <w:tc>
          <w:tcPr>
            <w:tcW w:w="11162" w:type="dxa"/>
            <w:gridSpan w:val="17"/>
            <w:tcBorders>
              <w:top w:val="nil"/>
              <w:left w:val="nil"/>
              <w:bottom w:val="nil"/>
              <w:right w:val="nil"/>
            </w:tcBorders>
            <w:noWrap/>
            <w:vAlign w:val="bottom"/>
            <w:hideMark/>
          </w:tcPr>
          <w:p w14:paraId="4A472961" w14:textId="77777777" w:rsidR="00DE5C1E" w:rsidRPr="00DE5C1E" w:rsidRDefault="00DE5C1E" w:rsidP="00DE5C1E">
            <w:pPr>
              <w:suppressAutoHyphens w:val="0"/>
              <w:spacing w:before="0" w:after="0" w:line="240" w:lineRule="auto"/>
              <w:ind w:firstLine="0"/>
              <w:rPr>
                <w:rFonts w:eastAsia="ＭＳ Ｐゴシック"/>
                <w:sz w:val="18"/>
                <w:szCs w:val="18"/>
                <w:lang w:eastAsia="ja-JP"/>
              </w:rPr>
            </w:pPr>
            <w:r w:rsidRPr="00DE5C1E">
              <w:rPr>
                <w:rFonts w:eastAsia="ＭＳ Ｐゴシック"/>
                <w:sz w:val="18"/>
                <w:szCs w:val="18"/>
                <w:lang w:eastAsia="ja-JP"/>
              </w:rPr>
              <w:t xml:space="preserve"> calculated based on all recorded species, including those not listed.</w:t>
            </w:r>
          </w:p>
        </w:tc>
        <w:tc>
          <w:tcPr>
            <w:tcW w:w="36" w:type="dxa"/>
            <w:tcBorders>
              <w:top w:val="nil"/>
              <w:left w:val="nil"/>
              <w:bottom w:val="nil"/>
              <w:right w:val="nil"/>
            </w:tcBorders>
            <w:noWrap/>
            <w:vAlign w:val="center"/>
            <w:hideMark/>
          </w:tcPr>
          <w:p w14:paraId="270B50C5" w14:textId="77777777" w:rsidR="00DE5C1E" w:rsidRPr="00DE5C1E" w:rsidRDefault="00DE5C1E" w:rsidP="00DE5C1E">
            <w:pPr>
              <w:suppressAutoHyphens w:val="0"/>
              <w:spacing w:before="0" w:after="0" w:line="240" w:lineRule="auto"/>
              <w:ind w:firstLine="0"/>
              <w:rPr>
                <w:rFonts w:eastAsia="ＭＳ Ｐゴシック"/>
                <w:sz w:val="18"/>
                <w:szCs w:val="18"/>
                <w:lang w:eastAsia="ja-JP"/>
              </w:rPr>
            </w:pPr>
          </w:p>
        </w:tc>
        <w:tc>
          <w:tcPr>
            <w:tcW w:w="441" w:type="dxa"/>
            <w:tcBorders>
              <w:top w:val="nil"/>
              <w:left w:val="nil"/>
              <w:bottom w:val="nil"/>
              <w:right w:val="nil"/>
            </w:tcBorders>
            <w:noWrap/>
            <w:vAlign w:val="center"/>
            <w:hideMark/>
          </w:tcPr>
          <w:p w14:paraId="782669EF"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74BAE3E4"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40C59B96"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tcBorders>
              <w:top w:val="nil"/>
              <w:left w:val="nil"/>
              <w:bottom w:val="nil"/>
              <w:right w:val="nil"/>
            </w:tcBorders>
            <w:noWrap/>
            <w:vAlign w:val="center"/>
            <w:hideMark/>
          </w:tcPr>
          <w:p w14:paraId="77EEA9C6"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19F3FA6E"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3FDB1E36"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5422C5B3"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tcBorders>
              <w:top w:val="nil"/>
              <w:left w:val="nil"/>
              <w:bottom w:val="nil"/>
              <w:right w:val="nil"/>
            </w:tcBorders>
            <w:noWrap/>
            <w:vAlign w:val="center"/>
            <w:hideMark/>
          </w:tcPr>
          <w:p w14:paraId="550733D3" w14:textId="77777777" w:rsidR="00DE5C1E" w:rsidRPr="00DE5C1E" w:rsidRDefault="00DE5C1E" w:rsidP="00DE5C1E">
            <w:pPr>
              <w:suppressAutoHyphens w:val="0"/>
              <w:spacing w:before="0" w:after="0" w:line="240" w:lineRule="auto"/>
              <w:ind w:firstLine="0"/>
              <w:rPr>
                <w:sz w:val="20"/>
                <w:szCs w:val="20"/>
                <w:lang w:eastAsia="ja-JP"/>
              </w:rPr>
            </w:pPr>
          </w:p>
        </w:tc>
      </w:tr>
      <w:tr w:rsidR="00DE5C1E" w:rsidRPr="00DE5C1E" w14:paraId="40EAD538" w14:textId="77777777" w:rsidTr="00DE5C1E">
        <w:trPr>
          <w:trHeight w:val="300"/>
        </w:trPr>
        <w:tc>
          <w:tcPr>
            <w:tcW w:w="9696" w:type="dxa"/>
            <w:gridSpan w:val="15"/>
            <w:tcBorders>
              <w:top w:val="nil"/>
              <w:left w:val="nil"/>
              <w:bottom w:val="nil"/>
              <w:right w:val="nil"/>
            </w:tcBorders>
            <w:noWrap/>
            <w:vAlign w:val="bottom"/>
            <w:hideMark/>
          </w:tcPr>
          <w:p w14:paraId="36F798D5" w14:textId="77777777" w:rsidR="00DE5C1E" w:rsidRPr="00DE5C1E" w:rsidRDefault="00DE5C1E" w:rsidP="00DE5C1E">
            <w:pPr>
              <w:suppressAutoHyphens w:val="0"/>
              <w:spacing w:before="0" w:after="0" w:line="240" w:lineRule="auto"/>
              <w:ind w:firstLine="0"/>
              <w:rPr>
                <w:rFonts w:eastAsia="ＭＳ Ｐゴシック"/>
                <w:sz w:val="18"/>
                <w:szCs w:val="18"/>
                <w:lang w:eastAsia="ja-JP"/>
              </w:rPr>
            </w:pPr>
            <w:r w:rsidRPr="00DE5C1E">
              <w:rPr>
                <w:rFonts w:eastAsia="ＭＳ Ｐゴシック"/>
                <w:sz w:val="18"/>
                <w:szCs w:val="18"/>
                <w:lang w:eastAsia="ja-JP"/>
              </w:rPr>
              <w:t>*)</w:t>
            </w:r>
            <w:r w:rsidRPr="00DE5C1E">
              <w:rPr>
                <w:rFonts w:eastAsia="ＭＳ Ｐゴシック"/>
                <w:b/>
                <w:bCs/>
                <w:sz w:val="18"/>
                <w:szCs w:val="18"/>
                <w:lang w:eastAsia="ja-JP"/>
              </w:rPr>
              <w:t>G</w:t>
            </w:r>
            <w:r w:rsidRPr="00DE5C1E">
              <w:rPr>
                <w:rFonts w:eastAsia="ＭＳ Ｐゴシック"/>
                <w:sz w:val="18"/>
                <w:szCs w:val="18"/>
                <w:lang w:eastAsia="ja-JP"/>
              </w:rPr>
              <w:t xml:space="preserve">, </w:t>
            </w:r>
            <w:r w:rsidRPr="00DE5C1E">
              <w:rPr>
                <w:rFonts w:eastAsia="ＭＳ Ｐゴシック"/>
                <w:b/>
                <w:bCs/>
                <w:sz w:val="18"/>
                <w:szCs w:val="18"/>
                <w:lang w:eastAsia="ja-JP"/>
              </w:rPr>
              <w:t>M</w:t>
            </w:r>
            <w:r w:rsidRPr="00DE5C1E">
              <w:rPr>
                <w:rFonts w:eastAsia="ＭＳ Ｐゴシック"/>
                <w:sz w:val="18"/>
                <w:szCs w:val="18"/>
                <w:lang w:eastAsia="ja-JP"/>
              </w:rPr>
              <w:t xml:space="preserve">, </w:t>
            </w:r>
            <w:r w:rsidRPr="00DE5C1E">
              <w:rPr>
                <w:rFonts w:eastAsia="ＭＳ Ｐゴシック"/>
                <w:b/>
                <w:bCs/>
                <w:sz w:val="18"/>
                <w:szCs w:val="18"/>
                <w:lang w:eastAsia="ja-JP"/>
              </w:rPr>
              <w:t>I</w:t>
            </w:r>
            <w:r w:rsidRPr="00DE5C1E">
              <w:rPr>
                <w:rFonts w:eastAsia="ＭＳ Ｐゴシック"/>
                <w:sz w:val="18"/>
                <w:szCs w:val="18"/>
                <w:lang w:eastAsia="ja-JP"/>
              </w:rPr>
              <w:t xml:space="preserve"> </w:t>
            </w:r>
            <w:r w:rsidRPr="00DE5C1E">
              <w:rPr>
                <w:rFonts w:ascii="Yu Gothic" w:eastAsia="Yu Gothic" w:hAnsi="Yu Gothic" w:hint="eastAsia"/>
                <w:sz w:val="18"/>
                <w:szCs w:val="18"/>
                <w:lang w:eastAsia="ja-JP"/>
              </w:rPr>
              <w:t>（</w:t>
            </w:r>
            <w:r w:rsidRPr="00DE5C1E">
              <w:rPr>
                <w:rFonts w:eastAsia="ＭＳ Ｐゴシック"/>
                <w:sz w:val="18"/>
                <w:szCs w:val="18"/>
                <w:lang w:eastAsia="ja-JP"/>
              </w:rPr>
              <w:t>see section 2.5, Condit et al. 1999)</w:t>
            </w:r>
          </w:p>
        </w:tc>
        <w:tc>
          <w:tcPr>
            <w:tcW w:w="526" w:type="dxa"/>
            <w:tcBorders>
              <w:top w:val="nil"/>
              <w:left w:val="nil"/>
              <w:bottom w:val="nil"/>
              <w:right w:val="nil"/>
            </w:tcBorders>
            <w:noWrap/>
            <w:vAlign w:val="center"/>
            <w:hideMark/>
          </w:tcPr>
          <w:p w14:paraId="53AEE5C4" w14:textId="77777777" w:rsidR="00DE5C1E" w:rsidRPr="00DE5C1E" w:rsidRDefault="00DE5C1E" w:rsidP="00DE5C1E">
            <w:pPr>
              <w:suppressAutoHyphens w:val="0"/>
              <w:spacing w:before="0" w:after="0" w:line="240" w:lineRule="auto"/>
              <w:ind w:firstLine="0"/>
              <w:rPr>
                <w:rFonts w:eastAsia="ＭＳ Ｐゴシック"/>
                <w:sz w:val="18"/>
                <w:szCs w:val="18"/>
                <w:lang w:eastAsia="ja-JP"/>
              </w:rPr>
            </w:pPr>
          </w:p>
        </w:tc>
        <w:tc>
          <w:tcPr>
            <w:tcW w:w="940" w:type="dxa"/>
            <w:tcBorders>
              <w:top w:val="nil"/>
              <w:left w:val="nil"/>
              <w:bottom w:val="nil"/>
              <w:right w:val="nil"/>
            </w:tcBorders>
            <w:noWrap/>
            <w:vAlign w:val="center"/>
            <w:hideMark/>
          </w:tcPr>
          <w:p w14:paraId="77B1677E"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tcBorders>
              <w:top w:val="nil"/>
              <w:left w:val="nil"/>
              <w:bottom w:val="nil"/>
              <w:right w:val="nil"/>
            </w:tcBorders>
            <w:noWrap/>
            <w:vAlign w:val="center"/>
            <w:hideMark/>
          </w:tcPr>
          <w:p w14:paraId="6BDC3E10" w14:textId="77777777" w:rsidR="00DE5C1E" w:rsidRPr="00DE5C1E" w:rsidRDefault="00DE5C1E" w:rsidP="00DE5C1E">
            <w:pPr>
              <w:suppressAutoHyphens w:val="0"/>
              <w:spacing w:before="0" w:after="0" w:line="240" w:lineRule="auto"/>
              <w:ind w:firstLine="0"/>
              <w:rPr>
                <w:sz w:val="20"/>
                <w:szCs w:val="20"/>
                <w:lang w:eastAsia="ja-JP"/>
              </w:rPr>
            </w:pPr>
          </w:p>
        </w:tc>
        <w:tc>
          <w:tcPr>
            <w:tcW w:w="441" w:type="dxa"/>
            <w:tcBorders>
              <w:top w:val="nil"/>
              <w:left w:val="nil"/>
              <w:bottom w:val="nil"/>
              <w:right w:val="nil"/>
            </w:tcBorders>
            <w:noWrap/>
            <w:vAlign w:val="center"/>
            <w:hideMark/>
          </w:tcPr>
          <w:p w14:paraId="7B45DE3A"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426B3EFF"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275C9414"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tcBorders>
              <w:top w:val="nil"/>
              <w:left w:val="nil"/>
              <w:bottom w:val="nil"/>
              <w:right w:val="nil"/>
            </w:tcBorders>
            <w:noWrap/>
            <w:vAlign w:val="center"/>
            <w:hideMark/>
          </w:tcPr>
          <w:p w14:paraId="25A99C22"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76D78829"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458F757F" w14:textId="77777777" w:rsidR="00DE5C1E" w:rsidRPr="00DE5C1E" w:rsidRDefault="00DE5C1E" w:rsidP="00DE5C1E">
            <w:pPr>
              <w:suppressAutoHyphens w:val="0"/>
              <w:spacing w:before="0" w:after="0" w:line="240" w:lineRule="auto"/>
              <w:ind w:firstLine="0"/>
              <w:rPr>
                <w:sz w:val="20"/>
                <w:szCs w:val="20"/>
                <w:lang w:eastAsia="ja-JP"/>
              </w:rPr>
            </w:pPr>
          </w:p>
        </w:tc>
        <w:tc>
          <w:tcPr>
            <w:tcW w:w="381" w:type="dxa"/>
            <w:tcBorders>
              <w:top w:val="nil"/>
              <w:left w:val="nil"/>
              <w:bottom w:val="nil"/>
              <w:right w:val="nil"/>
            </w:tcBorders>
            <w:noWrap/>
            <w:vAlign w:val="center"/>
            <w:hideMark/>
          </w:tcPr>
          <w:p w14:paraId="2B9B527E" w14:textId="77777777" w:rsidR="00DE5C1E" w:rsidRPr="00DE5C1E" w:rsidRDefault="00DE5C1E" w:rsidP="00DE5C1E">
            <w:pPr>
              <w:suppressAutoHyphens w:val="0"/>
              <w:spacing w:before="0" w:after="0" w:line="240" w:lineRule="auto"/>
              <w:ind w:firstLine="0"/>
              <w:rPr>
                <w:sz w:val="20"/>
                <w:szCs w:val="20"/>
                <w:lang w:eastAsia="ja-JP"/>
              </w:rPr>
            </w:pPr>
          </w:p>
        </w:tc>
        <w:tc>
          <w:tcPr>
            <w:tcW w:w="36" w:type="dxa"/>
            <w:tcBorders>
              <w:top w:val="nil"/>
              <w:left w:val="nil"/>
              <w:bottom w:val="nil"/>
              <w:right w:val="nil"/>
            </w:tcBorders>
            <w:noWrap/>
            <w:vAlign w:val="center"/>
            <w:hideMark/>
          </w:tcPr>
          <w:p w14:paraId="00B87EF3" w14:textId="77777777" w:rsidR="00DE5C1E" w:rsidRPr="00DE5C1E" w:rsidRDefault="00DE5C1E" w:rsidP="00DE5C1E">
            <w:pPr>
              <w:suppressAutoHyphens w:val="0"/>
              <w:spacing w:before="0" w:after="0" w:line="240" w:lineRule="auto"/>
              <w:ind w:firstLine="0"/>
              <w:rPr>
                <w:sz w:val="20"/>
                <w:szCs w:val="20"/>
                <w:lang w:eastAsia="ja-JP"/>
              </w:rPr>
            </w:pPr>
          </w:p>
        </w:tc>
      </w:tr>
    </w:tbl>
    <w:p w14:paraId="0CD1BA40" w14:textId="77777777" w:rsidR="00DE5C1E" w:rsidRDefault="00DE5C1E" w:rsidP="00DE5C1E">
      <w:pPr>
        <w:pStyle w:val="a0"/>
        <w:rPr>
          <w:rFonts w:eastAsiaTheme="minorEastAsia"/>
          <w:lang w:eastAsia="ja-JP"/>
        </w:rPr>
      </w:pPr>
    </w:p>
    <w:p w14:paraId="491E5EB3" w14:textId="08C25181" w:rsidR="004D7B0D" w:rsidRPr="009C0340" w:rsidRDefault="004824FD" w:rsidP="009C0340">
      <w:pPr>
        <w:ind w:firstLineChars="59" w:firstLine="142"/>
        <w:rPr>
          <w:rFonts w:eastAsia="ＭＳ 明朝"/>
          <w:color w:val="EE0000"/>
          <w:lang w:eastAsia="ja-JP"/>
        </w:rPr>
      </w:pPr>
      <w:r w:rsidRPr="009C0340">
        <w:rPr>
          <w:rFonts w:eastAsia="ＭＳ 明朝"/>
          <w:color w:val="EE0000"/>
          <w:lang w:eastAsia="ja-JP"/>
        </w:rPr>
        <w:t xml:space="preserve">The demographic rates were calculated based on the number of trees (Condit et al., 1999) in each plot (Table 4). </w:t>
      </w:r>
      <w:r w:rsidR="004D7B0D" w:rsidRPr="009C0340">
        <w:rPr>
          <w:rFonts w:eastAsia="ＭＳ 明朝"/>
          <w:color w:val="EE0000"/>
          <w:lang w:eastAsia="ja-JP"/>
        </w:rPr>
        <w:t xml:space="preserve">In the Temperate plot, </w:t>
      </w:r>
      <w:r w:rsidR="004D7B0D" w:rsidRPr="009C0340">
        <w:rPr>
          <w:rFonts w:eastAsia="ＭＳ 明朝"/>
          <w:i/>
          <w:iCs/>
          <w:color w:val="EE0000"/>
          <w:lang w:eastAsia="ja-JP"/>
        </w:rPr>
        <w:t>F</w:t>
      </w:r>
      <w:r w:rsidR="00454310">
        <w:rPr>
          <w:rFonts w:eastAsia="ＭＳ 明朝" w:hint="eastAsia"/>
          <w:i/>
          <w:iCs/>
          <w:color w:val="EE0000"/>
          <w:lang w:eastAsia="ja-JP"/>
        </w:rPr>
        <w:t>.</w:t>
      </w:r>
      <w:r w:rsidR="004D7B0D" w:rsidRPr="009C0340">
        <w:rPr>
          <w:rFonts w:eastAsia="ＭＳ 明朝"/>
          <w:i/>
          <w:iCs/>
          <w:color w:val="EE0000"/>
          <w:lang w:eastAsia="ja-JP"/>
        </w:rPr>
        <w:t xml:space="preserve"> crenata</w:t>
      </w:r>
      <w:r w:rsidR="004D7B0D" w:rsidRPr="009C0340">
        <w:rPr>
          <w:rFonts w:eastAsia="ＭＳ 明朝"/>
          <w:color w:val="EE0000"/>
          <w:lang w:eastAsia="ja-JP"/>
        </w:rPr>
        <w:t xml:space="preserve"> </w:t>
      </w:r>
      <w:del w:id="77" w:author="KUME ATSUSHI" w:date="2026-04-11T11:31:00Z" w16du:dateUtc="2026-04-11T02:31:00Z">
        <w:r w:rsidR="004D7B0D" w:rsidRPr="009C0340" w:rsidDel="00CB56EA">
          <w:rPr>
            <w:rFonts w:eastAsia="ＭＳ 明朝"/>
            <w:color w:val="EE0000"/>
            <w:lang w:eastAsia="ja-JP"/>
          </w:rPr>
          <w:delText xml:space="preserve">shows </w:delText>
        </w:r>
      </w:del>
      <w:ins w:id="78" w:author="KUME ATSUSHI" w:date="2026-04-11T11:31:00Z" w16du:dateUtc="2026-04-11T02:31:00Z">
        <w:r w:rsidR="00CB56EA" w:rsidRPr="009C0340">
          <w:rPr>
            <w:rFonts w:eastAsia="ＭＳ 明朝"/>
            <w:color w:val="EE0000"/>
            <w:lang w:eastAsia="ja-JP"/>
          </w:rPr>
          <w:t>show</w:t>
        </w:r>
        <w:r w:rsidR="00CB56EA">
          <w:rPr>
            <w:rFonts w:eastAsia="ＭＳ 明朝" w:hint="eastAsia"/>
            <w:color w:val="EE0000"/>
            <w:lang w:eastAsia="ja-JP"/>
          </w:rPr>
          <w:t>ed</w:t>
        </w:r>
        <w:r w:rsidR="00CB56EA" w:rsidRPr="009C0340">
          <w:rPr>
            <w:rFonts w:eastAsia="ＭＳ 明朝"/>
            <w:color w:val="EE0000"/>
            <w:lang w:eastAsia="ja-JP"/>
          </w:rPr>
          <w:t xml:space="preserve"> </w:t>
        </w:r>
      </w:ins>
      <w:r w:rsidR="004D7B0D" w:rsidRPr="009C0340">
        <w:rPr>
          <w:rFonts w:eastAsia="ＭＳ 明朝"/>
          <w:color w:val="EE0000"/>
          <w:lang w:eastAsia="ja-JP"/>
        </w:rPr>
        <w:t xml:space="preserve">vigorous renewal with a high </w:t>
      </w:r>
      <w:proofErr w:type="spellStart"/>
      <w:r w:rsidR="004D7B0D" w:rsidRPr="009C0340">
        <w:rPr>
          <w:rFonts w:eastAsia="ＭＳ 明朝"/>
          <w:color w:val="EE0000"/>
          <w:lang w:eastAsia="ja-JP"/>
        </w:rPr>
        <w:t>ingrowth</w:t>
      </w:r>
      <w:proofErr w:type="spellEnd"/>
      <w:r w:rsidR="004D7B0D" w:rsidRPr="009C0340">
        <w:rPr>
          <w:rFonts w:eastAsia="ＭＳ 明朝"/>
          <w:color w:val="EE0000"/>
          <w:lang w:eastAsia="ja-JP"/>
        </w:rPr>
        <w:t xml:space="preserve"> rate (1.80%/yr). </w:t>
      </w:r>
      <w:r w:rsidR="004D7B0D" w:rsidRPr="009C0340">
        <w:rPr>
          <w:rFonts w:eastAsia="ＭＳ 明朝"/>
          <w:i/>
          <w:iCs/>
          <w:color w:val="EE0000"/>
          <w:lang w:eastAsia="ja-JP"/>
        </w:rPr>
        <w:t xml:space="preserve">Acer </w:t>
      </w:r>
      <w:proofErr w:type="spellStart"/>
      <w:r w:rsidR="004D7B0D" w:rsidRPr="009C0340">
        <w:rPr>
          <w:rFonts w:eastAsia="ＭＳ 明朝"/>
          <w:i/>
          <w:iCs/>
          <w:color w:val="EE0000"/>
          <w:lang w:eastAsia="ja-JP"/>
        </w:rPr>
        <w:t>amoenum</w:t>
      </w:r>
      <w:proofErr w:type="spellEnd"/>
      <w:r w:rsidR="004D7B0D" w:rsidRPr="009C0340">
        <w:rPr>
          <w:rFonts w:eastAsia="ＭＳ 明朝"/>
          <w:color w:val="EE0000"/>
          <w:lang w:eastAsia="ja-JP"/>
        </w:rPr>
        <w:t xml:space="preserve"> and </w:t>
      </w:r>
      <w:r w:rsidR="004D7B0D" w:rsidRPr="009C0340">
        <w:rPr>
          <w:rFonts w:eastAsia="ＭＳ 明朝"/>
          <w:i/>
          <w:iCs/>
          <w:color w:val="EE0000"/>
          <w:lang w:eastAsia="ja-JP"/>
        </w:rPr>
        <w:t>A. japonicum</w:t>
      </w:r>
      <w:r w:rsidR="004D7B0D" w:rsidRPr="009C0340">
        <w:rPr>
          <w:rFonts w:eastAsia="ＭＳ 明朝"/>
          <w:color w:val="EE0000"/>
          <w:lang w:eastAsia="ja-JP"/>
        </w:rPr>
        <w:t xml:space="preserve"> also show</w:t>
      </w:r>
      <w:ins w:id="79" w:author="KUME ATSUSHI" w:date="2026-04-11T11:31:00Z" w16du:dateUtc="2026-04-11T02:31:00Z">
        <w:r w:rsidR="00CB56EA">
          <w:rPr>
            <w:rFonts w:eastAsia="ＭＳ 明朝" w:hint="eastAsia"/>
            <w:color w:val="EE0000"/>
            <w:lang w:eastAsia="ja-JP"/>
          </w:rPr>
          <w:t>ed</w:t>
        </w:r>
      </w:ins>
      <w:r w:rsidR="004D7B0D" w:rsidRPr="009C0340">
        <w:rPr>
          <w:rFonts w:eastAsia="ＭＳ 明朝"/>
          <w:color w:val="EE0000"/>
          <w:lang w:eastAsia="ja-JP"/>
        </w:rPr>
        <w:t xml:space="preserve"> high growth rates.</w:t>
      </w:r>
      <w:r w:rsidR="00002B8D">
        <w:rPr>
          <w:rFonts w:eastAsia="ＭＳ 明朝" w:hint="eastAsia"/>
          <w:color w:val="EE0000"/>
          <w:lang w:eastAsia="ja-JP"/>
        </w:rPr>
        <w:t xml:space="preserve"> </w:t>
      </w:r>
      <w:r w:rsidR="004D7B0D" w:rsidRPr="009C0340">
        <w:rPr>
          <w:rFonts w:eastAsia="ＭＳ 明朝"/>
          <w:color w:val="EE0000"/>
          <w:lang w:eastAsia="ja-JP"/>
        </w:rPr>
        <w:t>In the Ecotone plot, temperate elements show</w:t>
      </w:r>
      <w:ins w:id="80" w:author="KUME ATSUSHI" w:date="2026-04-11T11:31:00Z" w16du:dateUtc="2026-04-11T02:31:00Z">
        <w:r w:rsidR="00CB56EA">
          <w:rPr>
            <w:rFonts w:eastAsia="ＭＳ 明朝" w:hint="eastAsia"/>
            <w:color w:val="EE0000"/>
            <w:lang w:eastAsia="ja-JP"/>
          </w:rPr>
          <w:t>ed</w:t>
        </w:r>
      </w:ins>
      <w:r w:rsidR="004D7B0D" w:rsidRPr="009C0340">
        <w:rPr>
          <w:rFonts w:eastAsia="ＭＳ 明朝"/>
          <w:color w:val="EE0000"/>
          <w:lang w:eastAsia="ja-JP"/>
        </w:rPr>
        <w:t xml:space="preserve"> active growth and ingrowth (G: 0.68, I: 1.42%/yr). In contrast, subarctic elements (</w:t>
      </w:r>
      <w:r w:rsidR="004D7B0D" w:rsidRPr="009C0340">
        <w:rPr>
          <w:rFonts w:eastAsia="ＭＳ 明朝"/>
          <w:i/>
          <w:iCs/>
          <w:color w:val="EE0000"/>
          <w:lang w:eastAsia="ja-JP"/>
        </w:rPr>
        <w:t xml:space="preserve">A. </w:t>
      </w:r>
      <w:proofErr w:type="spellStart"/>
      <w:r w:rsidR="004D7B0D" w:rsidRPr="009C0340">
        <w:rPr>
          <w:rFonts w:eastAsia="ＭＳ 明朝"/>
          <w:i/>
          <w:iCs/>
          <w:color w:val="EE0000"/>
          <w:lang w:eastAsia="ja-JP"/>
        </w:rPr>
        <w:t>mariesii</w:t>
      </w:r>
      <w:proofErr w:type="spellEnd"/>
      <w:r w:rsidR="004D7B0D" w:rsidRPr="009C0340">
        <w:rPr>
          <w:rFonts w:eastAsia="ＭＳ 明朝"/>
          <w:color w:val="EE0000"/>
          <w:lang w:eastAsia="ja-JP"/>
        </w:rPr>
        <w:t>) show</w:t>
      </w:r>
      <w:ins w:id="81" w:author="KUME ATSUSHI" w:date="2026-04-11T11:31:00Z" w16du:dateUtc="2026-04-11T02:31:00Z">
        <w:r w:rsidR="00CB56EA">
          <w:rPr>
            <w:rFonts w:eastAsia="ＭＳ 明朝" w:hint="eastAsia"/>
            <w:color w:val="EE0000"/>
            <w:lang w:eastAsia="ja-JP"/>
          </w:rPr>
          <w:t>ed</w:t>
        </w:r>
      </w:ins>
      <w:r w:rsidR="004D7B0D" w:rsidRPr="009C0340">
        <w:rPr>
          <w:rFonts w:eastAsia="ＭＳ 明朝"/>
          <w:color w:val="EE0000"/>
          <w:lang w:eastAsia="ja-JP"/>
        </w:rPr>
        <w:t xml:space="preserve"> negative growth (G: −2.37), high mortality (M: 2.89), and low ingrowth (I: 0.52%/yr), representing the most severe decline among </w:t>
      </w:r>
      <w:ins w:id="82" w:author="KUME ATSUSHI" w:date="2026-04-11T11:27:00Z" w16du:dateUtc="2026-04-11T02:27:00Z">
        <w:r w:rsidR="00DF1E5F">
          <w:rPr>
            <w:rFonts w:eastAsia="ＭＳ 明朝" w:hint="eastAsia"/>
            <w:color w:val="EE0000"/>
            <w:lang w:eastAsia="ja-JP"/>
          </w:rPr>
          <w:t>o</w:t>
        </w:r>
      </w:ins>
      <w:ins w:id="83" w:author="KUME ATSUSHI" w:date="2026-04-11T11:28:00Z" w16du:dateUtc="2026-04-11T02:28:00Z">
        <w:r w:rsidR="00DF1E5F">
          <w:rPr>
            <w:rFonts w:eastAsia="ＭＳ 明朝" w:hint="eastAsia"/>
            <w:color w:val="EE0000"/>
            <w:lang w:eastAsia="ja-JP"/>
          </w:rPr>
          <w:t xml:space="preserve">f </w:t>
        </w:r>
      </w:ins>
      <w:r w:rsidR="004D7B0D" w:rsidRPr="009C0340">
        <w:rPr>
          <w:rFonts w:eastAsia="ＭＳ 明朝"/>
          <w:color w:val="EE0000"/>
          <w:lang w:eastAsia="ja-JP"/>
        </w:rPr>
        <w:t xml:space="preserve">all </w:t>
      </w:r>
      <w:ins w:id="84" w:author="KUME ATSUSHI" w:date="2026-04-11T11:28:00Z" w16du:dateUtc="2026-04-11T02:28:00Z">
        <w:r w:rsidR="00DF1E5F">
          <w:rPr>
            <w:rFonts w:eastAsia="ＭＳ 明朝" w:hint="eastAsia"/>
            <w:color w:val="EE0000"/>
            <w:lang w:eastAsia="ja-JP"/>
          </w:rPr>
          <w:t xml:space="preserve">the </w:t>
        </w:r>
      </w:ins>
      <w:r w:rsidR="004D7B0D" w:rsidRPr="009C0340">
        <w:rPr>
          <w:rFonts w:eastAsia="ＭＳ 明朝"/>
          <w:color w:val="EE0000"/>
          <w:lang w:eastAsia="ja-JP"/>
        </w:rPr>
        <w:t>plots. Ecotone elements (</w:t>
      </w:r>
      <w:r w:rsidR="004D7B0D" w:rsidRPr="009C0340">
        <w:rPr>
          <w:rFonts w:eastAsia="ＭＳ 明朝"/>
          <w:i/>
          <w:iCs/>
          <w:color w:val="EE0000"/>
          <w:lang w:eastAsia="ja-JP"/>
        </w:rPr>
        <w:t>Pinus parviflora</w:t>
      </w:r>
      <w:r w:rsidR="004D7B0D" w:rsidRPr="009C0340">
        <w:rPr>
          <w:rFonts w:eastAsia="ＭＳ 明朝"/>
          <w:color w:val="EE0000"/>
          <w:lang w:eastAsia="ja-JP"/>
        </w:rPr>
        <w:t>) also show</w:t>
      </w:r>
      <w:ins w:id="85" w:author="KUME ATSUSHI" w:date="2026-04-11T11:31:00Z" w16du:dateUtc="2026-04-11T02:31:00Z">
        <w:r w:rsidR="00CB56EA">
          <w:rPr>
            <w:rFonts w:eastAsia="ＭＳ 明朝" w:hint="eastAsia"/>
            <w:color w:val="EE0000"/>
            <w:lang w:eastAsia="ja-JP"/>
          </w:rPr>
          <w:t>ed</w:t>
        </w:r>
      </w:ins>
      <w:r w:rsidR="004D7B0D" w:rsidRPr="009C0340">
        <w:rPr>
          <w:rFonts w:eastAsia="ＭＳ 明朝"/>
          <w:color w:val="EE0000"/>
          <w:lang w:eastAsia="ja-JP"/>
        </w:rPr>
        <w:t xml:space="preserve"> negative growth (G: −0.40).</w:t>
      </w:r>
      <w:r w:rsidR="00002B8D">
        <w:rPr>
          <w:rFonts w:eastAsia="ＭＳ 明朝" w:hint="eastAsia"/>
          <w:color w:val="EE0000"/>
          <w:lang w:eastAsia="ja-JP"/>
        </w:rPr>
        <w:t xml:space="preserve"> </w:t>
      </w:r>
      <w:r w:rsidR="004D7B0D" w:rsidRPr="009C0340">
        <w:rPr>
          <w:rFonts w:eastAsia="ＭＳ 明朝"/>
          <w:color w:val="EE0000"/>
          <w:lang w:eastAsia="ja-JP"/>
        </w:rPr>
        <w:t xml:space="preserve">In </w:t>
      </w:r>
      <w:r w:rsidR="004D7B0D" w:rsidRPr="009C0340">
        <w:rPr>
          <w:rFonts w:eastAsia="ＭＳ 明朝"/>
          <w:color w:val="EE0000"/>
          <w:lang w:eastAsia="ja-JP"/>
        </w:rPr>
        <w:lastRenderedPageBreak/>
        <w:t xml:space="preserve">the Subarctic plot, </w:t>
      </w:r>
      <w:r w:rsidR="004D7B0D" w:rsidRPr="009C0340">
        <w:rPr>
          <w:rFonts w:eastAsia="ＭＳ 明朝"/>
          <w:i/>
          <w:iCs/>
          <w:color w:val="EE0000"/>
          <w:lang w:eastAsia="ja-JP"/>
        </w:rPr>
        <w:t xml:space="preserve">A. </w:t>
      </w:r>
      <w:proofErr w:type="spellStart"/>
      <w:r w:rsidR="004D7B0D" w:rsidRPr="009C0340">
        <w:rPr>
          <w:rFonts w:eastAsia="ＭＳ 明朝"/>
          <w:i/>
          <w:iCs/>
          <w:color w:val="EE0000"/>
          <w:lang w:eastAsia="ja-JP"/>
        </w:rPr>
        <w:t>mariesii</w:t>
      </w:r>
      <w:proofErr w:type="spellEnd"/>
      <w:r w:rsidR="004D7B0D" w:rsidRPr="009C0340">
        <w:rPr>
          <w:rFonts w:eastAsia="ＭＳ 明朝"/>
          <w:color w:val="EE0000"/>
          <w:lang w:eastAsia="ja-JP"/>
        </w:rPr>
        <w:t xml:space="preserve"> </w:t>
      </w:r>
      <w:del w:id="86" w:author="KUME ATSUSHI" w:date="2026-04-11T11:31:00Z" w16du:dateUtc="2026-04-11T02:31:00Z">
        <w:r w:rsidR="004D7B0D" w:rsidRPr="009C0340" w:rsidDel="00CB56EA">
          <w:rPr>
            <w:rFonts w:eastAsia="ＭＳ 明朝"/>
            <w:color w:val="EE0000"/>
            <w:lang w:eastAsia="ja-JP"/>
          </w:rPr>
          <w:delText xml:space="preserve">shows </w:delText>
        </w:r>
      </w:del>
      <w:ins w:id="87" w:author="KUME ATSUSHI" w:date="2026-04-11T11:31:00Z" w16du:dateUtc="2026-04-11T02:31:00Z">
        <w:r w:rsidR="00CB56EA" w:rsidRPr="009C0340">
          <w:rPr>
            <w:rFonts w:eastAsia="ＭＳ 明朝"/>
            <w:color w:val="EE0000"/>
            <w:lang w:eastAsia="ja-JP"/>
          </w:rPr>
          <w:t>show</w:t>
        </w:r>
        <w:r w:rsidR="00CB56EA">
          <w:rPr>
            <w:rFonts w:eastAsia="ＭＳ 明朝" w:hint="eastAsia"/>
            <w:color w:val="EE0000"/>
            <w:lang w:eastAsia="ja-JP"/>
          </w:rPr>
          <w:t>ed</w:t>
        </w:r>
        <w:r w:rsidR="00CB56EA" w:rsidRPr="009C0340">
          <w:rPr>
            <w:rFonts w:eastAsia="ＭＳ 明朝"/>
            <w:color w:val="EE0000"/>
            <w:lang w:eastAsia="ja-JP"/>
          </w:rPr>
          <w:t xml:space="preserve"> </w:t>
        </w:r>
      </w:ins>
      <w:r w:rsidR="004D7B0D" w:rsidRPr="009C0340">
        <w:rPr>
          <w:rFonts w:eastAsia="ＭＳ 明朝"/>
          <w:color w:val="EE0000"/>
          <w:lang w:eastAsia="ja-JP"/>
        </w:rPr>
        <w:t xml:space="preserve">mild negative growth (G: −0.43) and relatively low mortality (M: 0.75). </w:t>
      </w:r>
      <w:r w:rsidR="004D7B0D" w:rsidRPr="009C0340">
        <w:rPr>
          <w:rFonts w:eastAsia="ＭＳ 明朝"/>
          <w:i/>
          <w:iCs/>
          <w:color w:val="EE0000"/>
          <w:lang w:eastAsia="ja-JP"/>
        </w:rPr>
        <w:t xml:space="preserve">Betula </w:t>
      </w:r>
      <w:proofErr w:type="spellStart"/>
      <w:r w:rsidR="004D7B0D" w:rsidRPr="009C0340">
        <w:rPr>
          <w:rFonts w:eastAsia="ＭＳ 明朝"/>
          <w:i/>
          <w:iCs/>
          <w:color w:val="EE0000"/>
          <w:lang w:eastAsia="ja-JP"/>
        </w:rPr>
        <w:t>ermanii</w:t>
      </w:r>
      <w:proofErr w:type="spellEnd"/>
      <w:r w:rsidR="004D7B0D" w:rsidRPr="009C0340">
        <w:rPr>
          <w:rFonts w:eastAsia="ＭＳ 明朝"/>
          <w:color w:val="EE0000"/>
          <w:lang w:eastAsia="ja-JP"/>
        </w:rPr>
        <w:t xml:space="preserve"> </w:t>
      </w:r>
      <w:del w:id="88" w:author="KUME ATSUSHI" w:date="2026-04-11T11:31:00Z" w16du:dateUtc="2026-04-11T02:31:00Z">
        <w:r w:rsidR="004D7B0D" w:rsidRPr="009C0340" w:rsidDel="00CB56EA">
          <w:rPr>
            <w:rFonts w:eastAsia="ＭＳ 明朝"/>
            <w:color w:val="EE0000"/>
            <w:lang w:eastAsia="ja-JP"/>
          </w:rPr>
          <w:delText xml:space="preserve">shows </w:delText>
        </w:r>
      </w:del>
      <w:ins w:id="89" w:author="KUME ATSUSHI" w:date="2026-04-11T11:31:00Z" w16du:dateUtc="2026-04-11T02:31:00Z">
        <w:r w:rsidR="00CB56EA" w:rsidRPr="009C0340">
          <w:rPr>
            <w:rFonts w:eastAsia="ＭＳ 明朝"/>
            <w:color w:val="EE0000"/>
            <w:lang w:eastAsia="ja-JP"/>
          </w:rPr>
          <w:t>show</w:t>
        </w:r>
        <w:r w:rsidR="00CB56EA">
          <w:rPr>
            <w:rFonts w:eastAsia="ＭＳ 明朝" w:hint="eastAsia"/>
            <w:color w:val="EE0000"/>
            <w:lang w:eastAsia="ja-JP"/>
          </w:rPr>
          <w:t>ed</w:t>
        </w:r>
        <w:r w:rsidR="00CB56EA" w:rsidRPr="009C0340">
          <w:rPr>
            <w:rFonts w:eastAsia="ＭＳ 明朝"/>
            <w:color w:val="EE0000"/>
            <w:lang w:eastAsia="ja-JP"/>
          </w:rPr>
          <w:t xml:space="preserve"> </w:t>
        </w:r>
      </w:ins>
      <w:r w:rsidR="004D7B0D" w:rsidRPr="009C0340">
        <w:rPr>
          <w:rFonts w:eastAsia="ＭＳ 明朝"/>
          <w:color w:val="EE0000"/>
          <w:lang w:eastAsia="ja-JP"/>
        </w:rPr>
        <w:t xml:space="preserve">a relatively high </w:t>
      </w:r>
      <w:proofErr w:type="spellStart"/>
      <w:r w:rsidR="004D7B0D" w:rsidRPr="009C0340">
        <w:rPr>
          <w:rFonts w:eastAsia="ＭＳ 明朝"/>
          <w:color w:val="EE0000"/>
          <w:lang w:eastAsia="ja-JP"/>
        </w:rPr>
        <w:t>ingrowth</w:t>
      </w:r>
      <w:proofErr w:type="spellEnd"/>
      <w:r w:rsidR="004D7B0D" w:rsidRPr="009C0340">
        <w:rPr>
          <w:rFonts w:eastAsia="ＭＳ 明朝"/>
          <w:color w:val="EE0000"/>
          <w:lang w:eastAsia="ja-JP"/>
        </w:rPr>
        <w:t xml:space="preserve"> rate (I: 2.53%/yr).</w:t>
      </w:r>
      <w:r w:rsidR="00002B8D">
        <w:rPr>
          <w:rFonts w:eastAsia="ＭＳ 明朝" w:hint="eastAsia"/>
          <w:color w:val="EE0000"/>
          <w:lang w:eastAsia="ja-JP"/>
        </w:rPr>
        <w:t xml:space="preserve"> </w:t>
      </w:r>
      <w:r w:rsidR="004D7B0D" w:rsidRPr="009C0340">
        <w:rPr>
          <w:rFonts w:eastAsia="ＭＳ 明朝"/>
          <w:color w:val="EE0000"/>
          <w:lang w:eastAsia="ja-JP"/>
        </w:rPr>
        <w:t xml:space="preserve">In the Timberline plot, composed solely of </w:t>
      </w:r>
      <w:r w:rsidR="004D7B0D" w:rsidRPr="009C0340">
        <w:rPr>
          <w:rFonts w:eastAsia="ＭＳ 明朝"/>
          <w:i/>
          <w:iCs/>
          <w:color w:val="EE0000"/>
          <w:lang w:eastAsia="ja-JP"/>
        </w:rPr>
        <w:t xml:space="preserve">A. </w:t>
      </w:r>
      <w:proofErr w:type="spellStart"/>
      <w:r w:rsidR="004D7B0D" w:rsidRPr="009C0340">
        <w:rPr>
          <w:rFonts w:eastAsia="ＭＳ 明朝"/>
          <w:i/>
          <w:iCs/>
          <w:color w:val="EE0000"/>
          <w:lang w:eastAsia="ja-JP"/>
        </w:rPr>
        <w:t>mariesii</w:t>
      </w:r>
      <w:proofErr w:type="spellEnd"/>
      <w:r w:rsidR="004D7B0D" w:rsidRPr="009C0340">
        <w:rPr>
          <w:rFonts w:eastAsia="ＭＳ 明朝"/>
          <w:color w:val="EE0000"/>
          <w:lang w:eastAsia="ja-JP"/>
        </w:rPr>
        <w:t xml:space="preserve">, the population </w:t>
      </w:r>
      <w:del w:id="90" w:author="KUME ATSUSHI" w:date="2026-04-11T11:31:00Z" w16du:dateUtc="2026-04-11T02:31:00Z">
        <w:r w:rsidR="004D7B0D" w:rsidRPr="009C0340" w:rsidDel="00CB56EA">
          <w:rPr>
            <w:rFonts w:eastAsia="ＭＳ 明朝"/>
            <w:color w:val="EE0000"/>
            <w:lang w:eastAsia="ja-JP"/>
          </w:rPr>
          <w:delText xml:space="preserve">shows </w:delText>
        </w:r>
      </w:del>
      <w:ins w:id="91" w:author="KUME ATSUSHI" w:date="2026-04-11T11:31:00Z" w16du:dateUtc="2026-04-11T02:31:00Z">
        <w:r w:rsidR="00CB56EA" w:rsidRPr="009C0340">
          <w:rPr>
            <w:rFonts w:eastAsia="ＭＳ 明朝"/>
            <w:color w:val="EE0000"/>
            <w:lang w:eastAsia="ja-JP"/>
          </w:rPr>
          <w:t>show</w:t>
        </w:r>
        <w:r w:rsidR="00CB56EA">
          <w:rPr>
            <w:rFonts w:eastAsia="ＭＳ 明朝" w:hint="eastAsia"/>
            <w:color w:val="EE0000"/>
            <w:lang w:eastAsia="ja-JP"/>
          </w:rPr>
          <w:t>ed</w:t>
        </w:r>
        <w:r w:rsidR="00CB56EA" w:rsidRPr="009C0340">
          <w:rPr>
            <w:rFonts w:eastAsia="ＭＳ 明朝"/>
            <w:color w:val="EE0000"/>
            <w:lang w:eastAsia="ja-JP"/>
          </w:rPr>
          <w:t xml:space="preserve"> </w:t>
        </w:r>
      </w:ins>
      <w:r w:rsidR="004D7B0D" w:rsidRPr="009C0340">
        <w:rPr>
          <w:rFonts w:eastAsia="ＭＳ 明朝"/>
          <w:color w:val="EE0000"/>
          <w:lang w:eastAsia="ja-JP"/>
        </w:rPr>
        <w:t xml:space="preserve">positive growth (G: 0.85), low mortality (M: 0.69), and high ingrowth (I: 1.55%/yr)—the most favorable demographic performance among </w:t>
      </w:r>
      <w:ins w:id="92" w:author="KUME ATSUSHI" w:date="2026-04-11T11:30:00Z" w16du:dateUtc="2026-04-11T02:30:00Z">
        <w:r w:rsidR="00CB56EA">
          <w:rPr>
            <w:rFonts w:eastAsia="ＭＳ 明朝" w:hint="eastAsia"/>
            <w:color w:val="EE0000"/>
            <w:lang w:eastAsia="ja-JP"/>
          </w:rPr>
          <w:t xml:space="preserve">of all </w:t>
        </w:r>
      </w:ins>
      <w:del w:id="93" w:author="KUME ATSUSHI" w:date="2026-04-11T11:30:00Z" w16du:dateUtc="2026-04-11T02:30:00Z">
        <w:r w:rsidR="004D7B0D" w:rsidRPr="009C0340" w:rsidDel="00CB56EA">
          <w:rPr>
            <w:rFonts w:eastAsia="ＭＳ 明朝"/>
            <w:color w:val="EE0000"/>
            <w:lang w:eastAsia="ja-JP"/>
          </w:rPr>
          <w:delText xml:space="preserve">the </w:delText>
        </w:r>
      </w:del>
      <w:r w:rsidR="004D7B0D" w:rsidRPr="009C0340">
        <w:rPr>
          <w:rFonts w:eastAsia="ＭＳ 明朝"/>
          <w:color w:val="EE0000"/>
          <w:lang w:eastAsia="ja-JP"/>
        </w:rPr>
        <w:t>four plots.</w:t>
      </w:r>
    </w:p>
    <w:p w14:paraId="08270C43" w14:textId="5A047C31" w:rsidR="00E90224" w:rsidRPr="00E81A48" w:rsidRDefault="00E90224" w:rsidP="009C0340">
      <w:pPr>
        <w:rPr>
          <w:rFonts w:eastAsia="ＭＳ 明朝"/>
          <w:lang w:eastAsia="ja-JP"/>
        </w:rPr>
      </w:pPr>
      <w:bookmarkStart w:id="94" w:name="_Hlk198782361"/>
    </w:p>
    <w:bookmarkEnd w:id="94"/>
    <w:p w14:paraId="5D0E273A" w14:textId="77777777" w:rsidR="00961688" w:rsidRPr="00961688" w:rsidRDefault="007337CC" w:rsidP="009A5DCD">
      <w:pPr>
        <w:pStyle w:val="a0"/>
        <w:rPr>
          <w:rFonts w:eastAsia="ＭＳ 明朝"/>
          <w:lang w:eastAsia="ja-JP"/>
        </w:rPr>
      </w:pPr>
      <w:r>
        <w:rPr>
          <w:rFonts w:eastAsia="ＭＳ 明朝" w:hint="eastAsia"/>
          <w:noProof/>
          <w:lang w:eastAsia="ja-JP"/>
        </w:rPr>
        <w:drawing>
          <wp:inline distT="0" distB="0" distL="0" distR="0" wp14:anchorId="15AA3216" wp14:editId="54FBCB38">
            <wp:extent cx="5050465" cy="3649352"/>
            <wp:effectExtent l="0" t="0" r="0" b="8255"/>
            <wp:docPr id="1102008185" name="図 5" descr="グラフ, 散布図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41186" name="図 5" descr="グラフ, 散布図  AI によって生成されたコンテンツは間違っている可能性があります。"/>
                    <pic:cNvPicPr/>
                  </pic:nvPicPr>
                  <pic:blipFill rotWithShape="1">
                    <a:blip r:embed="rId17">
                      <a:extLst>
                        <a:ext uri="{28A0092B-C50C-407E-A947-70E740481C1C}">
                          <a14:useLocalDpi xmlns:a14="http://schemas.microsoft.com/office/drawing/2010/main" val="0"/>
                        </a:ext>
                      </a:extLst>
                    </a:blip>
                    <a:srcRect t="10727"/>
                    <a:stretch>
                      <a:fillRect/>
                    </a:stretch>
                  </pic:blipFill>
                  <pic:spPr bwMode="auto">
                    <a:xfrm>
                      <a:off x="0" y="0"/>
                      <a:ext cx="5056921" cy="3654017"/>
                    </a:xfrm>
                    <a:prstGeom prst="rect">
                      <a:avLst/>
                    </a:prstGeom>
                    <a:ln>
                      <a:noFill/>
                    </a:ln>
                    <a:extLst>
                      <a:ext uri="{53640926-AAD7-44D8-BBD7-CCE9431645EC}">
                        <a14:shadowObscured xmlns:a14="http://schemas.microsoft.com/office/drawing/2010/main"/>
                      </a:ext>
                    </a:extLst>
                  </pic:spPr>
                </pic:pic>
              </a:graphicData>
            </a:graphic>
          </wp:inline>
        </w:drawing>
      </w:r>
    </w:p>
    <w:p w14:paraId="0303C174" w14:textId="6E352131" w:rsidR="00F31D4D" w:rsidRPr="00180649" w:rsidRDefault="007337CC" w:rsidP="009A5DCD">
      <w:pPr>
        <w:pStyle w:val="3"/>
        <w:rPr>
          <w:rFonts w:eastAsia="ＭＳ 明朝"/>
          <w:lang w:eastAsia="ja-JP"/>
        </w:rPr>
      </w:pPr>
      <w:r>
        <w:t>Fig.</w:t>
      </w:r>
      <w:r>
        <w:rPr>
          <w:rFonts w:eastAsia="ＭＳ 明朝"/>
          <w:lang w:eastAsia="ja-JP"/>
        </w:rPr>
        <w:t xml:space="preserve"> 6</w:t>
      </w:r>
      <w:r>
        <w:t>. Changes in the total basal area in each plot over time</w:t>
      </w:r>
    </w:p>
    <w:p w14:paraId="42212966" w14:textId="07474C8A" w:rsidR="00CA7E5E" w:rsidRPr="00894C71" w:rsidRDefault="007337CC" w:rsidP="009A5DCD">
      <w:pPr>
        <w:pStyle w:val="a0"/>
        <w:rPr>
          <w:rFonts w:eastAsia="ＭＳ 明朝"/>
          <w:b/>
          <w:bCs/>
          <w:sz w:val="22"/>
          <w:szCs w:val="22"/>
          <w:lang w:eastAsia="ja-JP"/>
        </w:rPr>
      </w:pPr>
      <w:r>
        <w:rPr>
          <w:b/>
          <w:bCs/>
          <w:sz w:val="22"/>
          <w:szCs w:val="22"/>
        </w:rPr>
        <w:t>The change in the ratio of the total basal area was calculated based on the value from the first survey in 2000.</w:t>
      </w:r>
    </w:p>
    <w:p w14:paraId="22512762" w14:textId="2DD6F4E4" w:rsidR="00F31D4D" w:rsidRDefault="00990D43" w:rsidP="00723452">
      <w:pPr>
        <w:pStyle w:val="a0"/>
        <w:rPr>
          <w:rFonts w:eastAsiaTheme="minorEastAsia"/>
          <w:lang w:eastAsia="ja-JP"/>
        </w:rPr>
      </w:pPr>
      <w:r>
        <w:rPr>
          <w:rFonts w:eastAsiaTheme="minorEastAsia"/>
          <w:noProof/>
          <w:lang w:eastAsia="ja-JP"/>
        </w:rPr>
        <w:lastRenderedPageBreak/>
        <w:drawing>
          <wp:anchor distT="0" distB="0" distL="114300" distR="114300" simplePos="0" relativeHeight="251677696" behindDoc="0" locked="0" layoutInCell="1" allowOverlap="1" wp14:anchorId="066AA674" wp14:editId="72029E14">
            <wp:simplePos x="0" y="0"/>
            <wp:positionH relativeFrom="column">
              <wp:posOffset>-106325</wp:posOffset>
            </wp:positionH>
            <wp:positionV relativeFrom="paragraph">
              <wp:posOffset>2338070</wp:posOffset>
            </wp:positionV>
            <wp:extent cx="5943600" cy="2796540"/>
            <wp:effectExtent l="0" t="0" r="0" b="3810"/>
            <wp:wrapSquare wrapText="bothSides"/>
            <wp:docPr id="132039018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731" name=""/>
                    <pic:cNvPicPr/>
                  </pic:nvPicPr>
                  <pic:blipFill>
                    <a:blip r:embed="rId18"/>
                    <a:stretch>
                      <a:fillRect/>
                    </a:stretch>
                  </pic:blipFill>
                  <pic:spPr>
                    <a:xfrm>
                      <a:off x="0" y="0"/>
                      <a:ext cx="5943600" cy="2796540"/>
                    </a:xfrm>
                    <a:prstGeom prst="rect">
                      <a:avLst/>
                    </a:prstGeom>
                  </pic:spPr>
                </pic:pic>
              </a:graphicData>
            </a:graphic>
            <wp14:sizeRelH relativeFrom="margin">
              <wp14:pctWidth>0</wp14:pctWidth>
            </wp14:sizeRelH>
            <wp14:sizeRelV relativeFrom="margin">
              <wp14:pctHeight>0</wp14:pctHeight>
            </wp14:sizeRelV>
          </wp:anchor>
        </w:drawing>
      </w:r>
      <w:r w:rsidR="007337CC">
        <w:t xml:space="preserve">The total basal area at breast height at the beginning of the first period in the Temperate, Ecotone, and Timberline plots had increased by about 1.2-fold at the end of the seventh period (Fig. </w:t>
      </w:r>
      <w:r w:rsidR="007337CC">
        <w:rPr>
          <w:rFonts w:eastAsia="ＭＳ 明朝"/>
          <w:lang w:eastAsia="ja-JP"/>
        </w:rPr>
        <w:t>6</w:t>
      </w:r>
      <w:r w:rsidR="007337CC">
        <w:t>).</w:t>
      </w:r>
      <w:r w:rsidR="00723452" w:rsidRPr="00390F3A">
        <w:rPr>
          <w:color w:val="EE0000"/>
        </w:rPr>
        <w:t xml:space="preserve"> In contrast</w:t>
      </w:r>
      <w:r w:rsidR="007337CC" w:rsidRPr="009C0340">
        <w:rPr>
          <w:color w:val="EE0000"/>
        </w:rPr>
        <w:t xml:space="preserve">, </w:t>
      </w:r>
      <w:r w:rsidR="007337CC" w:rsidRPr="00723452">
        <w:t>t</w:t>
      </w:r>
      <w:r w:rsidR="007337CC">
        <w:t>he rate of increase in the Subarctic plot was the lowest (1.03-fold). In the Timberline plot, large individuals died in the second and fourth periods, and the area decreased from the beginning of the period but showed steady growth from the fifth period onward, reaching the same growth rate as the Temperate and Ecotone plots.</w:t>
      </w:r>
    </w:p>
    <w:p w14:paraId="13DBD49B" w14:textId="2A59188A" w:rsidR="00910589" w:rsidRPr="009C0340" w:rsidRDefault="00910589" w:rsidP="00AA45B3">
      <w:pPr>
        <w:pStyle w:val="3"/>
        <w:rPr>
          <w:rFonts w:eastAsiaTheme="minorEastAsia"/>
          <w:color w:val="EE0000"/>
          <w:lang w:eastAsia="ja-JP"/>
        </w:rPr>
      </w:pPr>
      <w:r w:rsidRPr="009C0340">
        <w:rPr>
          <w:rFonts w:eastAsiaTheme="minorEastAsia"/>
          <w:color w:val="EE0000"/>
          <w:lang w:eastAsia="ja-JP"/>
        </w:rPr>
        <w:t xml:space="preserve">Fig. 7. Changes in basal area in the Ecotone plot over time. (a) Ratio of total basal area by tree species group (temperate, ecotone, and subarctic elements). (b) Ratio of basal area of major tree species </w:t>
      </w:r>
      <w:ins w:id="95" w:author="KUME ATSUSHI" w:date="2026-04-11T11:36:00Z" w16du:dateUtc="2026-04-11T02:36:00Z">
        <w:r w:rsidR="00CB56EA">
          <w:rPr>
            <w:rFonts w:eastAsiaTheme="minorEastAsia" w:hint="eastAsia"/>
            <w:color w:val="EE0000"/>
            <w:lang w:eastAsia="ja-JP"/>
          </w:rPr>
          <w:t xml:space="preserve">in the </w:t>
        </w:r>
      </w:ins>
      <w:r w:rsidR="00D30256" w:rsidRPr="009C0340">
        <w:rPr>
          <w:rFonts w:eastAsia="ＭＳ 明朝"/>
          <w:color w:val="EE0000"/>
          <w:lang w:eastAsia="ja-JP"/>
        </w:rPr>
        <w:t>Ecotone plot</w:t>
      </w:r>
      <w:r w:rsidRPr="009C0340">
        <w:rPr>
          <w:rFonts w:eastAsiaTheme="minorEastAsia"/>
          <w:color w:val="EE0000"/>
          <w:lang w:eastAsia="ja-JP"/>
        </w:rPr>
        <w:t>(</w:t>
      </w:r>
      <w:r w:rsidRPr="009C0340">
        <w:rPr>
          <w:rFonts w:eastAsiaTheme="minorEastAsia"/>
          <w:i/>
          <w:iCs/>
          <w:color w:val="EE0000"/>
          <w:lang w:eastAsia="ja-JP"/>
        </w:rPr>
        <w:t xml:space="preserve">A. </w:t>
      </w:r>
      <w:proofErr w:type="spellStart"/>
      <w:r w:rsidRPr="009C0340">
        <w:rPr>
          <w:rFonts w:eastAsiaTheme="minorEastAsia"/>
          <w:i/>
          <w:iCs/>
          <w:color w:val="EE0000"/>
          <w:lang w:eastAsia="ja-JP"/>
        </w:rPr>
        <w:t>mariesii</w:t>
      </w:r>
      <w:proofErr w:type="spellEnd"/>
      <w:r w:rsidRPr="009C0340">
        <w:rPr>
          <w:rFonts w:eastAsiaTheme="minorEastAsia"/>
          <w:color w:val="EE0000"/>
          <w:lang w:eastAsia="ja-JP"/>
        </w:rPr>
        <w:t xml:space="preserve">, </w:t>
      </w:r>
      <w:r w:rsidRPr="009C0340">
        <w:rPr>
          <w:rFonts w:eastAsiaTheme="minorEastAsia"/>
          <w:i/>
          <w:iCs/>
          <w:color w:val="EE0000"/>
          <w:lang w:eastAsia="ja-JP"/>
        </w:rPr>
        <w:t>F. crenata</w:t>
      </w:r>
      <w:r w:rsidRPr="009C0340">
        <w:rPr>
          <w:rFonts w:eastAsiaTheme="minorEastAsia"/>
          <w:color w:val="EE0000"/>
          <w:lang w:eastAsia="ja-JP"/>
        </w:rPr>
        <w:t xml:space="preserve">, and </w:t>
      </w:r>
      <w:r w:rsidRPr="009C0340">
        <w:rPr>
          <w:rFonts w:eastAsiaTheme="minorEastAsia"/>
          <w:i/>
          <w:iCs/>
          <w:color w:val="EE0000"/>
          <w:lang w:eastAsia="ja-JP"/>
        </w:rPr>
        <w:t>C. japonica</w:t>
      </w:r>
      <w:r w:rsidRPr="009C0340">
        <w:rPr>
          <w:rFonts w:eastAsiaTheme="minorEastAsia"/>
          <w:color w:val="EE0000"/>
          <w:lang w:eastAsia="ja-JP"/>
        </w:rPr>
        <w:t>). The ratio of the total basal area was based on the value from the first survey in 2000. Tree species are listed in Table 3."</w:t>
      </w:r>
    </w:p>
    <w:p w14:paraId="4F9741FA" w14:textId="3E274000" w:rsidR="00613593" w:rsidRPr="00E728F4" w:rsidRDefault="00613593" w:rsidP="009C0340">
      <w:pPr>
        <w:pStyle w:val="a0"/>
        <w:rPr>
          <w:rFonts w:eastAsiaTheme="minorEastAsia"/>
          <w:lang w:eastAsia="ja-JP"/>
        </w:rPr>
      </w:pPr>
    </w:p>
    <w:p w14:paraId="2809E209" w14:textId="180A403C" w:rsidR="00F31D4D" w:rsidRPr="009A5DCD" w:rsidRDefault="007337CC" w:rsidP="00E013E2">
      <w:pPr>
        <w:pStyle w:val="a0"/>
      </w:pPr>
      <w:r>
        <w:t>In the Ecotone plot, by the seventh period, the</w:t>
      </w:r>
      <w:r>
        <w:rPr>
          <w:rFonts w:eastAsiaTheme="minorEastAsia" w:hint="eastAsia"/>
          <w:lang w:eastAsia="ja-JP"/>
        </w:rPr>
        <w:t xml:space="preserve"> </w:t>
      </w:r>
      <w:r>
        <w:t>basal areas at breast height of temperate, ecotone, and subarctic tree species gradually increased to 1.07-fold, gradually decreased to 0.92-</w:t>
      </w:r>
      <w:r>
        <w:lastRenderedPageBreak/>
        <w:t xml:space="preserve">fold, and significantly decreased to 0.66-fold, respectively (Fig. 7a). The degree of </w:t>
      </w:r>
      <w:ins w:id="96" w:author="KUME ATSUSHI" w:date="2026-04-11T11:37:00Z" w16du:dateUtc="2026-04-11T02:37:00Z">
        <w:r w:rsidR="00CB56EA">
          <w:rPr>
            <w:rFonts w:eastAsiaTheme="minorEastAsia" w:hint="eastAsia"/>
            <w:lang w:eastAsia="ja-JP"/>
          </w:rPr>
          <w:t>c</w:t>
        </w:r>
      </w:ins>
      <w:ins w:id="97" w:author="KUME ATSUSHI" w:date="2026-04-11T11:38:00Z" w16du:dateUtc="2026-04-11T02:38:00Z">
        <w:r w:rsidR="00CB56EA">
          <w:rPr>
            <w:rFonts w:eastAsiaTheme="minorEastAsia" w:hint="eastAsia"/>
            <w:lang w:eastAsia="ja-JP"/>
          </w:rPr>
          <w:t xml:space="preserve">hange in the basal areas </w:t>
        </w:r>
      </w:ins>
      <w:del w:id="98" w:author="KUME ATSUSHI" w:date="2026-04-11T11:38:00Z" w16du:dateUtc="2026-04-11T02:38:00Z">
        <w:r w:rsidDel="00CB56EA">
          <w:delText>increase or decrease in</w:delText>
        </w:r>
      </w:del>
      <w:ins w:id="99" w:author="KUME ATSUSHI" w:date="2026-04-11T11:38:00Z" w16du:dateUtc="2026-04-11T02:38:00Z">
        <w:r w:rsidR="00CB56EA">
          <w:rPr>
            <w:rFonts w:eastAsiaTheme="minorEastAsia" w:hint="eastAsia"/>
            <w:lang w:eastAsia="ja-JP"/>
          </w:rPr>
          <w:t xml:space="preserve">of the </w:t>
        </w:r>
      </w:ins>
      <w:r>
        <w:t xml:space="preserve"> species groups became more pronounced after 2018. </w:t>
      </w:r>
    </w:p>
    <w:p w14:paraId="045BC3DD" w14:textId="4A357B46" w:rsidR="00F31D4D" w:rsidRDefault="007337CC" w:rsidP="009A5DCD">
      <w:pPr>
        <w:pStyle w:val="a0"/>
        <w:rPr>
          <w:rFonts w:eastAsiaTheme="minorEastAsia"/>
          <w:lang w:eastAsia="ja-JP"/>
        </w:rPr>
      </w:pPr>
      <w:r>
        <w:t xml:space="preserve">In the Ecotone plot, the ratios of the basal areas at breast height of </w:t>
      </w:r>
      <w:r>
        <w:rPr>
          <w:i/>
          <w:iCs/>
        </w:rPr>
        <w:t>F. crenata</w:t>
      </w:r>
      <w:r>
        <w:t xml:space="preserve">, </w:t>
      </w:r>
      <w:r>
        <w:rPr>
          <w:i/>
          <w:iCs/>
        </w:rPr>
        <w:t>C. japonica</w:t>
      </w:r>
      <w:r>
        <w:t xml:space="preserve"> (both climax species in the temperate zone of the Tateyama region), and </w:t>
      </w:r>
      <w:r>
        <w:rPr>
          <w:i/>
          <w:iCs/>
        </w:rPr>
        <w:t xml:space="preserve">A. </w:t>
      </w:r>
      <w:proofErr w:type="spellStart"/>
      <w:r>
        <w:rPr>
          <w:i/>
          <w:iCs/>
        </w:rPr>
        <w:t>mariesii</w:t>
      </w:r>
      <w:proofErr w:type="spellEnd"/>
      <w:r>
        <w:t xml:space="preserve"> (climax species in the subarctic zone) increased to 1.6,</w:t>
      </w:r>
      <w:r>
        <w:rPr>
          <w:i/>
          <w:iCs/>
        </w:rPr>
        <w:t xml:space="preserve"> </w:t>
      </w:r>
      <w:r>
        <w:t xml:space="preserve">remained nearly unchanged at 1.04, and decreased to 0.53, respectively (Fig. </w:t>
      </w:r>
      <w:r>
        <w:rPr>
          <w:rFonts w:eastAsia="ＭＳ 明朝"/>
          <w:lang w:eastAsia="ja-JP"/>
        </w:rPr>
        <w:t>7b</w:t>
      </w:r>
      <w:r>
        <w:t xml:space="preserve">). </w:t>
      </w:r>
    </w:p>
    <w:p w14:paraId="5176AB59" w14:textId="77777777" w:rsidR="00FF2E33" w:rsidRDefault="00FF2E33" w:rsidP="00FF2E33">
      <w:pPr>
        <w:suppressAutoHyphens w:val="0"/>
        <w:spacing w:before="0" w:after="0" w:line="240" w:lineRule="auto"/>
        <w:ind w:firstLine="0"/>
        <w:rPr>
          <w:rFonts w:ascii="Arial" w:eastAsia="ＭＳ Ｐゴシック" w:hAnsi="Arial" w:cs="Arial"/>
          <w:b/>
          <w:bCs/>
          <w:sz w:val="20"/>
          <w:szCs w:val="20"/>
          <w:lang w:eastAsia="ja-JP"/>
        </w:rPr>
      </w:pPr>
    </w:p>
    <w:p w14:paraId="5098675F" w14:textId="099D3F80" w:rsidR="00FF2E33" w:rsidRPr="009C0340" w:rsidRDefault="0012750F" w:rsidP="00FF2E33">
      <w:pPr>
        <w:pStyle w:val="3"/>
        <w:rPr>
          <w:rFonts w:ascii="Arial" w:eastAsia="ＭＳ Ｐゴシック" w:hAnsi="Arial" w:cs="Arial"/>
          <w:color w:val="EE0000"/>
          <w:lang w:eastAsia="ja-JP"/>
        </w:rPr>
      </w:pPr>
      <w:r w:rsidRPr="0012750F">
        <w:rPr>
          <w:rFonts w:eastAsia="ＭＳ Ｐゴシック"/>
          <w:color w:val="EE0000"/>
          <w:lang w:eastAsia="ja-JP"/>
        </w:rPr>
        <w:t xml:space="preserve">Table 5 </w:t>
      </w:r>
      <w:ins w:id="100" w:author="KUME ATSUSHI" w:date="2026-04-11T11:35:00Z" w16du:dateUtc="2026-04-11T02:35:00Z">
        <w:r w:rsidR="00CB56EA">
          <w:rPr>
            <w:rFonts w:eastAsia="ＭＳ Ｐゴシック" w:hint="eastAsia"/>
            <w:color w:val="EE0000"/>
            <w:lang w:eastAsia="ja-JP"/>
          </w:rPr>
          <w:t xml:space="preserve">The </w:t>
        </w:r>
      </w:ins>
      <w:ins w:id="101" w:author="KUME ATSUSHI" w:date="2026-04-11T11:59:00Z" w16du:dateUtc="2026-04-11T02:59:00Z">
        <w:r w:rsidR="002F5BBE">
          <w:rPr>
            <w:rFonts w:eastAsia="ＭＳ Ｐゴシック" w:hint="eastAsia"/>
            <w:color w:val="EE0000"/>
            <w:lang w:eastAsia="ja-JP"/>
          </w:rPr>
          <w:t>results</w:t>
        </w:r>
      </w:ins>
      <w:ins w:id="102" w:author="KUME ATSUSHI" w:date="2026-04-11T11:35:00Z" w16du:dateUtc="2026-04-11T02:35:00Z">
        <w:r w:rsidR="00CB56EA">
          <w:rPr>
            <w:rFonts w:eastAsia="ＭＳ Ｐゴシック" w:hint="eastAsia"/>
            <w:color w:val="EE0000"/>
            <w:lang w:eastAsia="ja-JP"/>
          </w:rPr>
          <w:t xml:space="preserve"> of </w:t>
        </w:r>
      </w:ins>
      <w:r w:rsidRPr="0012750F">
        <w:rPr>
          <w:rFonts w:eastAsia="ＭＳ Ｐゴシック"/>
          <w:color w:val="EE0000"/>
          <w:lang w:eastAsia="ja-JP"/>
        </w:rPr>
        <w:t xml:space="preserve">Analysis of covariance (ANCOVA) </w:t>
      </w:r>
      <w:del w:id="103" w:author="KUME ATSUSHI" w:date="2026-04-11T11:35:00Z" w16du:dateUtc="2026-04-11T02:35:00Z">
        <w:r w:rsidRPr="0012750F" w:rsidDel="00CB56EA">
          <w:rPr>
            <w:rFonts w:eastAsia="ＭＳ Ｐゴシック"/>
            <w:color w:val="EE0000"/>
            <w:lang w:eastAsia="ja-JP"/>
          </w:rPr>
          <w:delText xml:space="preserve">results </w:delText>
        </w:r>
      </w:del>
      <w:r w:rsidRPr="0012750F">
        <w:rPr>
          <w:rFonts w:eastAsia="ＭＳ Ｐゴシック"/>
          <w:color w:val="EE0000"/>
          <w:lang w:eastAsia="ja-JP"/>
        </w:rPr>
        <w:t>for the relationship between the warmth index and basal area ratio in the Ecotone plot.</w:t>
      </w:r>
    </w:p>
    <w:tbl>
      <w:tblPr>
        <w:tblW w:w="9214" w:type="dxa"/>
        <w:tblCellMar>
          <w:left w:w="99" w:type="dxa"/>
          <w:right w:w="99" w:type="dxa"/>
        </w:tblCellMar>
        <w:tblLook w:val="04A0" w:firstRow="1" w:lastRow="0" w:firstColumn="1" w:lastColumn="0" w:noHBand="0" w:noVBand="1"/>
      </w:tblPr>
      <w:tblGrid>
        <w:gridCol w:w="2600"/>
        <w:gridCol w:w="1200"/>
        <w:gridCol w:w="3140"/>
        <w:gridCol w:w="2274"/>
      </w:tblGrid>
      <w:tr w:rsidR="00FF2E33" w:rsidRPr="00651421" w14:paraId="618E58F4" w14:textId="77777777" w:rsidTr="00652122">
        <w:trPr>
          <w:trHeight w:val="264"/>
        </w:trPr>
        <w:tc>
          <w:tcPr>
            <w:tcW w:w="6940" w:type="dxa"/>
            <w:gridSpan w:val="3"/>
            <w:tcBorders>
              <w:top w:val="nil"/>
              <w:left w:val="nil"/>
              <w:bottom w:val="nil"/>
              <w:right w:val="nil"/>
            </w:tcBorders>
            <w:noWrap/>
            <w:vAlign w:val="bottom"/>
          </w:tcPr>
          <w:p w14:paraId="01C292E3" w14:textId="77777777" w:rsidR="00FF2E33" w:rsidRPr="00651421" w:rsidRDefault="00FF2E33" w:rsidP="00652122">
            <w:pPr>
              <w:suppressAutoHyphens w:val="0"/>
              <w:spacing w:before="0" w:after="0" w:line="240" w:lineRule="auto"/>
              <w:ind w:firstLine="0"/>
              <w:rPr>
                <w:rFonts w:ascii="Arial" w:eastAsia="ＭＳ Ｐゴシック" w:hAnsi="Arial" w:cs="Arial"/>
                <w:b/>
                <w:bCs/>
                <w:sz w:val="20"/>
                <w:szCs w:val="20"/>
                <w:lang w:eastAsia="ja-JP"/>
              </w:rPr>
            </w:pPr>
          </w:p>
        </w:tc>
        <w:tc>
          <w:tcPr>
            <w:tcW w:w="2274" w:type="dxa"/>
            <w:tcBorders>
              <w:top w:val="nil"/>
              <w:left w:val="nil"/>
              <w:bottom w:val="nil"/>
              <w:right w:val="nil"/>
            </w:tcBorders>
            <w:noWrap/>
            <w:vAlign w:val="bottom"/>
            <w:hideMark/>
          </w:tcPr>
          <w:p w14:paraId="2089CD1B" w14:textId="77777777" w:rsidR="00FF2E33" w:rsidRPr="00651421" w:rsidRDefault="00FF2E33" w:rsidP="00652122">
            <w:pPr>
              <w:suppressAutoHyphens w:val="0"/>
              <w:spacing w:before="0" w:after="0" w:line="240" w:lineRule="auto"/>
              <w:ind w:firstLine="0"/>
              <w:rPr>
                <w:rFonts w:ascii="Arial" w:eastAsia="ＭＳ Ｐゴシック" w:hAnsi="Arial" w:cs="Arial"/>
                <w:b/>
                <w:bCs/>
                <w:sz w:val="20"/>
                <w:szCs w:val="20"/>
                <w:lang w:eastAsia="ja-JP"/>
              </w:rPr>
            </w:pPr>
          </w:p>
        </w:tc>
      </w:tr>
      <w:tr w:rsidR="00FF2E33" w:rsidRPr="00651421" w14:paraId="42289C6D" w14:textId="77777777" w:rsidTr="00652122">
        <w:trPr>
          <w:trHeight w:val="264"/>
        </w:trPr>
        <w:tc>
          <w:tcPr>
            <w:tcW w:w="3800" w:type="dxa"/>
            <w:gridSpan w:val="2"/>
            <w:tcBorders>
              <w:top w:val="nil"/>
              <w:left w:val="nil"/>
              <w:bottom w:val="nil"/>
              <w:right w:val="nil"/>
            </w:tcBorders>
            <w:noWrap/>
            <w:vAlign w:val="bottom"/>
            <w:hideMark/>
          </w:tcPr>
          <w:p w14:paraId="2CF778CF" w14:textId="77777777" w:rsidR="00FF2E33" w:rsidRPr="00651421" w:rsidRDefault="00FF2E33" w:rsidP="00652122">
            <w:pPr>
              <w:suppressAutoHyphens w:val="0"/>
              <w:spacing w:before="0" w:after="0" w:line="240" w:lineRule="auto"/>
              <w:ind w:firstLine="0"/>
              <w:rPr>
                <w:rFonts w:ascii="Arial" w:eastAsia="ＭＳ Ｐゴシック" w:hAnsi="Arial" w:cs="Arial"/>
                <w:b/>
                <w:bCs/>
                <w:sz w:val="20"/>
                <w:szCs w:val="20"/>
                <w:lang w:eastAsia="ja-JP"/>
              </w:rPr>
            </w:pPr>
            <w:r w:rsidRPr="00651421">
              <w:rPr>
                <w:rFonts w:ascii="Arial" w:eastAsia="ＭＳ Ｐゴシック" w:hAnsi="Arial" w:cs="Arial"/>
                <w:b/>
                <w:bCs/>
                <w:sz w:val="20"/>
                <w:szCs w:val="20"/>
                <w:lang w:eastAsia="ja-JP"/>
              </w:rPr>
              <w:t>(a) By tree species group</w:t>
            </w:r>
          </w:p>
        </w:tc>
        <w:tc>
          <w:tcPr>
            <w:tcW w:w="3140" w:type="dxa"/>
            <w:tcBorders>
              <w:top w:val="nil"/>
              <w:left w:val="nil"/>
              <w:bottom w:val="nil"/>
              <w:right w:val="nil"/>
            </w:tcBorders>
            <w:noWrap/>
            <w:vAlign w:val="bottom"/>
            <w:hideMark/>
          </w:tcPr>
          <w:p w14:paraId="2CE273D1" w14:textId="77777777" w:rsidR="00FF2E33" w:rsidRPr="00651421" w:rsidRDefault="00FF2E33" w:rsidP="00652122">
            <w:pPr>
              <w:suppressAutoHyphens w:val="0"/>
              <w:spacing w:before="0" w:after="0" w:line="240" w:lineRule="auto"/>
              <w:ind w:firstLine="0"/>
              <w:rPr>
                <w:rFonts w:ascii="Arial" w:eastAsia="ＭＳ Ｐゴシック" w:hAnsi="Arial" w:cs="Arial"/>
                <w:b/>
                <w:bCs/>
                <w:sz w:val="20"/>
                <w:szCs w:val="20"/>
                <w:lang w:eastAsia="ja-JP"/>
              </w:rPr>
            </w:pPr>
          </w:p>
        </w:tc>
        <w:tc>
          <w:tcPr>
            <w:tcW w:w="2274" w:type="dxa"/>
            <w:tcBorders>
              <w:top w:val="nil"/>
              <w:left w:val="nil"/>
              <w:bottom w:val="nil"/>
              <w:right w:val="nil"/>
            </w:tcBorders>
            <w:noWrap/>
            <w:vAlign w:val="bottom"/>
            <w:hideMark/>
          </w:tcPr>
          <w:p w14:paraId="0681F1DF" w14:textId="77777777" w:rsidR="00FF2E33" w:rsidRPr="00651421" w:rsidRDefault="00FF2E33" w:rsidP="00652122">
            <w:pPr>
              <w:suppressAutoHyphens w:val="0"/>
              <w:spacing w:before="0" w:after="0" w:line="240" w:lineRule="auto"/>
              <w:ind w:firstLine="0"/>
              <w:rPr>
                <w:sz w:val="20"/>
                <w:szCs w:val="20"/>
                <w:lang w:eastAsia="ja-JP"/>
              </w:rPr>
            </w:pPr>
          </w:p>
        </w:tc>
      </w:tr>
      <w:tr w:rsidR="00FF2E33" w:rsidRPr="00651421" w14:paraId="6E9DFB88" w14:textId="77777777" w:rsidTr="00652122">
        <w:trPr>
          <w:trHeight w:val="264"/>
        </w:trPr>
        <w:tc>
          <w:tcPr>
            <w:tcW w:w="2600" w:type="dxa"/>
            <w:tcBorders>
              <w:top w:val="single" w:sz="4" w:space="0" w:color="auto"/>
              <w:left w:val="nil"/>
              <w:bottom w:val="single" w:sz="4" w:space="0" w:color="auto"/>
              <w:right w:val="nil"/>
            </w:tcBorders>
            <w:vAlign w:val="center"/>
            <w:hideMark/>
          </w:tcPr>
          <w:p w14:paraId="2B05E614"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b/>
                <w:bCs/>
                <w:sz w:val="18"/>
                <w:szCs w:val="18"/>
                <w:lang w:eastAsia="ja-JP"/>
              </w:rPr>
            </w:pPr>
            <w:r w:rsidRPr="00652122">
              <w:rPr>
                <w:rFonts w:ascii="Arial" w:eastAsia="ＭＳ Ｐゴシック" w:hAnsi="Arial" w:cs="Arial"/>
                <w:b/>
                <w:bCs/>
                <w:sz w:val="18"/>
                <w:szCs w:val="18"/>
                <w:lang w:eastAsia="ja-JP"/>
              </w:rPr>
              <w:t>Group</w:t>
            </w:r>
          </w:p>
        </w:tc>
        <w:tc>
          <w:tcPr>
            <w:tcW w:w="1200" w:type="dxa"/>
            <w:tcBorders>
              <w:top w:val="single" w:sz="4" w:space="0" w:color="auto"/>
              <w:left w:val="nil"/>
              <w:bottom w:val="single" w:sz="4" w:space="0" w:color="auto"/>
              <w:right w:val="nil"/>
            </w:tcBorders>
            <w:vAlign w:val="center"/>
            <w:hideMark/>
          </w:tcPr>
          <w:p w14:paraId="1C5856FF"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b/>
                <w:bCs/>
                <w:sz w:val="18"/>
                <w:szCs w:val="18"/>
                <w:lang w:eastAsia="ja-JP"/>
              </w:rPr>
            </w:pPr>
            <w:r w:rsidRPr="00652122">
              <w:rPr>
                <w:rFonts w:ascii="Arial" w:eastAsia="ＭＳ Ｐゴシック" w:hAnsi="Arial" w:cs="Arial"/>
                <w:b/>
                <w:bCs/>
                <w:sz w:val="18"/>
                <w:szCs w:val="18"/>
                <w:lang w:eastAsia="ja-JP"/>
              </w:rPr>
              <w:t>Slope (/WI)</w:t>
            </w:r>
          </w:p>
        </w:tc>
        <w:tc>
          <w:tcPr>
            <w:tcW w:w="3140" w:type="dxa"/>
            <w:tcBorders>
              <w:top w:val="single" w:sz="4" w:space="0" w:color="auto"/>
              <w:left w:val="nil"/>
              <w:bottom w:val="single" w:sz="4" w:space="0" w:color="auto"/>
              <w:right w:val="nil"/>
            </w:tcBorders>
            <w:vAlign w:val="center"/>
            <w:hideMark/>
          </w:tcPr>
          <w:p w14:paraId="040E444A"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b/>
                <w:bCs/>
                <w:sz w:val="18"/>
                <w:szCs w:val="18"/>
                <w:lang w:eastAsia="ja-JP"/>
              </w:rPr>
            </w:pPr>
            <w:r w:rsidRPr="00652122">
              <w:rPr>
                <w:rFonts w:ascii="Arial" w:eastAsia="ＭＳ Ｐゴシック" w:hAnsi="Arial" w:cs="Arial"/>
                <w:b/>
                <w:bCs/>
                <w:sz w:val="18"/>
                <w:szCs w:val="18"/>
                <w:lang w:eastAsia="ja-JP"/>
              </w:rPr>
              <w:t>Comparison</w:t>
            </w:r>
          </w:p>
        </w:tc>
        <w:tc>
          <w:tcPr>
            <w:tcW w:w="2274" w:type="dxa"/>
            <w:tcBorders>
              <w:top w:val="single" w:sz="4" w:space="0" w:color="auto"/>
              <w:left w:val="nil"/>
              <w:bottom w:val="single" w:sz="4" w:space="0" w:color="auto"/>
              <w:right w:val="nil"/>
            </w:tcBorders>
            <w:vAlign w:val="center"/>
            <w:hideMark/>
          </w:tcPr>
          <w:p w14:paraId="325E8195"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b/>
                <w:bCs/>
                <w:i/>
                <w:iCs/>
                <w:sz w:val="18"/>
                <w:szCs w:val="18"/>
                <w:lang w:eastAsia="ja-JP"/>
              </w:rPr>
            </w:pPr>
            <w:r w:rsidRPr="00652122">
              <w:rPr>
                <w:rFonts w:ascii="Arial" w:eastAsia="ＭＳ Ｐゴシック" w:hAnsi="Arial" w:cs="Arial"/>
                <w:b/>
                <w:bCs/>
                <w:i/>
                <w:iCs/>
                <w:sz w:val="18"/>
                <w:szCs w:val="18"/>
                <w:lang w:eastAsia="ja-JP"/>
              </w:rPr>
              <w:t>p</w:t>
            </w:r>
          </w:p>
        </w:tc>
      </w:tr>
      <w:tr w:rsidR="00FF2E33" w:rsidRPr="00651421" w14:paraId="000065F3" w14:textId="77777777" w:rsidTr="00652122">
        <w:trPr>
          <w:trHeight w:val="264"/>
        </w:trPr>
        <w:tc>
          <w:tcPr>
            <w:tcW w:w="2600" w:type="dxa"/>
            <w:tcBorders>
              <w:top w:val="nil"/>
              <w:left w:val="nil"/>
              <w:bottom w:val="nil"/>
              <w:right w:val="nil"/>
            </w:tcBorders>
            <w:vAlign w:val="center"/>
            <w:hideMark/>
          </w:tcPr>
          <w:p w14:paraId="3DC77868" w14:textId="77777777" w:rsidR="00FF2E33" w:rsidRPr="00652122" w:rsidRDefault="00FF2E33" w:rsidP="00652122">
            <w:pPr>
              <w:suppressAutoHyphens w:val="0"/>
              <w:spacing w:before="0" w:after="0" w:line="240" w:lineRule="auto"/>
              <w:ind w:firstLine="0"/>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Temperate tree species</w:t>
            </w:r>
          </w:p>
        </w:tc>
        <w:tc>
          <w:tcPr>
            <w:tcW w:w="1200" w:type="dxa"/>
            <w:tcBorders>
              <w:top w:val="nil"/>
              <w:left w:val="nil"/>
              <w:bottom w:val="nil"/>
              <w:right w:val="nil"/>
            </w:tcBorders>
            <w:vAlign w:val="center"/>
            <w:hideMark/>
          </w:tcPr>
          <w:p w14:paraId="28630C1E"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0.004</w:t>
            </w:r>
          </w:p>
        </w:tc>
        <w:tc>
          <w:tcPr>
            <w:tcW w:w="3140" w:type="dxa"/>
            <w:tcBorders>
              <w:top w:val="nil"/>
              <w:left w:val="nil"/>
              <w:bottom w:val="nil"/>
              <w:right w:val="nil"/>
            </w:tcBorders>
            <w:vAlign w:val="center"/>
            <w:hideMark/>
          </w:tcPr>
          <w:p w14:paraId="7AD4A8AC"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Temperate vs. Ecotone</w:t>
            </w:r>
          </w:p>
        </w:tc>
        <w:tc>
          <w:tcPr>
            <w:tcW w:w="2274" w:type="dxa"/>
            <w:tcBorders>
              <w:top w:val="nil"/>
              <w:left w:val="nil"/>
              <w:bottom w:val="nil"/>
              <w:right w:val="nil"/>
            </w:tcBorders>
            <w:vAlign w:val="center"/>
            <w:hideMark/>
          </w:tcPr>
          <w:p w14:paraId="4B57BD27"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0.305</w:t>
            </w:r>
          </w:p>
        </w:tc>
      </w:tr>
      <w:tr w:rsidR="00FF2E33" w:rsidRPr="00651421" w14:paraId="0AD5B1D3" w14:textId="77777777" w:rsidTr="00652122">
        <w:trPr>
          <w:trHeight w:val="264"/>
        </w:trPr>
        <w:tc>
          <w:tcPr>
            <w:tcW w:w="2600" w:type="dxa"/>
            <w:tcBorders>
              <w:top w:val="nil"/>
              <w:left w:val="nil"/>
              <w:bottom w:val="nil"/>
              <w:right w:val="nil"/>
            </w:tcBorders>
            <w:vAlign w:val="center"/>
            <w:hideMark/>
          </w:tcPr>
          <w:p w14:paraId="2A53DA85" w14:textId="77777777" w:rsidR="00FF2E33" w:rsidRPr="00652122" w:rsidRDefault="00FF2E33" w:rsidP="00652122">
            <w:pPr>
              <w:suppressAutoHyphens w:val="0"/>
              <w:spacing w:before="0" w:after="0" w:line="240" w:lineRule="auto"/>
              <w:ind w:firstLine="0"/>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Ecotone tree species</w:t>
            </w:r>
          </w:p>
        </w:tc>
        <w:tc>
          <w:tcPr>
            <w:tcW w:w="1200" w:type="dxa"/>
            <w:tcBorders>
              <w:top w:val="nil"/>
              <w:left w:val="nil"/>
              <w:bottom w:val="nil"/>
              <w:right w:val="nil"/>
            </w:tcBorders>
            <w:vAlign w:val="center"/>
            <w:hideMark/>
          </w:tcPr>
          <w:p w14:paraId="6DF2DF7B"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Noto Sans CJK JP" w:eastAsia="ＭＳ Ｐゴシック" w:hAnsi="Noto Sans CJK JP" w:cs="Arial"/>
                <w:sz w:val="18"/>
                <w:szCs w:val="18"/>
                <w:lang w:eastAsia="ja-JP"/>
              </w:rPr>
              <w:t>−</w:t>
            </w:r>
            <w:r w:rsidRPr="00652122">
              <w:rPr>
                <w:rFonts w:ascii="Arial" w:eastAsia="ＭＳ Ｐゴシック" w:hAnsi="Arial" w:cs="Arial"/>
                <w:sz w:val="18"/>
                <w:szCs w:val="18"/>
                <w:lang w:eastAsia="ja-JP"/>
              </w:rPr>
              <w:t>0.004</w:t>
            </w:r>
          </w:p>
        </w:tc>
        <w:tc>
          <w:tcPr>
            <w:tcW w:w="3140" w:type="dxa"/>
            <w:tcBorders>
              <w:top w:val="nil"/>
              <w:left w:val="nil"/>
              <w:bottom w:val="nil"/>
              <w:right w:val="nil"/>
            </w:tcBorders>
            <w:vAlign w:val="center"/>
            <w:hideMark/>
          </w:tcPr>
          <w:p w14:paraId="19745E08"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Ecotone vs. Subarctic</w:t>
            </w:r>
          </w:p>
        </w:tc>
        <w:tc>
          <w:tcPr>
            <w:tcW w:w="2274" w:type="dxa"/>
            <w:tcBorders>
              <w:top w:val="nil"/>
              <w:left w:val="nil"/>
              <w:bottom w:val="nil"/>
              <w:right w:val="nil"/>
            </w:tcBorders>
            <w:vAlign w:val="center"/>
            <w:hideMark/>
          </w:tcPr>
          <w:p w14:paraId="2048258F"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0.135</w:t>
            </w:r>
          </w:p>
        </w:tc>
      </w:tr>
      <w:tr w:rsidR="00FF2E33" w:rsidRPr="00651421" w14:paraId="6F1211B6" w14:textId="77777777" w:rsidTr="00652122">
        <w:trPr>
          <w:trHeight w:val="264"/>
        </w:trPr>
        <w:tc>
          <w:tcPr>
            <w:tcW w:w="2600" w:type="dxa"/>
            <w:tcBorders>
              <w:top w:val="nil"/>
              <w:left w:val="nil"/>
              <w:bottom w:val="single" w:sz="4" w:space="0" w:color="auto"/>
              <w:right w:val="nil"/>
            </w:tcBorders>
            <w:vAlign w:val="center"/>
            <w:hideMark/>
          </w:tcPr>
          <w:p w14:paraId="43139B15" w14:textId="77777777" w:rsidR="00FF2E33" w:rsidRPr="00652122" w:rsidRDefault="00FF2E33" w:rsidP="00652122">
            <w:pPr>
              <w:suppressAutoHyphens w:val="0"/>
              <w:spacing w:before="0" w:after="0" w:line="240" w:lineRule="auto"/>
              <w:ind w:firstLine="0"/>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Subarctic tree species</w:t>
            </w:r>
          </w:p>
        </w:tc>
        <w:tc>
          <w:tcPr>
            <w:tcW w:w="1200" w:type="dxa"/>
            <w:tcBorders>
              <w:top w:val="nil"/>
              <w:left w:val="nil"/>
              <w:bottom w:val="single" w:sz="4" w:space="0" w:color="auto"/>
              <w:right w:val="nil"/>
            </w:tcBorders>
            <w:vAlign w:val="center"/>
            <w:hideMark/>
          </w:tcPr>
          <w:p w14:paraId="62314DA4"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Noto Sans CJK JP" w:eastAsia="ＭＳ Ｐゴシック" w:hAnsi="Noto Sans CJK JP" w:cs="Arial"/>
                <w:sz w:val="18"/>
                <w:szCs w:val="18"/>
                <w:lang w:eastAsia="ja-JP"/>
              </w:rPr>
              <w:t>−</w:t>
            </w:r>
            <w:r w:rsidRPr="00652122">
              <w:rPr>
                <w:rFonts w:ascii="Arial" w:eastAsia="ＭＳ Ｐゴシック" w:hAnsi="Arial" w:cs="Arial"/>
                <w:sz w:val="18"/>
                <w:szCs w:val="18"/>
                <w:lang w:eastAsia="ja-JP"/>
              </w:rPr>
              <w:t>0.017</w:t>
            </w:r>
          </w:p>
        </w:tc>
        <w:tc>
          <w:tcPr>
            <w:tcW w:w="3140" w:type="dxa"/>
            <w:tcBorders>
              <w:top w:val="nil"/>
              <w:left w:val="nil"/>
              <w:bottom w:val="single" w:sz="4" w:space="0" w:color="auto"/>
              <w:right w:val="nil"/>
            </w:tcBorders>
            <w:vAlign w:val="center"/>
            <w:hideMark/>
          </w:tcPr>
          <w:p w14:paraId="187C84B1"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Subarctic vs. Temperate</w:t>
            </w:r>
          </w:p>
        </w:tc>
        <w:tc>
          <w:tcPr>
            <w:tcW w:w="2274" w:type="dxa"/>
            <w:tcBorders>
              <w:top w:val="nil"/>
              <w:left w:val="nil"/>
              <w:bottom w:val="single" w:sz="4" w:space="0" w:color="auto"/>
              <w:right w:val="nil"/>
            </w:tcBorders>
            <w:vAlign w:val="center"/>
            <w:hideMark/>
          </w:tcPr>
          <w:p w14:paraId="7BFB344B"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b/>
                <w:bCs/>
                <w:sz w:val="18"/>
                <w:szCs w:val="18"/>
                <w:lang w:eastAsia="ja-JP"/>
              </w:rPr>
            </w:pPr>
            <w:r w:rsidRPr="00652122">
              <w:rPr>
                <w:rFonts w:ascii="Arial" w:eastAsia="ＭＳ Ｐゴシック" w:hAnsi="Arial" w:cs="Arial"/>
                <w:b/>
                <w:bCs/>
                <w:sz w:val="18"/>
                <w:szCs w:val="18"/>
                <w:lang w:eastAsia="ja-JP"/>
              </w:rPr>
              <w:t>0.019</w:t>
            </w:r>
          </w:p>
        </w:tc>
      </w:tr>
      <w:tr w:rsidR="00FF2E33" w:rsidRPr="00651421" w14:paraId="16E9A5B1" w14:textId="77777777" w:rsidTr="00652122">
        <w:trPr>
          <w:trHeight w:val="240"/>
        </w:trPr>
        <w:tc>
          <w:tcPr>
            <w:tcW w:w="2600" w:type="dxa"/>
            <w:tcBorders>
              <w:top w:val="nil"/>
              <w:left w:val="nil"/>
              <w:bottom w:val="nil"/>
              <w:right w:val="nil"/>
            </w:tcBorders>
            <w:noWrap/>
            <w:vAlign w:val="bottom"/>
            <w:hideMark/>
          </w:tcPr>
          <w:p w14:paraId="233E65AF" w14:textId="77777777" w:rsidR="00FF2E33" w:rsidRPr="00651421" w:rsidRDefault="00FF2E33" w:rsidP="00652122">
            <w:pPr>
              <w:suppressAutoHyphens w:val="0"/>
              <w:spacing w:before="0" w:after="0" w:line="240" w:lineRule="auto"/>
              <w:ind w:firstLine="0"/>
              <w:jc w:val="center"/>
              <w:rPr>
                <w:rFonts w:ascii="Arial" w:eastAsia="ＭＳ Ｐゴシック" w:hAnsi="Arial" w:cs="Arial"/>
                <w:b/>
                <w:bCs/>
                <w:sz w:val="20"/>
                <w:szCs w:val="20"/>
                <w:lang w:eastAsia="ja-JP"/>
              </w:rPr>
            </w:pPr>
          </w:p>
        </w:tc>
        <w:tc>
          <w:tcPr>
            <w:tcW w:w="1200" w:type="dxa"/>
            <w:tcBorders>
              <w:top w:val="nil"/>
              <w:left w:val="nil"/>
              <w:bottom w:val="nil"/>
              <w:right w:val="nil"/>
            </w:tcBorders>
            <w:noWrap/>
            <w:vAlign w:val="bottom"/>
            <w:hideMark/>
          </w:tcPr>
          <w:p w14:paraId="2BCFBA13" w14:textId="77777777" w:rsidR="00FF2E33" w:rsidRPr="00651421" w:rsidRDefault="00FF2E33" w:rsidP="00652122">
            <w:pPr>
              <w:suppressAutoHyphens w:val="0"/>
              <w:spacing w:before="0" w:after="0" w:line="240" w:lineRule="auto"/>
              <w:ind w:firstLine="0"/>
              <w:rPr>
                <w:sz w:val="20"/>
                <w:szCs w:val="20"/>
                <w:lang w:eastAsia="ja-JP"/>
              </w:rPr>
            </w:pPr>
          </w:p>
        </w:tc>
        <w:tc>
          <w:tcPr>
            <w:tcW w:w="3140" w:type="dxa"/>
            <w:tcBorders>
              <w:top w:val="nil"/>
              <w:left w:val="nil"/>
              <w:bottom w:val="nil"/>
              <w:right w:val="nil"/>
            </w:tcBorders>
            <w:noWrap/>
            <w:vAlign w:val="bottom"/>
            <w:hideMark/>
          </w:tcPr>
          <w:p w14:paraId="5B223A06" w14:textId="77777777" w:rsidR="00FF2E33" w:rsidRPr="00651421" w:rsidRDefault="00FF2E33" w:rsidP="00652122">
            <w:pPr>
              <w:suppressAutoHyphens w:val="0"/>
              <w:spacing w:before="0" w:after="0" w:line="240" w:lineRule="auto"/>
              <w:ind w:firstLine="0"/>
              <w:jc w:val="center"/>
              <w:rPr>
                <w:sz w:val="20"/>
                <w:szCs w:val="20"/>
                <w:lang w:eastAsia="ja-JP"/>
              </w:rPr>
            </w:pPr>
          </w:p>
        </w:tc>
        <w:tc>
          <w:tcPr>
            <w:tcW w:w="2274" w:type="dxa"/>
            <w:tcBorders>
              <w:top w:val="nil"/>
              <w:left w:val="nil"/>
              <w:bottom w:val="nil"/>
              <w:right w:val="nil"/>
            </w:tcBorders>
            <w:noWrap/>
            <w:vAlign w:val="bottom"/>
            <w:hideMark/>
          </w:tcPr>
          <w:p w14:paraId="4B18F130" w14:textId="77777777" w:rsidR="00FF2E33" w:rsidRPr="00651421" w:rsidRDefault="00FF2E33" w:rsidP="00652122">
            <w:pPr>
              <w:suppressAutoHyphens w:val="0"/>
              <w:spacing w:before="0" w:after="0" w:line="240" w:lineRule="auto"/>
              <w:ind w:firstLine="0"/>
              <w:jc w:val="center"/>
              <w:rPr>
                <w:sz w:val="20"/>
                <w:szCs w:val="20"/>
                <w:lang w:eastAsia="ja-JP"/>
              </w:rPr>
            </w:pPr>
          </w:p>
        </w:tc>
      </w:tr>
      <w:tr w:rsidR="00FF2E33" w:rsidRPr="00651421" w14:paraId="4634DB23" w14:textId="77777777" w:rsidTr="00652122">
        <w:trPr>
          <w:trHeight w:val="264"/>
        </w:trPr>
        <w:tc>
          <w:tcPr>
            <w:tcW w:w="2600" w:type="dxa"/>
            <w:tcBorders>
              <w:top w:val="nil"/>
              <w:left w:val="nil"/>
              <w:bottom w:val="nil"/>
              <w:right w:val="nil"/>
            </w:tcBorders>
            <w:noWrap/>
            <w:vAlign w:val="bottom"/>
            <w:hideMark/>
          </w:tcPr>
          <w:p w14:paraId="1C863651" w14:textId="77777777" w:rsidR="00FF2E33" w:rsidRPr="00651421" w:rsidRDefault="00FF2E33" w:rsidP="00652122">
            <w:pPr>
              <w:suppressAutoHyphens w:val="0"/>
              <w:spacing w:before="0" w:after="0" w:line="240" w:lineRule="auto"/>
              <w:ind w:firstLine="0"/>
              <w:rPr>
                <w:rFonts w:ascii="Arial" w:eastAsia="ＭＳ Ｐゴシック" w:hAnsi="Arial" w:cs="Arial"/>
                <w:b/>
                <w:bCs/>
                <w:sz w:val="20"/>
                <w:szCs w:val="20"/>
                <w:lang w:eastAsia="ja-JP"/>
              </w:rPr>
            </w:pPr>
            <w:r w:rsidRPr="00651421">
              <w:rPr>
                <w:rFonts w:ascii="Arial" w:eastAsia="ＭＳ Ｐゴシック" w:hAnsi="Arial" w:cs="Arial"/>
                <w:b/>
                <w:bCs/>
                <w:sz w:val="20"/>
                <w:szCs w:val="20"/>
                <w:lang w:eastAsia="ja-JP"/>
              </w:rPr>
              <w:t>(b) By species</w:t>
            </w:r>
          </w:p>
        </w:tc>
        <w:tc>
          <w:tcPr>
            <w:tcW w:w="1200" w:type="dxa"/>
            <w:tcBorders>
              <w:top w:val="nil"/>
              <w:left w:val="nil"/>
              <w:bottom w:val="nil"/>
              <w:right w:val="nil"/>
            </w:tcBorders>
            <w:noWrap/>
            <w:vAlign w:val="bottom"/>
            <w:hideMark/>
          </w:tcPr>
          <w:p w14:paraId="63DE920C" w14:textId="77777777" w:rsidR="00FF2E33" w:rsidRPr="00651421" w:rsidRDefault="00FF2E33" w:rsidP="00652122">
            <w:pPr>
              <w:suppressAutoHyphens w:val="0"/>
              <w:spacing w:before="0" w:after="0" w:line="240" w:lineRule="auto"/>
              <w:ind w:firstLine="0"/>
              <w:rPr>
                <w:rFonts w:ascii="Arial" w:eastAsia="ＭＳ Ｐゴシック" w:hAnsi="Arial" w:cs="Arial"/>
                <w:b/>
                <w:bCs/>
                <w:sz w:val="20"/>
                <w:szCs w:val="20"/>
                <w:lang w:eastAsia="ja-JP"/>
              </w:rPr>
            </w:pPr>
          </w:p>
        </w:tc>
        <w:tc>
          <w:tcPr>
            <w:tcW w:w="3140" w:type="dxa"/>
            <w:tcBorders>
              <w:top w:val="nil"/>
              <w:left w:val="nil"/>
              <w:bottom w:val="nil"/>
              <w:right w:val="nil"/>
            </w:tcBorders>
            <w:noWrap/>
            <w:vAlign w:val="bottom"/>
            <w:hideMark/>
          </w:tcPr>
          <w:p w14:paraId="6C95C148" w14:textId="77777777" w:rsidR="00FF2E33" w:rsidRPr="00651421" w:rsidRDefault="00FF2E33" w:rsidP="00652122">
            <w:pPr>
              <w:suppressAutoHyphens w:val="0"/>
              <w:spacing w:before="0" w:after="0" w:line="240" w:lineRule="auto"/>
              <w:ind w:firstLine="0"/>
              <w:jc w:val="center"/>
              <w:rPr>
                <w:sz w:val="20"/>
                <w:szCs w:val="20"/>
                <w:lang w:eastAsia="ja-JP"/>
              </w:rPr>
            </w:pPr>
          </w:p>
        </w:tc>
        <w:tc>
          <w:tcPr>
            <w:tcW w:w="2274" w:type="dxa"/>
            <w:tcBorders>
              <w:top w:val="nil"/>
              <w:left w:val="nil"/>
              <w:bottom w:val="nil"/>
              <w:right w:val="nil"/>
            </w:tcBorders>
            <w:noWrap/>
            <w:vAlign w:val="bottom"/>
            <w:hideMark/>
          </w:tcPr>
          <w:p w14:paraId="4824C8B6" w14:textId="77777777" w:rsidR="00FF2E33" w:rsidRPr="00651421" w:rsidRDefault="00FF2E33" w:rsidP="00652122">
            <w:pPr>
              <w:suppressAutoHyphens w:val="0"/>
              <w:spacing w:before="0" w:after="0" w:line="240" w:lineRule="auto"/>
              <w:ind w:firstLine="0"/>
              <w:jc w:val="center"/>
              <w:rPr>
                <w:sz w:val="20"/>
                <w:szCs w:val="20"/>
                <w:lang w:eastAsia="ja-JP"/>
              </w:rPr>
            </w:pPr>
          </w:p>
        </w:tc>
      </w:tr>
      <w:tr w:rsidR="00FF2E33" w:rsidRPr="00651421" w14:paraId="112050C4" w14:textId="77777777" w:rsidTr="00652122">
        <w:trPr>
          <w:trHeight w:val="264"/>
        </w:trPr>
        <w:tc>
          <w:tcPr>
            <w:tcW w:w="2600" w:type="dxa"/>
            <w:tcBorders>
              <w:top w:val="single" w:sz="4" w:space="0" w:color="auto"/>
              <w:left w:val="nil"/>
              <w:bottom w:val="single" w:sz="4" w:space="0" w:color="auto"/>
              <w:right w:val="nil"/>
            </w:tcBorders>
            <w:vAlign w:val="center"/>
            <w:hideMark/>
          </w:tcPr>
          <w:p w14:paraId="74C7B291"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b/>
                <w:bCs/>
                <w:sz w:val="18"/>
                <w:szCs w:val="18"/>
                <w:lang w:eastAsia="ja-JP"/>
              </w:rPr>
            </w:pPr>
            <w:r w:rsidRPr="00652122">
              <w:rPr>
                <w:rFonts w:ascii="Arial" w:eastAsia="ＭＳ Ｐゴシック" w:hAnsi="Arial" w:cs="Arial"/>
                <w:b/>
                <w:bCs/>
                <w:sz w:val="18"/>
                <w:szCs w:val="18"/>
                <w:lang w:eastAsia="ja-JP"/>
              </w:rPr>
              <w:t>Species</w:t>
            </w:r>
          </w:p>
        </w:tc>
        <w:tc>
          <w:tcPr>
            <w:tcW w:w="1200" w:type="dxa"/>
            <w:tcBorders>
              <w:top w:val="single" w:sz="4" w:space="0" w:color="auto"/>
              <w:left w:val="nil"/>
              <w:bottom w:val="single" w:sz="4" w:space="0" w:color="auto"/>
              <w:right w:val="nil"/>
            </w:tcBorders>
            <w:vAlign w:val="center"/>
            <w:hideMark/>
          </w:tcPr>
          <w:p w14:paraId="2C1A5140"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b/>
                <w:bCs/>
                <w:sz w:val="18"/>
                <w:szCs w:val="18"/>
                <w:lang w:eastAsia="ja-JP"/>
              </w:rPr>
            </w:pPr>
            <w:r w:rsidRPr="00652122">
              <w:rPr>
                <w:rFonts w:ascii="Arial" w:eastAsia="ＭＳ Ｐゴシック" w:hAnsi="Arial" w:cs="Arial"/>
                <w:b/>
                <w:bCs/>
                <w:sz w:val="18"/>
                <w:szCs w:val="18"/>
                <w:lang w:eastAsia="ja-JP"/>
              </w:rPr>
              <w:t>Slope (/WI)</w:t>
            </w:r>
          </w:p>
        </w:tc>
        <w:tc>
          <w:tcPr>
            <w:tcW w:w="3140" w:type="dxa"/>
            <w:tcBorders>
              <w:top w:val="single" w:sz="4" w:space="0" w:color="auto"/>
              <w:left w:val="nil"/>
              <w:bottom w:val="single" w:sz="4" w:space="0" w:color="auto"/>
              <w:right w:val="nil"/>
            </w:tcBorders>
            <w:vAlign w:val="center"/>
            <w:hideMark/>
          </w:tcPr>
          <w:p w14:paraId="08ABBF5F"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b/>
                <w:bCs/>
                <w:sz w:val="18"/>
                <w:szCs w:val="18"/>
                <w:lang w:eastAsia="ja-JP"/>
              </w:rPr>
            </w:pPr>
            <w:r w:rsidRPr="00652122">
              <w:rPr>
                <w:rFonts w:ascii="Arial" w:eastAsia="ＭＳ Ｐゴシック" w:hAnsi="Arial" w:cs="Arial"/>
                <w:b/>
                <w:bCs/>
                <w:sz w:val="18"/>
                <w:szCs w:val="18"/>
                <w:lang w:eastAsia="ja-JP"/>
              </w:rPr>
              <w:t>Comparison</w:t>
            </w:r>
          </w:p>
        </w:tc>
        <w:tc>
          <w:tcPr>
            <w:tcW w:w="2274" w:type="dxa"/>
            <w:tcBorders>
              <w:top w:val="single" w:sz="4" w:space="0" w:color="auto"/>
              <w:left w:val="nil"/>
              <w:bottom w:val="single" w:sz="4" w:space="0" w:color="auto"/>
              <w:right w:val="nil"/>
            </w:tcBorders>
            <w:vAlign w:val="center"/>
            <w:hideMark/>
          </w:tcPr>
          <w:p w14:paraId="3FD95F0D"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b/>
                <w:bCs/>
                <w:i/>
                <w:iCs/>
                <w:sz w:val="18"/>
                <w:szCs w:val="18"/>
                <w:lang w:eastAsia="ja-JP"/>
              </w:rPr>
            </w:pPr>
            <w:r w:rsidRPr="00652122">
              <w:rPr>
                <w:rFonts w:ascii="Arial" w:eastAsia="ＭＳ Ｐゴシック" w:hAnsi="Arial" w:cs="Arial"/>
                <w:b/>
                <w:bCs/>
                <w:i/>
                <w:iCs/>
                <w:sz w:val="18"/>
                <w:szCs w:val="18"/>
                <w:lang w:eastAsia="ja-JP"/>
              </w:rPr>
              <w:t>p</w:t>
            </w:r>
          </w:p>
        </w:tc>
      </w:tr>
      <w:tr w:rsidR="00FF2E33" w:rsidRPr="00651421" w14:paraId="1CF78BE6" w14:textId="77777777" w:rsidTr="00652122">
        <w:trPr>
          <w:trHeight w:val="264"/>
        </w:trPr>
        <w:tc>
          <w:tcPr>
            <w:tcW w:w="2600" w:type="dxa"/>
            <w:tcBorders>
              <w:top w:val="nil"/>
              <w:left w:val="nil"/>
              <w:bottom w:val="nil"/>
              <w:right w:val="nil"/>
            </w:tcBorders>
            <w:vAlign w:val="center"/>
            <w:hideMark/>
          </w:tcPr>
          <w:p w14:paraId="1FC716EB" w14:textId="77777777" w:rsidR="00FF2E33" w:rsidRPr="00652122" w:rsidRDefault="00FF2E33" w:rsidP="00652122">
            <w:pPr>
              <w:suppressAutoHyphens w:val="0"/>
              <w:spacing w:before="0" w:after="0" w:line="240" w:lineRule="auto"/>
              <w:ind w:firstLine="0"/>
              <w:rPr>
                <w:rFonts w:ascii="Arial" w:eastAsia="ＭＳ Ｐゴシック" w:hAnsi="Arial" w:cs="Arial"/>
                <w:i/>
                <w:iCs/>
                <w:sz w:val="18"/>
                <w:szCs w:val="18"/>
                <w:lang w:eastAsia="ja-JP"/>
              </w:rPr>
            </w:pPr>
            <w:r w:rsidRPr="00652122">
              <w:rPr>
                <w:rFonts w:ascii="Arial" w:eastAsia="ＭＳ Ｐゴシック" w:hAnsi="Arial" w:cs="Arial"/>
                <w:i/>
                <w:iCs/>
                <w:sz w:val="18"/>
                <w:szCs w:val="18"/>
                <w:lang w:eastAsia="ja-JP"/>
              </w:rPr>
              <w:t>Fagus crenata</w:t>
            </w:r>
          </w:p>
        </w:tc>
        <w:tc>
          <w:tcPr>
            <w:tcW w:w="1200" w:type="dxa"/>
            <w:tcBorders>
              <w:top w:val="nil"/>
              <w:left w:val="nil"/>
              <w:bottom w:val="nil"/>
              <w:right w:val="nil"/>
            </w:tcBorders>
            <w:vAlign w:val="center"/>
            <w:hideMark/>
          </w:tcPr>
          <w:p w14:paraId="33C6F330"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0.034</w:t>
            </w:r>
          </w:p>
        </w:tc>
        <w:tc>
          <w:tcPr>
            <w:tcW w:w="3140" w:type="dxa"/>
            <w:tcBorders>
              <w:top w:val="nil"/>
              <w:left w:val="nil"/>
              <w:bottom w:val="nil"/>
              <w:right w:val="nil"/>
            </w:tcBorders>
            <w:vAlign w:val="center"/>
            <w:hideMark/>
          </w:tcPr>
          <w:p w14:paraId="726C4CA7"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i/>
                <w:iCs/>
                <w:sz w:val="18"/>
                <w:szCs w:val="18"/>
                <w:lang w:eastAsia="ja-JP"/>
              </w:rPr>
            </w:pPr>
            <w:r w:rsidRPr="00652122">
              <w:rPr>
                <w:rFonts w:ascii="Arial" w:eastAsia="ＭＳ Ｐゴシック" w:hAnsi="Arial" w:cs="Arial"/>
                <w:i/>
                <w:iCs/>
                <w:sz w:val="18"/>
                <w:szCs w:val="18"/>
                <w:lang w:eastAsia="ja-JP"/>
              </w:rPr>
              <w:t>F. crenata</w:t>
            </w:r>
            <w:r w:rsidRPr="00652122">
              <w:rPr>
                <w:rFonts w:ascii="Arial" w:eastAsia="ＭＳ Ｐゴシック" w:hAnsi="Arial" w:cs="Arial"/>
                <w:sz w:val="18"/>
                <w:szCs w:val="18"/>
                <w:lang w:eastAsia="ja-JP"/>
              </w:rPr>
              <w:t xml:space="preserve"> vs. </w:t>
            </w:r>
            <w:r w:rsidRPr="00652122">
              <w:rPr>
                <w:rFonts w:ascii="Arial" w:eastAsia="ＭＳ Ｐゴシック" w:hAnsi="Arial" w:cs="Arial"/>
                <w:i/>
                <w:iCs/>
                <w:sz w:val="18"/>
                <w:szCs w:val="18"/>
                <w:lang w:eastAsia="ja-JP"/>
              </w:rPr>
              <w:t xml:space="preserve">C. japonica </w:t>
            </w:r>
          </w:p>
        </w:tc>
        <w:tc>
          <w:tcPr>
            <w:tcW w:w="2274" w:type="dxa"/>
            <w:tcBorders>
              <w:top w:val="nil"/>
              <w:left w:val="nil"/>
              <w:bottom w:val="nil"/>
              <w:right w:val="nil"/>
            </w:tcBorders>
            <w:vAlign w:val="center"/>
            <w:hideMark/>
          </w:tcPr>
          <w:p w14:paraId="3FC5A92A"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0.092</w:t>
            </w:r>
          </w:p>
        </w:tc>
      </w:tr>
      <w:tr w:rsidR="00FF2E33" w:rsidRPr="00651421" w14:paraId="77856FE7" w14:textId="77777777" w:rsidTr="00652122">
        <w:trPr>
          <w:trHeight w:val="264"/>
        </w:trPr>
        <w:tc>
          <w:tcPr>
            <w:tcW w:w="2600" w:type="dxa"/>
            <w:tcBorders>
              <w:top w:val="nil"/>
              <w:left w:val="nil"/>
              <w:bottom w:val="nil"/>
              <w:right w:val="nil"/>
            </w:tcBorders>
            <w:vAlign w:val="center"/>
            <w:hideMark/>
          </w:tcPr>
          <w:p w14:paraId="5FBEAFA6" w14:textId="77777777" w:rsidR="00FF2E33" w:rsidRPr="00652122" w:rsidRDefault="00FF2E33" w:rsidP="00652122">
            <w:pPr>
              <w:suppressAutoHyphens w:val="0"/>
              <w:spacing w:before="0" w:after="0" w:line="240" w:lineRule="auto"/>
              <w:ind w:firstLine="0"/>
              <w:rPr>
                <w:rFonts w:ascii="Arial" w:eastAsia="ＭＳ Ｐゴシック" w:hAnsi="Arial" w:cs="Arial"/>
                <w:i/>
                <w:iCs/>
                <w:sz w:val="18"/>
                <w:szCs w:val="18"/>
                <w:lang w:eastAsia="ja-JP"/>
              </w:rPr>
            </w:pPr>
            <w:r w:rsidRPr="00652122">
              <w:rPr>
                <w:rFonts w:ascii="Arial" w:eastAsia="ＭＳ Ｐゴシック" w:hAnsi="Arial" w:cs="Arial"/>
                <w:i/>
                <w:iCs/>
                <w:sz w:val="18"/>
                <w:szCs w:val="18"/>
                <w:lang w:eastAsia="ja-JP"/>
              </w:rPr>
              <w:t>Cryptomeria japonica</w:t>
            </w:r>
          </w:p>
        </w:tc>
        <w:tc>
          <w:tcPr>
            <w:tcW w:w="1200" w:type="dxa"/>
            <w:tcBorders>
              <w:top w:val="nil"/>
              <w:left w:val="nil"/>
              <w:bottom w:val="nil"/>
              <w:right w:val="nil"/>
            </w:tcBorders>
            <w:vAlign w:val="center"/>
            <w:hideMark/>
          </w:tcPr>
          <w:p w14:paraId="31655CE1"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0.002</w:t>
            </w:r>
          </w:p>
        </w:tc>
        <w:tc>
          <w:tcPr>
            <w:tcW w:w="3140" w:type="dxa"/>
            <w:tcBorders>
              <w:top w:val="nil"/>
              <w:left w:val="nil"/>
              <w:bottom w:val="nil"/>
              <w:right w:val="nil"/>
            </w:tcBorders>
            <w:vAlign w:val="center"/>
            <w:hideMark/>
          </w:tcPr>
          <w:p w14:paraId="18A8FAF5"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i/>
                <w:iCs/>
                <w:sz w:val="18"/>
                <w:szCs w:val="18"/>
                <w:lang w:eastAsia="ja-JP"/>
              </w:rPr>
            </w:pPr>
            <w:r w:rsidRPr="00652122">
              <w:rPr>
                <w:rFonts w:ascii="Arial" w:eastAsia="ＭＳ Ｐゴシック" w:hAnsi="Arial" w:cs="Arial"/>
                <w:i/>
                <w:iCs/>
                <w:sz w:val="18"/>
                <w:szCs w:val="18"/>
                <w:lang w:eastAsia="ja-JP"/>
              </w:rPr>
              <w:t>C. japonica</w:t>
            </w:r>
            <w:r w:rsidRPr="00652122">
              <w:rPr>
                <w:rFonts w:ascii="Arial" w:eastAsia="ＭＳ Ｐゴシック" w:hAnsi="Arial" w:cs="Arial"/>
                <w:sz w:val="18"/>
                <w:szCs w:val="18"/>
                <w:lang w:eastAsia="ja-JP"/>
              </w:rPr>
              <w:t xml:space="preserve"> vs.</w:t>
            </w:r>
            <w:r w:rsidRPr="00652122">
              <w:rPr>
                <w:rFonts w:ascii="Arial" w:eastAsia="ＭＳ Ｐゴシック" w:hAnsi="Arial" w:cs="Arial"/>
                <w:i/>
                <w:iCs/>
                <w:sz w:val="18"/>
                <w:szCs w:val="18"/>
                <w:lang w:eastAsia="ja-JP"/>
              </w:rPr>
              <w:t xml:space="preserve"> A. </w:t>
            </w:r>
            <w:proofErr w:type="spellStart"/>
            <w:r w:rsidRPr="00652122">
              <w:rPr>
                <w:rFonts w:ascii="Arial" w:eastAsia="ＭＳ Ｐゴシック" w:hAnsi="Arial" w:cs="Arial"/>
                <w:i/>
                <w:iCs/>
                <w:sz w:val="18"/>
                <w:szCs w:val="18"/>
                <w:lang w:eastAsia="ja-JP"/>
              </w:rPr>
              <w:t>mariesii</w:t>
            </w:r>
            <w:proofErr w:type="spellEnd"/>
          </w:p>
        </w:tc>
        <w:tc>
          <w:tcPr>
            <w:tcW w:w="2274" w:type="dxa"/>
            <w:tcBorders>
              <w:top w:val="nil"/>
              <w:left w:val="nil"/>
              <w:bottom w:val="nil"/>
              <w:right w:val="nil"/>
            </w:tcBorders>
            <w:vAlign w:val="center"/>
            <w:hideMark/>
          </w:tcPr>
          <w:p w14:paraId="25B04CF7"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0.165</w:t>
            </w:r>
          </w:p>
        </w:tc>
      </w:tr>
      <w:tr w:rsidR="00FF2E33" w:rsidRPr="00651421" w14:paraId="44355271" w14:textId="77777777" w:rsidTr="00652122">
        <w:trPr>
          <w:trHeight w:val="264"/>
        </w:trPr>
        <w:tc>
          <w:tcPr>
            <w:tcW w:w="2600" w:type="dxa"/>
            <w:tcBorders>
              <w:top w:val="nil"/>
              <w:left w:val="nil"/>
              <w:bottom w:val="single" w:sz="4" w:space="0" w:color="auto"/>
              <w:right w:val="nil"/>
            </w:tcBorders>
            <w:vAlign w:val="center"/>
            <w:hideMark/>
          </w:tcPr>
          <w:p w14:paraId="5522D865" w14:textId="77777777" w:rsidR="00FF2E33" w:rsidRPr="00652122" w:rsidRDefault="00FF2E33" w:rsidP="00652122">
            <w:pPr>
              <w:suppressAutoHyphens w:val="0"/>
              <w:spacing w:before="0" w:after="0" w:line="240" w:lineRule="auto"/>
              <w:ind w:firstLine="0"/>
              <w:rPr>
                <w:rFonts w:ascii="Arial" w:eastAsia="ＭＳ Ｐゴシック" w:hAnsi="Arial" w:cs="Arial"/>
                <w:i/>
                <w:iCs/>
                <w:sz w:val="18"/>
                <w:szCs w:val="18"/>
                <w:lang w:eastAsia="ja-JP"/>
              </w:rPr>
            </w:pPr>
            <w:r w:rsidRPr="00652122">
              <w:rPr>
                <w:rFonts w:ascii="Arial" w:eastAsia="ＭＳ Ｐゴシック" w:hAnsi="Arial" w:cs="Arial"/>
                <w:i/>
                <w:iCs/>
                <w:sz w:val="18"/>
                <w:szCs w:val="18"/>
                <w:lang w:eastAsia="ja-JP"/>
              </w:rPr>
              <w:t xml:space="preserve">Abies </w:t>
            </w:r>
            <w:proofErr w:type="spellStart"/>
            <w:r w:rsidRPr="00652122">
              <w:rPr>
                <w:rFonts w:ascii="Arial" w:eastAsia="ＭＳ Ｐゴシック" w:hAnsi="Arial" w:cs="Arial"/>
                <w:i/>
                <w:iCs/>
                <w:sz w:val="18"/>
                <w:szCs w:val="18"/>
                <w:lang w:eastAsia="ja-JP"/>
              </w:rPr>
              <w:t>mariesii</w:t>
            </w:r>
            <w:proofErr w:type="spellEnd"/>
          </w:p>
        </w:tc>
        <w:tc>
          <w:tcPr>
            <w:tcW w:w="1200" w:type="dxa"/>
            <w:tcBorders>
              <w:top w:val="nil"/>
              <w:left w:val="nil"/>
              <w:bottom w:val="single" w:sz="4" w:space="0" w:color="auto"/>
              <w:right w:val="nil"/>
            </w:tcBorders>
            <w:vAlign w:val="center"/>
            <w:hideMark/>
          </w:tcPr>
          <w:p w14:paraId="34D46EB0"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Noto Sans CJK JP" w:eastAsia="ＭＳ Ｐゴシック" w:hAnsi="Noto Sans CJK JP" w:cs="Arial"/>
                <w:sz w:val="18"/>
                <w:szCs w:val="18"/>
                <w:lang w:eastAsia="ja-JP"/>
              </w:rPr>
              <w:t>−</w:t>
            </w:r>
            <w:r w:rsidRPr="00652122">
              <w:rPr>
                <w:rFonts w:ascii="Arial" w:eastAsia="ＭＳ Ｐゴシック" w:hAnsi="Arial" w:cs="Arial"/>
                <w:sz w:val="18"/>
                <w:szCs w:val="18"/>
                <w:lang w:eastAsia="ja-JP"/>
              </w:rPr>
              <w:t>0.024</w:t>
            </w:r>
          </w:p>
        </w:tc>
        <w:tc>
          <w:tcPr>
            <w:tcW w:w="3140" w:type="dxa"/>
            <w:tcBorders>
              <w:top w:val="nil"/>
              <w:left w:val="nil"/>
              <w:bottom w:val="single" w:sz="4" w:space="0" w:color="auto"/>
              <w:right w:val="nil"/>
            </w:tcBorders>
            <w:vAlign w:val="center"/>
            <w:hideMark/>
          </w:tcPr>
          <w:p w14:paraId="54A7212A"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i/>
                <w:iCs/>
                <w:sz w:val="18"/>
                <w:szCs w:val="18"/>
                <w:lang w:val="fi-FI" w:eastAsia="ja-JP"/>
              </w:rPr>
            </w:pPr>
            <w:r w:rsidRPr="00652122">
              <w:rPr>
                <w:rFonts w:ascii="Arial" w:eastAsia="ＭＳ Ｐゴシック" w:hAnsi="Arial" w:cs="Arial"/>
                <w:i/>
                <w:iCs/>
                <w:sz w:val="18"/>
                <w:szCs w:val="18"/>
                <w:lang w:val="fi-FI" w:eastAsia="ja-JP"/>
              </w:rPr>
              <w:t>A. mariesii</w:t>
            </w:r>
            <w:r w:rsidRPr="00652122">
              <w:rPr>
                <w:rFonts w:ascii="Arial" w:eastAsia="ＭＳ Ｐゴシック" w:hAnsi="Arial" w:cs="Arial"/>
                <w:sz w:val="18"/>
                <w:szCs w:val="18"/>
                <w:lang w:val="fi-FI" w:eastAsia="ja-JP"/>
              </w:rPr>
              <w:t xml:space="preserve"> vs. </w:t>
            </w:r>
            <w:r w:rsidRPr="00652122">
              <w:rPr>
                <w:rFonts w:ascii="Arial" w:eastAsia="ＭＳ Ｐゴシック" w:hAnsi="Arial" w:cs="Arial"/>
                <w:i/>
                <w:iCs/>
                <w:sz w:val="18"/>
                <w:szCs w:val="18"/>
                <w:lang w:val="fi-FI" w:eastAsia="ja-JP"/>
              </w:rPr>
              <w:t>F. crenata</w:t>
            </w:r>
          </w:p>
        </w:tc>
        <w:tc>
          <w:tcPr>
            <w:tcW w:w="2274" w:type="dxa"/>
            <w:tcBorders>
              <w:top w:val="nil"/>
              <w:left w:val="nil"/>
              <w:bottom w:val="single" w:sz="4" w:space="0" w:color="auto"/>
              <w:right w:val="nil"/>
            </w:tcBorders>
            <w:vAlign w:val="center"/>
            <w:hideMark/>
          </w:tcPr>
          <w:p w14:paraId="2AB0302F" w14:textId="77777777" w:rsidR="00FF2E33" w:rsidRPr="00652122" w:rsidRDefault="00FF2E33" w:rsidP="00652122">
            <w:pPr>
              <w:suppressAutoHyphens w:val="0"/>
              <w:spacing w:before="0" w:after="0" w:line="240" w:lineRule="auto"/>
              <w:ind w:firstLine="0"/>
              <w:jc w:val="center"/>
              <w:rPr>
                <w:rFonts w:ascii="Arial" w:eastAsia="ＭＳ Ｐゴシック" w:hAnsi="Arial" w:cs="Arial"/>
                <w:b/>
                <w:bCs/>
                <w:sz w:val="18"/>
                <w:szCs w:val="18"/>
                <w:lang w:eastAsia="ja-JP"/>
              </w:rPr>
            </w:pPr>
            <w:r w:rsidRPr="00652122">
              <w:rPr>
                <w:rFonts w:ascii="Arial" w:eastAsia="ＭＳ Ｐゴシック" w:hAnsi="Arial" w:cs="Arial"/>
                <w:b/>
                <w:bCs/>
                <w:sz w:val="18"/>
                <w:szCs w:val="18"/>
                <w:lang w:eastAsia="ja-JP"/>
              </w:rPr>
              <w:t>0.005</w:t>
            </w:r>
          </w:p>
        </w:tc>
      </w:tr>
      <w:tr w:rsidR="00844B88" w:rsidRPr="00651421" w14:paraId="0E6BEBB5" w14:textId="77777777" w:rsidTr="00652122">
        <w:trPr>
          <w:trHeight w:val="408"/>
        </w:trPr>
        <w:tc>
          <w:tcPr>
            <w:tcW w:w="9214" w:type="dxa"/>
            <w:gridSpan w:val="4"/>
            <w:tcBorders>
              <w:top w:val="single" w:sz="4" w:space="0" w:color="auto"/>
              <w:left w:val="nil"/>
              <w:bottom w:val="nil"/>
              <w:right w:val="nil"/>
            </w:tcBorders>
            <w:vAlign w:val="bottom"/>
            <w:hideMark/>
          </w:tcPr>
          <w:p w14:paraId="4CA88AF2" w14:textId="77777777" w:rsidR="00FF2E33" w:rsidRPr="00651421" w:rsidRDefault="00FF2E33" w:rsidP="00652122">
            <w:pPr>
              <w:suppressAutoHyphens w:val="0"/>
              <w:spacing w:before="0" w:after="0" w:line="240" w:lineRule="auto"/>
              <w:ind w:firstLine="0"/>
              <w:rPr>
                <w:rFonts w:eastAsia="ＭＳ Ｐゴシック"/>
                <w:sz w:val="16"/>
                <w:szCs w:val="16"/>
                <w:lang w:eastAsia="ja-JP"/>
              </w:rPr>
            </w:pPr>
            <w:r w:rsidRPr="00651421">
              <w:rPr>
                <w:rFonts w:eastAsia="ＭＳ Ｐゴシック"/>
                <w:sz w:val="16"/>
                <w:szCs w:val="16"/>
                <w:lang w:eastAsia="ja-JP"/>
              </w:rPr>
              <w:t>Slopes were estimated from ANCOVA with WI as covariate and species group (a) or species (b) as grouping factor (n = 7 survey periods).</w:t>
            </w:r>
            <w:r w:rsidRPr="00651421">
              <w:rPr>
                <w:rFonts w:eastAsia="ＭＳ Ｐゴシック"/>
                <w:sz w:val="16"/>
                <w:szCs w:val="16"/>
                <w:lang w:eastAsia="ja-JP"/>
              </w:rPr>
              <w:br/>
              <w:t xml:space="preserve"> </w:t>
            </w:r>
            <w:r w:rsidRPr="00651421">
              <w:rPr>
                <w:rFonts w:eastAsia="ＭＳ Ｐゴシック"/>
                <w:i/>
                <w:iCs/>
                <w:sz w:val="16"/>
                <w:szCs w:val="16"/>
                <w:lang w:eastAsia="ja-JP"/>
              </w:rPr>
              <w:t>p</w:t>
            </w:r>
            <w:r w:rsidRPr="00651421">
              <w:rPr>
                <w:rFonts w:eastAsia="ＭＳ Ｐゴシック"/>
                <w:sz w:val="16"/>
                <w:szCs w:val="16"/>
                <w:lang w:eastAsia="ja-JP"/>
              </w:rPr>
              <w:t>-values for comparisons are from pairwise slope tests with Bonferroni correction for three comparisons.</w:t>
            </w:r>
          </w:p>
        </w:tc>
      </w:tr>
    </w:tbl>
    <w:p w14:paraId="5D965D7A" w14:textId="77777777" w:rsidR="00FF2E33" w:rsidRDefault="00FF2E33" w:rsidP="00FF2E33">
      <w:pPr>
        <w:pStyle w:val="a0"/>
        <w:rPr>
          <w:rFonts w:eastAsiaTheme="minorEastAsia"/>
          <w:lang w:eastAsia="ja-JP"/>
        </w:rPr>
      </w:pPr>
    </w:p>
    <w:p w14:paraId="14CB5602" w14:textId="649520EA" w:rsidR="00844B88" w:rsidRPr="009C0340" w:rsidRDefault="00844B88" w:rsidP="00844B88">
      <w:pPr>
        <w:pStyle w:val="a0"/>
        <w:rPr>
          <w:rFonts w:eastAsiaTheme="minorEastAsia"/>
          <w:color w:val="EE0000"/>
          <w:lang w:eastAsia="ja-JP"/>
        </w:rPr>
      </w:pPr>
      <w:r w:rsidRPr="009C0340">
        <w:rPr>
          <w:rFonts w:eastAsiaTheme="minorEastAsia"/>
          <w:color w:val="EE0000"/>
          <w:lang w:eastAsia="ja-JP"/>
        </w:rPr>
        <w:t xml:space="preserve">In the Ecotone plot, as </w:t>
      </w:r>
      <w:r w:rsidR="009A53DF">
        <w:rPr>
          <w:rFonts w:eastAsiaTheme="minorEastAsia"/>
          <w:color w:val="EE0000"/>
          <w:lang w:eastAsia="ja-JP"/>
        </w:rPr>
        <w:t>WI</w:t>
      </w:r>
      <w:r w:rsidRPr="009C0340">
        <w:rPr>
          <w:rFonts w:eastAsiaTheme="minorEastAsia"/>
          <w:color w:val="EE0000"/>
          <w:lang w:eastAsia="ja-JP"/>
        </w:rPr>
        <w:t xml:space="preserve"> increased, the basal area ratio of temperate tree species increased (slope +0.004), while that of subarctic tree species decreased (slope −0.017), showing contrasting trends; the difference in slopes was significant (</w:t>
      </w:r>
      <w:r w:rsidRPr="009C0340">
        <w:rPr>
          <w:rFonts w:eastAsiaTheme="minorEastAsia"/>
          <w:i/>
          <w:iCs/>
          <w:color w:val="EE0000"/>
          <w:lang w:eastAsia="ja-JP"/>
        </w:rPr>
        <w:t>p</w:t>
      </w:r>
      <w:r w:rsidRPr="009C0340">
        <w:rPr>
          <w:rFonts w:eastAsiaTheme="minorEastAsia"/>
          <w:color w:val="EE0000"/>
          <w:lang w:eastAsia="ja-JP"/>
        </w:rPr>
        <w:t xml:space="preserve"> = 0.019, Table 5a). Ecotone tree species showed an intermediate response (slope −0.004, </w:t>
      </w:r>
      <w:r w:rsidRPr="009C0340">
        <w:rPr>
          <w:rFonts w:eastAsiaTheme="minorEastAsia"/>
          <w:i/>
          <w:iCs/>
          <w:color w:val="EE0000"/>
          <w:lang w:eastAsia="ja-JP"/>
        </w:rPr>
        <w:t xml:space="preserve">p </w:t>
      </w:r>
      <w:r w:rsidRPr="009C0340">
        <w:rPr>
          <w:rFonts w:eastAsiaTheme="minorEastAsia"/>
          <w:color w:val="EE0000"/>
          <w:lang w:eastAsia="ja-JP"/>
        </w:rPr>
        <w:t>= 0.135).</w:t>
      </w:r>
    </w:p>
    <w:p w14:paraId="57AF4937" w14:textId="0B5AA93F" w:rsidR="00844B88" w:rsidRPr="009C0340" w:rsidRDefault="00844B88" w:rsidP="00141C7A">
      <w:pPr>
        <w:pStyle w:val="a0"/>
        <w:rPr>
          <w:rFonts w:eastAsiaTheme="minorEastAsia"/>
          <w:color w:val="EE0000"/>
          <w:lang w:eastAsia="ja-JP"/>
        </w:rPr>
      </w:pPr>
      <w:r w:rsidRPr="009C0340">
        <w:rPr>
          <w:rFonts w:eastAsiaTheme="minorEastAsia"/>
          <w:color w:val="EE0000"/>
          <w:lang w:eastAsia="ja-JP"/>
        </w:rPr>
        <w:lastRenderedPageBreak/>
        <w:t xml:space="preserve">At the species level, </w:t>
      </w:r>
      <w:r w:rsidRPr="009C0340">
        <w:rPr>
          <w:rFonts w:eastAsiaTheme="minorEastAsia"/>
          <w:i/>
          <w:iCs/>
          <w:color w:val="EE0000"/>
          <w:lang w:eastAsia="ja-JP"/>
        </w:rPr>
        <w:t>F</w:t>
      </w:r>
      <w:r w:rsidR="008F6DB2">
        <w:rPr>
          <w:rFonts w:eastAsiaTheme="minorEastAsia" w:hint="eastAsia"/>
          <w:i/>
          <w:iCs/>
          <w:color w:val="EE0000"/>
          <w:lang w:eastAsia="ja-JP"/>
        </w:rPr>
        <w:t>.</w:t>
      </w:r>
      <w:r w:rsidRPr="009C0340">
        <w:rPr>
          <w:rFonts w:eastAsiaTheme="minorEastAsia"/>
          <w:i/>
          <w:iCs/>
          <w:color w:val="EE0000"/>
          <w:lang w:eastAsia="ja-JP"/>
        </w:rPr>
        <w:t xml:space="preserve"> crenata</w:t>
      </w:r>
      <w:r w:rsidRPr="009C0340">
        <w:rPr>
          <w:rFonts w:eastAsiaTheme="minorEastAsia"/>
          <w:color w:val="EE0000"/>
          <w:lang w:eastAsia="ja-JP"/>
        </w:rPr>
        <w:t xml:space="preserve"> (slope +0.034) and </w:t>
      </w:r>
      <w:r w:rsidRPr="009C0340">
        <w:rPr>
          <w:rFonts w:eastAsiaTheme="minorEastAsia"/>
          <w:i/>
          <w:iCs/>
          <w:color w:val="EE0000"/>
          <w:lang w:eastAsia="ja-JP"/>
        </w:rPr>
        <w:t xml:space="preserve">A. </w:t>
      </w:r>
      <w:proofErr w:type="spellStart"/>
      <w:r w:rsidRPr="009C0340">
        <w:rPr>
          <w:rFonts w:eastAsiaTheme="minorEastAsia"/>
          <w:i/>
          <w:iCs/>
          <w:color w:val="EE0000"/>
          <w:lang w:eastAsia="ja-JP"/>
        </w:rPr>
        <w:t>mariesii</w:t>
      </w:r>
      <w:proofErr w:type="spellEnd"/>
      <w:r w:rsidRPr="009C0340">
        <w:rPr>
          <w:rFonts w:eastAsiaTheme="minorEastAsia"/>
          <w:color w:val="EE0000"/>
          <w:lang w:eastAsia="ja-JP"/>
        </w:rPr>
        <w:t xml:space="preserve"> (slope −0.024) showed contrasting responses to warming, and the difference in their slopes was significant (</w:t>
      </w:r>
      <w:r w:rsidRPr="009C0340">
        <w:rPr>
          <w:rFonts w:eastAsiaTheme="minorEastAsia"/>
          <w:i/>
          <w:iCs/>
          <w:color w:val="EE0000"/>
          <w:lang w:eastAsia="ja-JP"/>
        </w:rPr>
        <w:t xml:space="preserve">p </w:t>
      </w:r>
      <w:r w:rsidRPr="009C0340">
        <w:rPr>
          <w:rFonts w:eastAsiaTheme="minorEastAsia"/>
          <w:color w:val="EE0000"/>
          <w:lang w:eastAsia="ja-JP"/>
        </w:rPr>
        <w:t xml:space="preserve">= 0.005, Table 5b). </w:t>
      </w:r>
      <w:r w:rsidRPr="009C0340">
        <w:rPr>
          <w:rFonts w:eastAsiaTheme="minorEastAsia"/>
          <w:i/>
          <w:iCs/>
          <w:color w:val="EE0000"/>
          <w:lang w:eastAsia="ja-JP"/>
        </w:rPr>
        <w:t>C. japonica</w:t>
      </w:r>
      <w:r w:rsidRPr="009C0340">
        <w:rPr>
          <w:rFonts w:eastAsiaTheme="minorEastAsia"/>
          <w:color w:val="EE0000"/>
          <w:lang w:eastAsia="ja-JP"/>
        </w:rPr>
        <w:t xml:space="preserve"> showed a neutral response (slope +0.002, </w:t>
      </w:r>
      <w:r w:rsidRPr="009C0340">
        <w:rPr>
          <w:rFonts w:eastAsiaTheme="minorEastAsia"/>
          <w:i/>
          <w:iCs/>
          <w:color w:val="EE0000"/>
          <w:lang w:eastAsia="ja-JP"/>
        </w:rPr>
        <w:t>p</w:t>
      </w:r>
      <w:r w:rsidRPr="009C0340">
        <w:rPr>
          <w:rFonts w:eastAsiaTheme="minorEastAsia"/>
          <w:color w:val="EE0000"/>
          <w:lang w:eastAsia="ja-JP"/>
        </w:rPr>
        <w:t xml:space="preserve"> = 0.165).</w:t>
      </w:r>
    </w:p>
    <w:p w14:paraId="4F759D25" w14:textId="59DA3D35" w:rsidR="00F31D4D" w:rsidRPr="009A5DCD" w:rsidRDefault="007337CC" w:rsidP="009A5DCD">
      <w:pPr>
        <w:pStyle w:val="2"/>
      </w:pPr>
      <w:r>
        <w:t>3.</w:t>
      </w:r>
      <w:r w:rsidR="00F36C4F">
        <w:rPr>
          <w:rFonts w:eastAsiaTheme="minorEastAsia" w:hint="eastAsia"/>
        </w:rPr>
        <w:t>4</w:t>
      </w:r>
      <w:r>
        <w:t>. Dynamics of the</w:t>
      </w:r>
      <w:r>
        <w:rPr>
          <w:i/>
          <w:iCs/>
        </w:rPr>
        <w:t xml:space="preserve"> A. </w:t>
      </w:r>
      <w:proofErr w:type="spellStart"/>
      <w:r>
        <w:rPr>
          <w:i/>
          <w:iCs/>
        </w:rPr>
        <w:t>mariesii</w:t>
      </w:r>
      <w:proofErr w:type="spellEnd"/>
      <w:r>
        <w:t xml:space="preserve"> population</w:t>
      </w:r>
    </w:p>
    <w:p w14:paraId="6E1A868E" w14:textId="0E07CCE0" w:rsidR="00F31D4D" w:rsidRPr="009A5DCD" w:rsidRDefault="004D4E07" w:rsidP="009A5DCD">
      <w:pPr>
        <w:pStyle w:val="CaptionedFigure"/>
      </w:pPr>
      <w:r>
        <w:rPr>
          <w:noProof/>
        </w:rPr>
        <w:drawing>
          <wp:inline distT="0" distB="0" distL="0" distR="0" wp14:anchorId="332506DE" wp14:editId="2E8543A6">
            <wp:extent cx="5177790" cy="2702560"/>
            <wp:effectExtent l="0" t="0" r="3810" b="2540"/>
            <wp:docPr id="114422638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7790" cy="2702560"/>
                    </a:xfrm>
                    <a:prstGeom prst="rect">
                      <a:avLst/>
                    </a:prstGeom>
                    <a:noFill/>
                    <a:ln>
                      <a:noFill/>
                    </a:ln>
                  </pic:spPr>
                </pic:pic>
              </a:graphicData>
            </a:graphic>
          </wp:inline>
        </w:drawing>
      </w:r>
    </w:p>
    <w:p w14:paraId="0AA8E7EE" w14:textId="6A9C1360" w:rsidR="00312271" w:rsidRPr="00DE742F" w:rsidRDefault="007337CC" w:rsidP="005562A2">
      <w:pPr>
        <w:pStyle w:val="3"/>
        <w:rPr>
          <w:rFonts w:eastAsia="ＭＳ 明朝"/>
          <w:color w:val="EE0000"/>
          <w:szCs w:val="22"/>
          <w:lang w:eastAsia="ja-JP"/>
        </w:rPr>
      </w:pPr>
      <w:r>
        <w:t>Fig</w:t>
      </w:r>
      <w:r>
        <w:rPr>
          <w:rFonts w:eastAsia="ＭＳ 明朝"/>
          <w:lang w:eastAsia="ja-JP"/>
        </w:rPr>
        <w:t>.</w:t>
      </w:r>
      <w:r>
        <w:t xml:space="preserve"> </w:t>
      </w:r>
      <w:r w:rsidR="00EC5565">
        <w:rPr>
          <w:rFonts w:eastAsia="ＭＳ 明朝" w:hint="eastAsia"/>
          <w:lang w:eastAsia="ja-JP"/>
        </w:rPr>
        <w:t>8</w:t>
      </w:r>
      <w:r>
        <w:t xml:space="preserve">. Distributions of the diameter at breast height of </w:t>
      </w:r>
      <w:r>
        <w:rPr>
          <w:i/>
          <w:iCs/>
        </w:rPr>
        <w:t xml:space="preserve">A. </w:t>
      </w:r>
      <w:proofErr w:type="spellStart"/>
      <w:r>
        <w:rPr>
          <w:i/>
          <w:iCs/>
        </w:rPr>
        <w:t>mariesii</w:t>
      </w:r>
      <w:proofErr w:type="spellEnd"/>
      <w:r>
        <w:t xml:space="preserve"> during the first survey in each plot</w:t>
      </w:r>
      <w:r>
        <w:br/>
      </w:r>
      <w:r w:rsidRPr="00DE742F">
        <w:rPr>
          <w:color w:val="EE0000"/>
        </w:rPr>
        <w:t>The black solid and the diagonal lines indicate trees that had fallen and were still standing during the seventh survey, respectively. This distinction is necessary because the mean-time-to-fall model (Gärtner et al., 2023) used to estimate death years (Section 2.4) requires standing dead trees as input;</w:t>
      </w:r>
      <w:r w:rsidR="00657C05" w:rsidRPr="00DE742F">
        <w:rPr>
          <w:color w:val="EE0000"/>
        </w:rPr>
        <w:t xml:space="preserve"> Dead standing trees that had not fallen by the seventh survey cannot be assigned estimated death years using this approach, as the time elapsed since death is unknown.</w:t>
      </w:r>
    </w:p>
    <w:p w14:paraId="14CCE472" w14:textId="00A03720" w:rsidR="00BD5E25" w:rsidRPr="00180649" w:rsidRDefault="00A36F9D" w:rsidP="006E5ABF">
      <w:pPr>
        <w:pStyle w:val="a0"/>
        <w:ind w:firstLineChars="50" w:firstLine="120"/>
        <w:rPr>
          <w:rFonts w:eastAsia="ＭＳ 明朝"/>
          <w:lang w:eastAsia="ja-JP"/>
        </w:rPr>
      </w:pPr>
      <w:r>
        <w:rPr>
          <w:rFonts w:eastAsia="ＭＳ 明朝"/>
          <w:lang w:eastAsia="ja-JP"/>
        </w:rPr>
        <w:t>In the Ecotone plot, 45.6% of</w:t>
      </w:r>
      <w:r>
        <w:rPr>
          <w:rFonts w:eastAsia="ＭＳ 明朝" w:hint="eastAsia"/>
          <w:lang w:eastAsia="ja-JP"/>
        </w:rPr>
        <w:t xml:space="preserve"> </w:t>
      </w:r>
      <w:r>
        <w:rPr>
          <w:rFonts w:eastAsia="ＭＳ 明朝" w:hint="eastAsia"/>
          <w:i/>
          <w:iCs/>
          <w:lang w:eastAsia="ja-JP"/>
        </w:rPr>
        <w:t>A.</w:t>
      </w:r>
      <w:r>
        <w:rPr>
          <w:rFonts w:eastAsia="ＭＳ 明朝"/>
          <w:i/>
          <w:iCs/>
          <w:lang w:eastAsia="ja-JP"/>
        </w:rPr>
        <w:t xml:space="preserve"> </w:t>
      </w:r>
      <w:proofErr w:type="spellStart"/>
      <w:r>
        <w:rPr>
          <w:rFonts w:eastAsia="ＭＳ 明朝" w:hint="eastAsia"/>
          <w:i/>
          <w:iCs/>
          <w:lang w:eastAsia="ja-JP"/>
        </w:rPr>
        <w:t>mariesii</w:t>
      </w:r>
      <w:proofErr w:type="spellEnd"/>
      <w:r>
        <w:rPr>
          <w:rFonts w:eastAsia="ＭＳ 明朝"/>
          <w:lang w:eastAsia="ja-JP"/>
        </w:rPr>
        <w:t xml:space="preserve"> trees were</w:t>
      </w:r>
      <w:r>
        <w:t xml:space="preserve"> dead </w:t>
      </w:r>
      <w:r>
        <w:rPr>
          <w:rFonts w:eastAsia="ＭＳ 明朝"/>
          <w:lang w:eastAsia="ja-JP"/>
        </w:rPr>
        <w:t xml:space="preserve">standing </w:t>
      </w:r>
      <w:r>
        <w:t xml:space="preserve">during the first period </w:t>
      </w:r>
      <w:r>
        <w:rPr>
          <w:rFonts w:eastAsia="ＭＳ 明朝"/>
          <w:lang w:eastAsia="ja-JP"/>
        </w:rPr>
        <w:t>(basal area: 39%)</w:t>
      </w:r>
      <w:r>
        <w:t>. This proportion was significantly higher than the corresponding proportions in the Subarctic (</w:t>
      </w:r>
      <w:r>
        <w:rPr>
          <w:rFonts w:eastAsia="ＭＳ 明朝"/>
          <w:lang w:eastAsia="ja-JP"/>
        </w:rPr>
        <w:t>8.9</w:t>
      </w:r>
      <w:r>
        <w:t xml:space="preserve">%; </w:t>
      </w:r>
      <w:r>
        <w:rPr>
          <w:rFonts w:eastAsia="ＭＳ 明朝"/>
          <w:lang w:eastAsia="ja-JP"/>
        </w:rPr>
        <w:t xml:space="preserve">basal area: 12.8 %) </w:t>
      </w:r>
      <w:r>
        <w:t>and Timberline (1</w:t>
      </w:r>
      <w:r>
        <w:rPr>
          <w:rFonts w:eastAsia="ＭＳ 明朝"/>
          <w:lang w:eastAsia="ja-JP"/>
        </w:rPr>
        <w:t>1</w:t>
      </w:r>
      <w:r>
        <w:t xml:space="preserve">.4%; </w:t>
      </w:r>
      <w:r>
        <w:rPr>
          <w:rFonts w:eastAsia="ＭＳ 明朝"/>
          <w:lang w:eastAsia="ja-JP"/>
        </w:rPr>
        <w:t>basal area: 16.4%)</w:t>
      </w:r>
      <w:commentRangeStart w:id="104"/>
      <w:r>
        <w:t xml:space="preserve"> </w:t>
      </w:r>
      <w:r w:rsidRPr="00B3767C">
        <w:t>plots (</w:t>
      </w:r>
      <w:r w:rsidRPr="009C0340">
        <w:rPr>
          <w:color w:val="EE0000"/>
        </w:rPr>
        <w:t xml:space="preserve">Tukey’s </w:t>
      </w:r>
      <w:r w:rsidRPr="009C0340">
        <w:rPr>
          <w:color w:val="EE0000"/>
        </w:rPr>
        <w:lastRenderedPageBreak/>
        <w:t xml:space="preserve">multiple comparison </w:t>
      </w:r>
      <w:commentRangeEnd w:id="104"/>
      <w:r w:rsidRPr="009C0340">
        <w:rPr>
          <w:rStyle w:val="afa"/>
          <w:i/>
          <w:color w:val="EE0000"/>
          <w:sz w:val="24"/>
          <w:szCs w:val="24"/>
        </w:rPr>
        <w:commentReference w:id="104"/>
      </w:r>
      <w:r w:rsidRPr="009C0340">
        <w:rPr>
          <w:i/>
          <w:color w:val="EE0000"/>
        </w:rPr>
        <w:t>P</w:t>
      </w:r>
      <w:r w:rsidRPr="009C0340">
        <w:rPr>
          <w:color w:val="EE0000"/>
        </w:rPr>
        <w:t xml:space="preserve"> ≤ </w:t>
      </w:r>
      <w:r w:rsidRPr="009C0340">
        <w:rPr>
          <w:rFonts w:eastAsia="ＭＳ 明朝"/>
          <w:color w:val="EE0000"/>
        </w:rPr>
        <w:t>0.001</w:t>
      </w:r>
      <w:r w:rsidRPr="00B3767C">
        <w:t xml:space="preserve">, Fig. </w:t>
      </w:r>
      <w:r w:rsidR="00810651" w:rsidRPr="009C0340">
        <w:rPr>
          <w:rFonts w:eastAsia="ＭＳ 明朝"/>
          <w:lang w:eastAsia="ja-JP"/>
        </w:rPr>
        <w:t>8</w:t>
      </w:r>
      <w:r w:rsidRPr="00B3767C">
        <w:t>).</w:t>
      </w:r>
      <w:r>
        <w:t xml:space="preserve"> In addition, various diameters of dead </w:t>
      </w:r>
      <w:r>
        <w:rPr>
          <w:i/>
          <w:iCs/>
        </w:rPr>
        <w:t xml:space="preserve">A. </w:t>
      </w:r>
      <w:proofErr w:type="spellStart"/>
      <w:r>
        <w:rPr>
          <w:i/>
          <w:iCs/>
        </w:rPr>
        <w:t>mariesii</w:t>
      </w:r>
      <w:proofErr w:type="spellEnd"/>
      <w:r>
        <w:t xml:space="preserve"> trees were observed in all plots, without any bias in size.</w:t>
      </w:r>
    </w:p>
    <w:p w14:paraId="7931E993" w14:textId="35BF08D9" w:rsidR="00F22AC9" w:rsidRDefault="009F0432" w:rsidP="009961B0">
      <w:pPr>
        <w:pStyle w:val="ImageCaption"/>
        <w:rPr>
          <w:rFonts w:eastAsia="ＭＳ 明朝"/>
          <w:b w:val="0"/>
          <w:bCs w:val="0"/>
          <w:i w:val="0"/>
          <w:lang w:eastAsia="ja-JP"/>
        </w:rPr>
      </w:pPr>
      <w:r>
        <w:rPr>
          <w:rFonts w:eastAsia="ＭＳ 明朝"/>
          <w:b w:val="0"/>
          <w:bCs w:val="0"/>
          <w:i w:val="0"/>
          <w:noProof/>
          <w:lang w:eastAsia="ja-JP"/>
        </w:rPr>
        <w:drawing>
          <wp:inline distT="0" distB="0" distL="0" distR="0" wp14:anchorId="71E3439E" wp14:editId="0D0C44CE">
            <wp:extent cx="4825365" cy="4648200"/>
            <wp:effectExtent l="0" t="0" r="0" b="0"/>
            <wp:docPr id="8048694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69497" name=""/>
                    <pic:cNvPicPr/>
                  </pic:nvPicPr>
                  <pic:blipFill rotWithShape="1">
                    <a:blip r:embed="rId20">
                      <a:extLst>
                        <a:ext uri="{28A0092B-C50C-407E-A947-70E740481C1C}">
                          <a14:useLocalDpi xmlns:a14="http://schemas.microsoft.com/office/drawing/2010/main" val="0"/>
                        </a:ext>
                      </a:extLst>
                    </a:blip>
                    <a:srcRect t="12566"/>
                    <a:stretch>
                      <a:fillRect/>
                    </a:stretch>
                  </pic:blipFill>
                  <pic:spPr bwMode="auto">
                    <a:xfrm>
                      <a:off x="0" y="0"/>
                      <a:ext cx="4825365" cy="4648200"/>
                    </a:xfrm>
                    <a:prstGeom prst="rect">
                      <a:avLst/>
                    </a:prstGeom>
                    <a:ln>
                      <a:noFill/>
                    </a:ln>
                    <a:extLst>
                      <a:ext uri="{53640926-AAD7-44D8-BBD7-CCE9431645EC}">
                        <a14:shadowObscured xmlns:a14="http://schemas.microsoft.com/office/drawing/2010/main"/>
                      </a:ext>
                    </a:extLst>
                  </pic:spPr>
                </pic:pic>
              </a:graphicData>
            </a:graphic>
          </wp:inline>
        </w:drawing>
      </w:r>
    </w:p>
    <w:p w14:paraId="19C63BC2" w14:textId="40CA9FDD" w:rsidR="00F31D4D" w:rsidRPr="00180649" w:rsidRDefault="007337CC" w:rsidP="009A5DCD">
      <w:pPr>
        <w:pStyle w:val="3"/>
      </w:pPr>
      <w:r>
        <w:rPr>
          <w:rFonts w:eastAsia="ＭＳ 明朝"/>
          <w:lang w:eastAsia="ja-JP"/>
        </w:rPr>
        <w:t>Fig. 9</w:t>
      </w:r>
      <w:r>
        <w:t xml:space="preserve">. Changes in the cumulative ratio of dead standing </w:t>
      </w:r>
      <w:r>
        <w:rPr>
          <w:i/>
          <w:iCs/>
        </w:rPr>
        <w:t xml:space="preserve">A. </w:t>
      </w:r>
      <w:proofErr w:type="spellStart"/>
      <w:r>
        <w:rPr>
          <w:i/>
          <w:iCs/>
        </w:rPr>
        <w:t>mariesii</w:t>
      </w:r>
      <w:proofErr w:type="spellEnd"/>
      <w:r>
        <w:t xml:space="preserve"> trees in the Ecotone plot in 2000 and the</w:t>
      </w:r>
      <w:r>
        <w:rPr>
          <w:rFonts w:eastAsia="ＭＳ 明朝"/>
          <w:lang w:eastAsia="ja-JP"/>
        </w:rPr>
        <w:t xml:space="preserve"> estimated frequency of </w:t>
      </w:r>
      <w:r>
        <w:t xml:space="preserve">death </w:t>
      </w:r>
    </w:p>
    <w:p w14:paraId="64EF2E0F" w14:textId="3863C564" w:rsidR="00F31D4D" w:rsidRPr="00894C71" w:rsidRDefault="007337CC" w:rsidP="009A5DCD">
      <w:pPr>
        <w:pStyle w:val="ImageCaption"/>
        <w:rPr>
          <w:rFonts w:eastAsia="ＭＳ 明朝"/>
          <w:i w:val="0"/>
          <w:iCs/>
          <w:sz w:val="22"/>
          <w:lang w:eastAsia="ja-JP"/>
        </w:rPr>
      </w:pPr>
      <w:r>
        <w:rPr>
          <w:i w:val="0"/>
          <w:iCs/>
          <w:sz w:val="22"/>
        </w:rPr>
        <w:t xml:space="preserve">In the Ecotone plot, </w:t>
      </w:r>
      <w:r w:rsidR="00010711">
        <w:rPr>
          <w:rFonts w:eastAsiaTheme="minorEastAsia" w:hint="eastAsia"/>
          <w:i w:val="0"/>
          <w:iCs/>
          <w:sz w:val="22"/>
          <w:lang w:eastAsia="ja-JP"/>
        </w:rPr>
        <w:t>25</w:t>
      </w:r>
      <w:r w:rsidR="00010711">
        <w:rPr>
          <w:i w:val="0"/>
          <w:iCs/>
          <w:sz w:val="22"/>
        </w:rPr>
        <w:t xml:space="preserve"> </w:t>
      </w:r>
      <w:r>
        <w:rPr>
          <w:i w:val="0"/>
          <w:iCs/>
          <w:sz w:val="22"/>
        </w:rPr>
        <w:t xml:space="preserve">dead standing </w:t>
      </w:r>
      <w:r>
        <w:rPr>
          <w:sz w:val="22"/>
        </w:rPr>
        <w:t xml:space="preserve">A. </w:t>
      </w:r>
      <w:proofErr w:type="spellStart"/>
      <w:r>
        <w:rPr>
          <w:sz w:val="22"/>
        </w:rPr>
        <w:t>mariesii</w:t>
      </w:r>
      <w:proofErr w:type="spellEnd"/>
      <w:r>
        <w:rPr>
          <w:i w:val="0"/>
          <w:iCs/>
          <w:sz w:val="22"/>
        </w:rPr>
        <w:t xml:space="preserve"> trees were observed in 2000. By 2024, 88% of them had fallen. The red </w:t>
      </w:r>
      <w:r>
        <w:rPr>
          <w:rFonts w:eastAsia="ＭＳ 明朝" w:hint="eastAsia"/>
          <w:i w:val="0"/>
          <w:iCs/>
          <w:sz w:val="22"/>
          <w:lang w:eastAsia="ja-JP"/>
        </w:rPr>
        <w:t>hist</w:t>
      </w:r>
      <w:r>
        <w:rPr>
          <w:rFonts w:eastAsia="ＭＳ 明朝"/>
          <w:i w:val="0"/>
          <w:iCs/>
          <w:sz w:val="22"/>
          <w:lang w:eastAsia="ja-JP"/>
        </w:rPr>
        <w:t>o</w:t>
      </w:r>
      <w:r>
        <w:rPr>
          <w:rFonts w:eastAsia="ＭＳ 明朝" w:hint="eastAsia"/>
          <w:i w:val="0"/>
          <w:iCs/>
          <w:sz w:val="22"/>
          <w:lang w:eastAsia="ja-JP"/>
        </w:rPr>
        <w:t>gram</w:t>
      </w:r>
      <w:r>
        <w:rPr>
          <w:i w:val="0"/>
          <w:iCs/>
          <w:sz w:val="22"/>
        </w:rPr>
        <w:t xml:space="preserve"> indicates the frequency of their death</w:t>
      </w:r>
      <w:r>
        <w:rPr>
          <w:rFonts w:eastAsia="ＭＳ 明朝"/>
          <w:i w:val="0"/>
          <w:iCs/>
          <w:sz w:val="22"/>
          <w:lang w:eastAsia="ja-JP"/>
        </w:rPr>
        <w:t>,</w:t>
      </w:r>
      <w:r>
        <w:rPr>
          <w:i w:val="0"/>
          <w:iCs/>
          <w:sz w:val="22"/>
        </w:rPr>
        <w:t xml:space="preserve"> estimated from their year of death (</w:t>
      </w:r>
      <w:proofErr w:type="spellStart"/>
      <w:r>
        <w:rPr>
          <w:i w:val="0"/>
          <w:iCs/>
          <w:sz w:val="22"/>
        </w:rPr>
        <w:t>y</w:t>
      </w:r>
      <w:r>
        <w:rPr>
          <w:i w:val="0"/>
          <w:iCs/>
          <w:sz w:val="22"/>
          <w:vertAlign w:val="subscript"/>
        </w:rPr>
        <w:t>death</w:t>
      </w:r>
      <w:proofErr w:type="spellEnd"/>
      <w:r>
        <w:rPr>
          <w:i w:val="0"/>
          <w:iCs/>
          <w:sz w:val="22"/>
        </w:rPr>
        <w:t>, eq. (7)) using the mean time to fall model (Gärtner et al., 2023).</w:t>
      </w:r>
    </w:p>
    <w:p w14:paraId="547B3683" w14:textId="5987CF01" w:rsidR="00F31D4D" w:rsidRPr="009A5DCD" w:rsidRDefault="00B81175" w:rsidP="00180649">
      <w:pPr>
        <w:pStyle w:val="a0"/>
      </w:pPr>
      <w:r>
        <w:t xml:space="preserve">There were 25 dead standing </w:t>
      </w:r>
      <w:r>
        <w:rPr>
          <w:i/>
          <w:iCs/>
        </w:rPr>
        <w:t xml:space="preserve">A. </w:t>
      </w:r>
      <w:proofErr w:type="spellStart"/>
      <w:r>
        <w:rPr>
          <w:i/>
          <w:iCs/>
        </w:rPr>
        <w:t>mariesii</w:t>
      </w:r>
      <w:proofErr w:type="spellEnd"/>
      <w:r>
        <w:t xml:space="preserve"> trees in the Ecotone plot in 2000. Of these, 22 (88%) of the trees had fallen by 2024 (Fig. </w:t>
      </w:r>
      <w:r w:rsidR="00434B5F">
        <w:rPr>
          <w:rFonts w:eastAsia="ＭＳ 明朝" w:hint="eastAsia"/>
          <w:lang w:eastAsia="ja-JP"/>
        </w:rPr>
        <w:t>9</w:t>
      </w:r>
      <w:r>
        <w:t xml:space="preserve">). The mean time for trees to fall was estimated to be 16.6 ± </w:t>
      </w:r>
      <w:r>
        <w:lastRenderedPageBreak/>
        <w:t xml:space="preserve">4.4 </w:t>
      </w:r>
      <w:r>
        <w:rPr>
          <w:rFonts w:eastAsiaTheme="minorEastAsia" w:hint="eastAsia"/>
          <w:lang w:eastAsia="ja-JP"/>
        </w:rPr>
        <w:t xml:space="preserve">years </w:t>
      </w:r>
      <w:r>
        <w:t xml:space="preserve">(mean ± </w:t>
      </w:r>
      <w:proofErr w:type="spellStart"/>
      <w:r>
        <w:t>s.d.</w:t>
      </w:r>
      <w:proofErr w:type="spellEnd"/>
      <w:r>
        <w:t>, min–max: 7.8–26.6</w:t>
      </w:r>
      <w:r>
        <w:rPr>
          <w:rFonts w:eastAsiaTheme="minorEastAsia" w:hint="eastAsia"/>
          <w:lang w:eastAsia="ja-JP"/>
        </w:rPr>
        <w:t xml:space="preserve"> years</w:t>
      </w:r>
      <w:r>
        <w:t xml:space="preserve">) using the model (Gärtner et al., 2023). The dead standing </w:t>
      </w:r>
      <w:r>
        <w:rPr>
          <w:i/>
          <w:iCs/>
        </w:rPr>
        <w:t xml:space="preserve">A. </w:t>
      </w:r>
      <w:proofErr w:type="spellStart"/>
      <w:r>
        <w:rPr>
          <w:i/>
          <w:iCs/>
        </w:rPr>
        <w:t>mariesii</w:t>
      </w:r>
      <w:proofErr w:type="spellEnd"/>
      <w:r>
        <w:t xml:space="preserve"> trees exhibited a normal frequency distribution (Kolmogorov-Smirnov test: </w:t>
      </w:r>
      <w:r>
        <w:rPr>
          <w:i/>
          <w:iCs/>
        </w:rPr>
        <w:t>D</w:t>
      </w:r>
      <w:r>
        <w:t xml:space="preserve"> = 0.129, </w:t>
      </w:r>
      <w:r>
        <w:rPr>
          <w:i/>
          <w:iCs/>
        </w:rPr>
        <w:t>p</w:t>
      </w:r>
      <w:r>
        <w:t xml:space="preserve"> = 0.811) and were estimated to have died in 1990.9 ± 5.7 (mean ± </w:t>
      </w:r>
      <w:proofErr w:type="spellStart"/>
      <w:r>
        <w:t>s.d.</w:t>
      </w:r>
      <w:proofErr w:type="spellEnd"/>
      <w:r>
        <w:t xml:space="preserve">). From 2000 to 2024, three </w:t>
      </w:r>
      <w:r>
        <w:rPr>
          <w:i/>
          <w:iCs/>
        </w:rPr>
        <w:t xml:space="preserve">A. </w:t>
      </w:r>
      <w:proofErr w:type="spellStart"/>
      <w:r>
        <w:rPr>
          <w:i/>
          <w:iCs/>
        </w:rPr>
        <w:t>mariesii</w:t>
      </w:r>
      <w:proofErr w:type="spellEnd"/>
      <w:r>
        <w:t xml:space="preserve"> trees with diameters at breast height of 12.1, 12.5, and 39.8 cm died while standing and then fell after 5, 6, and 20 years, respectively. The model (Gärtner et al.,2023) estimated the times between death and falling of the trees at 9, 9, and 26 years, respectively.</w:t>
      </w:r>
      <w:r>
        <w:rPr>
          <w:noProof/>
        </w:rPr>
        <w:t xml:space="preserve"> </w:t>
      </w:r>
    </w:p>
    <w:p w14:paraId="15E711B7" w14:textId="7D7626C5" w:rsidR="00F31D4D" w:rsidRPr="009A5DCD" w:rsidRDefault="007337CC" w:rsidP="009A5DCD">
      <w:pPr>
        <w:pStyle w:val="a0"/>
      </w:pPr>
      <w:r>
        <w:t xml:space="preserve"> </w:t>
      </w:r>
      <w:r w:rsidR="00046EA9">
        <w:rPr>
          <w:noProof/>
        </w:rPr>
        <w:drawing>
          <wp:inline distT="0" distB="0" distL="0" distR="0" wp14:anchorId="38BA5E8F" wp14:editId="60CA6BB0">
            <wp:extent cx="4655820" cy="3822065"/>
            <wp:effectExtent l="0" t="0" r="0" b="6985"/>
            <wp:docPr id="8626156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21164" name=""/>
                    <pic:cNvPicPr/>
                  </pic:nvPicPr>
                  <pic:blipFill>
                    <a:blip r:embed="rId21">
                      <a:extLst>
                        <a:ext uri="{28A0092B-C50C-407E-A947-70E740481C1C}">
                          <a14:useLocalDpi xmlns:a14="http://schemas.microsoft.com/office/drawing/2010/main" val="0"/>
                        </a:ext>
                      </a:extLst>
                    </a:blip>
                    <a:stretch>
                      <a:fillRect/>
                    </a:stretch>
                  </pic:blipFill>
                  <pic:spPr>
                    <a:xfrm>
                      <a:off x="0" y="0"/>
                      <a:ext cx="4655820" cy="3822065"/>
                    </a:xfrm>
                    <a:prstGeom prst="rect">
                      <a:avLst/>
                    </a:prstGeom>
                  </pic:spPr>
                </pic:pic>
              </a:graphicData>
            </a:graphic>
          </wp:inline>
        </w:drawing>
      </w:r>
    </w:p>
    <w:p w14:paraId="00AD04C4" w14:textId="69526356" w:rsidR="00ED257C" w:rsidRDefault="007337CC" w:rsidP="00ED257C">
      <w:pPr>
        <w:pStyle w:val="3"/>
      </w:pPr>
      <w:r>
        <w:t>Fig</w:t>
      </w:r>
      <w:r>
        <w:rPr>
          <w:rFonts w:eastAsia="ＭＳ 明朝"/>
          <w:lang w:eastAsia="ja-JP"/>
        </w:rPr>
        <w:t>.</w:t>
      </w:r>
      <w:r>
        <w:t xml:space="preserve"> </w:t>
      </w:r>
      <w:r>
        <w:rPr>
          <w:rFonts w:eastAsia="ＭＳ 明朝"/>
          <w:lang w:eastAsia="ja-JP"/>
        </w:rPr>
        <w:t>1</w:t>
      </w:r>
      <w:r w:rsidR="00EE610D">
        <w:rPr>
          <w:rFonts w:eastAsia="ＭＳ 明朝" w:hint="eastAsia"/>
          <w:lang w:eastAsia="ja-JP"/>
        </w:rPr>
        <w:t>0</w:t>
      </w:r>
      <w:r w:rsidR="00ED257C">
        <w:rPr>
          <w:rFonts w:eastAsia="ＭＳ 明朝" w:hint="eastAsia"/>
          <w:lang w:eastAsia="ja-JP"/>
        </w:rPr>
        <w:t xml:space="preserve"> </w:t>
      </w:r>
      <w:r w:rsidR="00ED257C">
        <w:t>Changes in cumulative mortality ratio of</w:t>
      </w:r>
      <w:r w:rsidR="00ED257C" w:rsidRPr="009C0340">
        <w:rPr>
          <w:i/>
        </w:rPr>
        <w:t xml:space="preserve"> </w:t>
      </w:r>
      <w:r w:rsidR="00ED257C" w:rsidRPr="00146EE5">
        <w:rPr>
          <w:i/>
          <w:iCs/>
        </w:rPr>
        <w:t xml:space="preserve">Abies </w:t>
      </w:r>
      <w:proofErr w:type="spellStart"/>
      <w:r w:rsidR="00ED257C" w:rsidRPr="00146EE5">
        <w:rPr>
          <w:i/>
          <w:iCs/>
        </w:rPr>
        <w:t>mariesii</w:t>
      </w:r>
      <w:proofErr w:type="spellEnd"/>
      <w:r w:rsidR="00ED257C" w:rsidRPr="009C0340">
        <w:rPr>
          <w:i/>
        </w:rPr>
        <w:t xml:space="preserve"> </w:t>
      </w:r>
      <w:r w:rsidR="00ED257C">
        <w:t xml:space="preserve">in </w:t>
      </w:r>
      <w:r w:rsidR="00ED257C" w:rsidRPr="00052F8B">
        <w:rPr>
          <w:color w:val="EE0000"/>
        </w:rPr>
        <w:t>each</w:t>
      </w:r>
      <w:r w:rsidR="00ED257C">
        <w:t xml:space="preserve"> survey plot over time</w:t>
      </w:r>
    </w:p>
    <w:p w14:paraId="42C89448" w14:textId="09C92835" w:rsidR="001E623C" w:rsidRDefault="00F03A1E" w:rsidP="00BE006B">
      <w:pPr>
        <w:pStyle w:val="a0"/>
        <w:rPr>
          <w:rFonts w:eastAsiaTheme="minorEastAsia"/>
          <w:color w:val="EE0000"/>
          <w:lang w:eastAsia="ja-JP"/>
        </w:rPr>
      </w:pPr>
      <w:r w:rsidRPr="009C0340">
        <w:rPr>
          <w:color w:val="EE0000"/>
        </w:rPr>
        <w:t xml:space="preserve"> </w:t>
      </w:r>
      <w:bookmarkStart w:id="105" w:name="OLE_LINK3"/>
      <w:r w:rsidRPr="009C0340">
        <w:rPr>
          <w:rFonts w:eastAsiaTheme="minorEastAsia"/>
          <w:color w:val="EE0000"/>
        </w:rPr>
        <w:t xml:space="preserve">The </w:t>
      </w:r>
      <w:r w:rsidRPr="009C0340">
        <w:rPr>
          <w:rFonts w:eastAsiaTheme="minorEastAsia"/>
          <w:color w:val="EE0000"/>
          <w:lang w:eastAsia="ja-JP"/>
        </w:rPr>
        <w:t xml:space="preserve">cumulative </w:t>
      </w:r>
      <w:r w:rsidRPr="009C0340">
        <w:rPr>
          <w:rFonts w:eastAsiaTheme="minorEastAsia"/>
          <w:color w:val="EE0000"/>
        </w:rPr>
        <w:t xml:space="preserve">mortality </w:t>
      </w:r>
      <w:r w:rsidRPr="009C0340">
        <w:rPr>
          <w:rFonts w:eastAsiaTheme="minorEastAsia"/>
          <w:color w:val="EE0000"/>
          <w:lang w:eastAsia="ja-JP"/>
        </w:rPr>
        <w:t>ratios</w:t>
      </w:r>
      <w:r w:rsidRPr="009C0340">
        <w:rPr>
          <w:rFonts w:eastAsiaTheme="minorEastAsia"/>
          <w:color w:val="EE0000"/>
        </w:rPr>
        <w:t xml:space="preserve"> of </w:t>
      </w:r>
      <w:r w:rsidRPr="009C0340">
        <w:rPr>
          <w:rFonts w:eastAsiaTheme="minorEastAsia"/>
          <w:i/>
          <w:color w:val="EE0000"/>
        </w:rPr>
        <w:t xml:space="preserve">A. </w:t>
      </w:r>
      <w:proofErr w:type="spellStart"/>
      <w:r w:rsidRPr="009C0340">
        <w:rPr>
          <w:rFonts w:eastAsiaTheme="minorEastAsia"/>
          <w:i/>
          <w:color w:val="EE0000"/>
        </w:rPr>
        <w:t>mariesii</w:t>
      </w:r>
      <w:proofErr w:type="spellEnd"/>
      <w:r w:rsidRPr="009C0340">
        <w:rPr>
          <w:rFonts w:eastAsiaTheme="minorEastAsia"/>
          <w:color w:val="EE0000"/>
        </w:rPr>
        <w:t xml:space="preserve"> trees that had survived in period 1 from </w:t>
      </w:r>
      <w:r w:rsidRPr="009C0340">
        <w:rPr>
          <w:rFonts w:eastAsiaTheme="minorEastAsia"/>
          <w:color w:val="EE0000"/>
          <w:lang w:eastAsia="ja-JP"/>
        </w:rPr>
        <w:t>periods</w:t>
      </w:r>
      <w:r w:rsidRPr="009C0340">
        <w:rPr>
          <w:rFonts w:eastAsiaTheme="minorEastAsia"/>
          <w:color w:val="EE0000"/>
        </w:rPr>
        <w:t xml:space="preserve"> 1 to 7 in the Subarctic and Timberline plots were 18.5% and 15.2%, respectively</w:t>
      </w:r>
      <w:bookmarkEnd w:id="105"/>
      <w:r w:rsidRPr="009C0340">
        <w:rPr>
          <w:rFonts w:eastAsiaTheme="minorEastAsia"/>
          <w:color w:val="EE0000"/>
        </w:rPr>
        <w:t xml:space="preserve"> (Tukey multiple comparisons,</w:t>
      </w:r>
      <w:r w:rsidRPr="009C0340">
        <w:rPr>
          <w:rFonts w:eastAsiaTheme="minorEastAsia"/>
          <w:i/>
          <w:color w:val="EE0000"/>
        </w:rPr>
        <w:t xml:space="preserve"> </w:t>
      </w:r>
      <w:r w:rsidRPr="009C0340">
        <w:rPr>
          <w:rFonts w:eastAsiaTheme="minorEastAsia"/>
          <w:i/>
          <w:iCs/>
          <w:color w:val="EE0000"/>
          <w:lang w:eastAsia="ja-JP"/>
        </w:rPr>
        <w:t>p</w:t>
      </w:r>
      <w:r w:rsidRPr="009C0340">
        <w:rPr>
          <w:rFonts w:eastAsiaTheme="minorEastAsia"/>
          <w:color w:val="EE0000"/>
        </w:rPr>
        <w:t xml:space="preserve"> = 0.059); however, in</w:t>
      </w:r>
      <w:r w:rsidR="00BE006B">
        <w:rPr>
          <w:rFonts w:eastAsiaTheme="minorEastAsia" w:hint="eastAsia"/>
          <w:color w:val="EE0000"/>
          <w:lang w:eastAsia="ja-JP"/>
        </w:rPr>
        <w:t xml:space="preserve"> </w:t>
      </w:r>
      <w:r w:rsidR="00BE006B" w:rsidRPr="00BE006B">
        <w:rPr>
          <w:rFonts w:eastAsiaTheme="minorEastAsia"/>
          <w:color w:val="EE0000"/>
          <w:lang w:eastAsia="ja-JP"/>
        </w:rPr>
        <w:t>the Ecotone plot</w:t>
      </w:r>
      <w:r w:rsidRPr="00BE006B">
        <w:rPr>
          <w:rFonts w:eastAsiaTheme="minorEastAsia"/>
          <w:color w:val="EE0000"/>
        </w:rPr>
        <w:t xml:space="preserve"> </w:t>
      </w:r>
      <w:r w:rsidRPr="009C0340">
        <w:rPr>
          <w:rFonts w:eastAsiaTheme="minorEastAsia"/>
          <w:color w:val="EE0000"/>
        </w:rPr>
        <w:t xml:space="preserve">, the rate was significantly higher at 50% </w:t>
      </w:r>
      <w:r w:rsidRPr="009C0340">
        <w:rPr>
          <w:rFonts w:eastAsiaTheme="minorEastAsia"/>
          <w:color w:val="EE0000"/>
        </w:rPr>
        <w:lastRenderedPageBreak/>
        <w:t>(Tukey multiple comparisons</w:t>
      </w:r>
      <w:r w:rsidRPr="009C0340">
        <w:rPr>
          <w:rFonts w:eastAsiaTheme="minorEastAsia"/>
          <w:color w:val="EE0000"/>
          <w:lang w:eastAsia="ja-JP"/>
        </w:rPr>
        <w:t>, both</w:t>
      </w:r>
      <w:r w:rsidRPr="009C0340">
        <w:rPr>
          <w:rFonts w:eastAsiaTheme="minorEastAsia"/>
          <w:i/>
          <w:iCs/>
          <w:color w:val="EE0000"/>
          <w:lang w:eastAsia="ja-JP"/>
        </w:rPr>
        <w:t xml:space="preserve"> p</w:t>
      </w:r>
      <w:r w:rsidRPr="009C0340">
        <w:rPr>
          <w:rFonts w:eastAsiaTheme="minorEastAsia"/>
          <w:color w:val="EE0000"/>
          <w:lang w:eastAsia="ja-JP"/>
        </w:rPr>
        <w:t xml:space="preserve"> &lt; 0.001;</w:t>
      </w:r>
      <w:r w:rsidRPr="009C0340">
        <w:rPr>
          <w:rFonts w:eastAsiaTheme="minorEastAsia"/>
          <w:color w:val="EE0000"/>
        </w:rPr>
        <w:t xml:space="preserve"> Fig. </w:t>
      </w:r>
      <w:r w:rsidRPr="009C0340">
        <w:rPr>
          <w:rFonts w:eastAsiaTheme="minorEastAsia"/>
          <w:color w:val="EE0000"/>
          <w:lang w:eastAsia="ja-JP"/>
        </w:rPr>
        <w:t>10</w:t>
      </w:r>
      <w:r w:rsidRPr="009C0340">
        <w:rPr>
          <w:rFonts w:eastAsiaTheme="minorEastAsia"/>
          <w:color w:val="EE0000"/>
        </w:rPr>
        <w:t xml:space="preserve">). The increase in mortality was particularly noticeable after 2013. </w:t>
      </w:r>
      <w:r w:rsidR="00291721" w:rsidRPr="009C0340">
        <w:rPr>
          <w:rFonts w:eastAsiaTheme="minorEastAsia"/>
          <w:color w:val="EE0000"/>
          <w:lang w:eastAsia="ja-JP"/>
        </w:rPr>
        <w:t xml:space="preserve">The annual mortality rate at the Ecotone plot was </w:t>
      </w:r>
      <w:r w:rsidR="00291721" w:rsidRPr="009C0340">
        <w:rPr>
          <w:rFonts w:eastAsiaTheme="minorEastAsia"/>
          <w:b/>
          <w:bCs/>
          <w:color w:val="EE0000"/>
          <w:lang w:eastAsia="ja-JP"/>
        </w:rPr>
        <w:t>2.8</w:t>
      </w:r>
      <w:r w:rsidR="00CB4B72" w:rsidRPr="009C0340">
        <w:rPr>
          <w:rFonts w:eastAsiaTheme="minorEastAsia"/>
          <w:b/>
          <w:bCs/>
          <w:color w:val="EE0000"/>
          <w:lang w:eastAsia="ja-JP"/>
        </w:rPr>
        <w:t>9</w:t>
      </w:r>
      <w:r w:rsidR="00291721" w:rsidRPr="009C0340">
        <w:rPr>
          <w:rFonts w:eastAsiaTheme="minorEastAsia"/>
          <w:b/>
          <w:bCs/>
          <w:color w:val="EE0000"/>
          <w:lang w:eastAsia="ja-JP"/>
        </w:rPr>
        <w:t>%/yr</w:t>
      </w:r>
      <w:r w:rsidR="00291721" w:rsidRPr="009C0340">
        <w:rPr>
          <w:rFonts w:eastAsiaTheme="minorEastAsia"/>
          <w:color w:val="EE0000"/>
        </w:rPr>
        <w:t xml:space="preserve"> for the </w:t>
      </w:r>
      <w:r w:rsidR="00291721" w:rsidRPr="009C0340">
        <w:rPr>
          <w:rFonts w:eastAsiaTheme="minorEastAsia"/>
          <w:color w:val="EE0000"/>
          <w:lang w:eastAsia="ja-JP"/>
        </w:rPr>
        <w:t>full observation period (</w:t>
      </w:r>
      <w:r w:rsidR="00291721" w:rsidRPr="009C0340">
        <w:rPr>
          <w:rFonts w:eastAsiaTheme="minorEastAsia"/>
          <w:color w:val="EE0000"/>
        </w:rPr>
        <w:t>2000–2024</w:t>
      </w:r>
      <w:r w:rsidR="004A1022" w:rsidRPr="009C0340">
        <w:rPr>
          <w:rFonts w:eastAsiaTheme="minorEastAsia"/>
          <w:color w:val="EE0000"/>
          <w:lang w:eastAsia="ja-JP"/>
        </w:rPr>
        <w:t>, Table 4</w:t>
      </w:r>
      <w:r w:rsidR="00291721" w:rsidRPr="009C0340">
        <w:rPr>
          <w:rFonts w:eastAsiaTheme="minorEastAsia"/>
          <w:color w:val="EE0000"/>
          <w:lang w:eastAsia="ja-JP"/>
        </w:rPr>
        <w:t xml:space="preserve">), increasing markedly to </w:t>
      </w:r>
      <w:r w:rsidR="00291721" w:rsidRPr="009C0340">
        <w:rPr>
          <w:rFonts w:eastAsiaTheme="minorEastAsia"/>
          <w:b/>
          <w:bCs/>
          <w:color w:val="EE0000"/>
          <w:lang w:eastAsia="ja-JP"/>
        </w:rPr>
        <w:t>8.</w:t>
      </w:r>
      <w:r w:rsidR="00BC74DA" w:rsidRPr="009C0340">
        <w:rPr>
          <w:rFonts w:eastAsiaTheme="minorEastAsia"/>
          <w:b/>
          <w:bCs/>
          <w:color w:val="EE0000"/>
          <w:lang w:eastAsia="ja-JP"/>
        </w:rPr>
        <w:t>3</w:t>
      </w:r>
      <w:r w:rsidR="00291721" w:rsidRPr="009C0340">
        <w:rPr>
          <w:rFonts w:eastAsiaTheme="minorEastAsia"/>
          <w:b/>
          <w:bCs/>
          <w:color w:val="EE0000"/>
          <w:lang w:eastAsia="ja-JP"/>
        </w:rPr>
        <w:t>%/yr</w:t>
      </w:r>
      <w:r w:rsidR="00291721" w:rsidRPr="009C0340">
        <w:rPr>
          <w:rFonts w:eastAsiaTheme="minorEastAsia"/>
          <w:color w:val="EE0000"/>
          <w:lang w:eastAsia="ja-JP"/>
        </w:rPr>
        <w:t xml:space="preserve"> during the recent period (2013–2024). By contrast, annual mortality rates at</w:t>
      </w:r>
      <w:r w:rsidR="00291721" w:rsidRPr="009C0340">
        <w:rPr>
          <w:rFonts w:eastAsiaTheme="minorEastAsia"/>
          <w:color w:val="EE0000"/>
        </w:rPr>
        <w:t xml:space="preserve"> the </w:t>
      </w:r>
      <w:r w:rsidR="00291721" w:rsidRPr="009C0340">
        <w:rPr>
          <w:rFonts w:eastAsiaTheme="minorEastAsia"/>
          <w:color w:val="EE0000"/>
          <w:lang w:eastAsia="ja-JP"/>
        </w:rPr>
        <w:t>Subarctic</w:t>
      </w:r>
      <w:r w:rsidR="00291721" w:rsidRPr="009C0340">
        <w:rPr>
          <w:rFonts w:eastAsiaTheme="minorEastAsia"/>
          <w:color w:val="EE0000"/>
        </w:rPr>
        <w:t xml:space="preserve"> and </w:t>
      </w:r>
      <w:r w:rsidR="00291721" w:rsidRPr="009C0340">
        <w:rPr>
          <w:rFonts w:eastAsiaTheme="minorEastAsia"/>
          <w:color w:val="EE0000"/>
          <w:lang w:eastAsia="ja-JP"/>
        </w:rPr>
        <w:t>Timberline plots remained low throughout the observation period (</w:t>
      </w:r>
      <w:r w:rsidR="00291721" w:rsidRPr="009C0340">
        <w:rPr>
          <w:rFonts w:eastAsiaTheme="minorEastAsia"/>
          <w:b/>
          <w:color w:val="EE0000"/>
        </w:rPr>
        <w:t>0.</w:t>
      </w:r>
      <w:r w:rsidR="00700900" w:rsidRPr="009C0340">
        <w:rPr>
          <w:rFonts w:eastAsiaTheme="minorEastAsia"/>
          <w:b/>
          <w:color w:val="EE0000"/>
          <w:lang w:eastAsia="ja-JP"/>
        </w:rPr>
        <w:t>7</w:t>
      </w:r>
      <w:r w:rsidR="00700900" w:rsidRPr="009C0340">
        <w:rPr>
          <w:rFonts w:eastAsiaTheme="minorEastAsia"/>
          <w:b/>
          <w:color w:val="EE0000"/>
        </w:rPr>
        <w:t>5</w:t>
      </w:r>
      <w:r w:rsidR="00291721" w:rsidRPr="009C0340">
        <w:rPr>
          <w:rFonts w:eastAsiaTheme="minorEastAsia"/>
          <w:b/>
          <w:bCs/>
          <w:color w:val="EE0000"/>
          <w:lang w:eastAsia="ja-JP"/>
        </w:rPr>
        <w:t>%/yr</w:t>
      </w:r>
      <w:r w:rsidR="00291721" w:rsidRPr="009C0340">
        <w:rPr>
          <w:rFonts w:eastAsiaTheme="minorEastAsia"/>
          <w:color w:val="EE0000"/>
        </w:rPr>
        <w:t xml:space="preserve"> and </w:t>
      </w:r>
      <w:r w:rsidR="00291721" w:rsidRPr="009C0340">
        <w:rPr>
          <w:rFonts w:eastAsiaTheme="minorEastAsia"/>
          <w:b/>
          <w:bCs/>
          <w:color w:val="EE0000"/>
          <w:lang w:eastAsia="ja-JP"/>
        </w:rPr>
        <w:t>0.69%/yr</w:t>
      </w:r>
      <w:r w:rsidR="00291721" w:rsidRPr="009C0340">
        <w:rPr>
          <w:rFonts w:eastAsiaTheme="minorEastAsia"/>
          <w:color w:val="EE0000"/>
        </w:rPr>
        <w:t>, respectively</w:t>
      </w:r>
      <w:r w:rsidR="00291721" w:rsidRPr="009C0340">
        <w:rPr>
          <w:rFonts w:eastAsiaTheme="minorEastAsia"/>
          <w:color w:val="EE0000"/>
          <w:lang w:eastAsia="ja-JP"/>
        </w:rPr>
        <w:t>).</w:t>
      </w:r>
      <w:r w:rsidR="009D6A07" w:rsidRPr="009C0340">
        <w:rPr>
          <w:rFonts w:eastAsiaTheme="minorEastAsia"/>
          <w:color w:val="EE0000"/>
          <w:lang w:eastAsia="ja-JP"/>
        </w:rPr>
        <w:t xml:space="preserve"> </w:t>
      </w:r>
    </w:p>
    <w:p w14:paraId="25665641" w14:textId="77777777" w:rsidR="009F4D28" w:rsidRDefault="009F4D28" w:rsidP="00422152">
      <w:pPr>
        <w:pStyle w:val="a0"/>
        <w:rPr>
          <w:rFonts w:eastAsiaTheme="minorEastAsia"/>
          <w:color w:val="EE0000"/>
          <w:lang w:eastAsia="ja-JP"/>
        </w:rPr>
      </w:pPr>
    </w:p>
    <w:p w14:paraId="2A68D233" w14:textId="08FA1136" w:rsidR="005A4C44" w:rsidRPr="009C0340" w:rsidRDefault="005A4C44" w:rsidP="009C0340">
      <w:pPr>
        <w:pStyle w:val="3"/>
        <w:rPr>
          <w:rFonts w:eastAsiaTheme="minorEastAsia"/>
          <w:color w:val="EE0000"/>
          <w:sz w:val="18"/>
          <w:szCs w:val="18"/>
          <w:lang w:eastAsia="ja-JP"/>
        </w:rPr>
      </w:pPr>
      <w:r w:rsidRPr="009C0340">
        <w:rPr>
          <w:rFonts w:eastAsiaTheme="minorEastAsia"/>
          <w:color w:val="EE0000"/>
          <w:lang w:eastAsia="ja-JP"/>
        </w:rPr>
        <w:t xml:space="preserve">Table 6. Pearson correlation coefficients between climate variables and demographic rates of </w:t>
      </w:r>
      <w:r w:rsidRPr="009C0340">
        <w:rPr>
          <w:rFonts w:eastAsiaTheme="minorEastAsia"/>
          <w:i/>
          <w:iCs/>
          <w:color w:val="EE0000"/>
          <w:lang w:eastAsia="ja-JP"/>
        </w:rPr>
        <w:t xml:space="preserve">A. </w:t>
      </w:r>
      <w:proofErr w:type="spellStart"/>
      <w:r w:rsidRPr="009C0340">
        <w:rPr>
          <w:rFonts w:eastAsiaTheme="minorEastAsia"/>
          <w:i/>
          <w:iCs/>
          <w:color w:val="EE0000"/>
          <w:lang w:eastAsia="ja-JP"/>
        </w:rPr>
        <w:t>mariesii</w:t>
      </w:r>
      <w:proofErr w:type="spellEnd"/>
    </w:p>
    <w:p w14:paraId="79BFA650" w14:textId="7C72E954" w:rsidR="00A76EC1" w:rsidRDefault="005A4C44" w:rsidP="005A4C44">
      <w:pPr>
        <w:pStyle w:val="a0"/>
        <w:rPr>
          <w:rFonts w:eastAsiaTheme="minorEastAsia"/>
          <w:color w:val="EE0000"/>
          <w:sz w:val="20"/>
          <w:szCs w:val="20"/>
          <w:lang w:eastAsia="ja-JP"/>
        </w:rPr>
      </w:pPr>
      <w:r w:rsidRPr="009C0340">
        <w:rPr>
          <w:rFonts w:eastAsiaTheme="minorEastAsia"/>
          <w:color w:val="EE0000"/>
          <w:sz w:val="20"/>
          <w:szCs w:val="20"/>
          <w:lang w:eastAsia="ja-JP"/>
        </w:rPr>
        <w:t xml:space="preserve">This is an exploratory analysis and no correction for multiple comparisons has been </w:t>
      </w:r>
      <w:r w:rsidR="00E85AC9" w:rsidRPr="009C0340">
        <w:rPr>
          <w:rFonts w:eastAsiaTheme="minorEastAsia"/>
          <w:color w:val="EE0000"/>
          <w:sz w:val="20"/>
          <w:szCs w:val="20"/>
          <w:lang w:eastAsia="ja-JP"/>
        </w:rPr>
        <w:t>p</w:t>
      </w:r>
      <w:r w:rsidRPr="009C0340">
        <w:rPr>
          <w:rFonts w:eastAsiaTheme="minorEastAsia"/>
          <w:color w:val="EE0000"/>
          <w:sz w:val="20"/>
          <w:szCs w:val="20"/>
          <w:lang w:eastAsia="ja-JP"/>
        </w:rPr>
        <w:t>erformed.</w:t>
      </w:r>
      <w:r w:rsidRPr="009C0340">
        <w:rPr>
          <w:rFonts w:eastAsiaTheme="minorEastAsia"/>
          <w:color w:val="EE0000"/>
          <w:sz w:val="20"/>
          <w:szCs w:val="20"/>
          <w:lang w:eastAsia="ja-JP"/>
        </w:rPr>
        <w:tab/>
      </w:r>
      <w:r w:rsidRPr="009C0340">
        <w:rPr>
          <w:rFonts w:eastAsiaTheme="minorEastAsia"/>
          <w:color w:val="EE0000"/>
          <w:sz w:val="20"/>
          <w:szCs w:val="20"/>
          <w:lang w:eastAsia="ja-JP"/>
        </w:rPr>
        <w:tab/>
      </w:r>
      <w:r w:rsidRPr="009C0340">
        <w:rPr>
          <w:rFonts w:eastAsiaTheme="minorEastAsia"/>
          <w:color w:val="EE0000"/>
          <w:sz w:val="20"/>
          <w:szCs w:val="20"/>
          <w:lang w:eastAsia="ja-JP"/>
        </w:rPr>
        <w:tab/>
      </w:r>
    </w:p>
    <w:tbl>
      <w:tblPr>
        <w:tblW w:w="8260" w:type="dxa"/>
        <w:tblCellMar>
          <w:left w:w="99" w:type="dxa"/>
          <w:right w:w="99" w:type="dxa"/>
        </w:tblCellMar>
        <w:tblLook w:val="04A0" w:firstRow="1" w:lastRow="0" w:firstColumn="1" w:lastColumn="0" w:noHBand="0" w:noVBand="1"/>
      </w:tblPr>
      <w:tblGrid>
        <w:gridCol w:w="1840"/>
        <w:gridCol w:w="980"/>
        <w:gridCol w:w="1400"/>
        <w:gridCol w:w="1940"/>
        <w:gridCol w:w="460"/>
        <w:gridCol w:w="1640"/>
      </w:tblGrid>
      <w:tr w:rsidR="006E20B3" w:rsidRPr="006E20B3" w14:paraId="739E24AC" w14:textId="77777777" w:rsidTr="006E20B3">
        <w:trPr>
          <w:trHeight w:val="480"/>
        </w:trPr>
        <w:tc>
          <w:tcPr>
            <w:tcW w:w="1840" w:type="dxa"/>
            <w:tcBorders>
              <w:top w:val="single" w:sz="4" w:space="0" w:color="auto"/>
              <w:left w:val="nil"/>
              <w:bottom w:val="single" w:sz="4" w:space="0" w:color="auto"/>
              <w:right w:val="nil"/>
            </w:tcBorders>
            <w:vAlign w:val="center"/>
            <w:hideMark/>
          </w:tcPr>
          <w:p w14:paraId="5CFC78CC" w14:textId="77777777" w:rsidR="006E20B3" w:rsidRPr="006E20B3" w:rsidRDefault="006E20B3" w:rsidP="006E20B3">
            <w:pPr>
              <w:suppressAutoHyphens w:val="0"/>
              <w:spacing w:before="0" w:after="0" w:line="240" w:lineRule="auto"/>
              <w:ind w:firstLine="0"/>
              <w:jc w:val="center"/>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Plot</w:t>
            </w:r>
          </w:p>
        </w:tc>
        <w:tc>
          <w:tcPr>
            <w:tcW w:w="980" w:type="dxa"/>
            <w:tcBorders>
              <w:top w:val="single" w:sz="4" w:space="0" w:color="auto"/>
              <w:left w:val="nil"/>
              <w:bottom w:val="single" w:sz="4" w:space="0" w:color="auto"/>
              <w:right w:val="nil"/>
            </w:tcBorders>
            <w:vAlign w:val="center"/>
            <w:hideMark/>
          </w:tcPr>
          <w:p w14:paraId="5CB3169B" w14:textId="77777777" w:rsidR="006E20B3" w:rsidRPr="006E20B3" w:rsidRDefault="006E20B3" w:rsidP="006E20B3">
            <w:pPr>
              <w:suppressAutoHyphens w:val="0"/>
              <w:spacing w:before="0" w:after="0" w:line="240" w:lineRule="auto"/>
              <w:ind w:firstLine="0"/>
              <w:jc w:val="center"/>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Climate variables</w:t>
            </w:r>
          </w:p>
        </w:tc>
        <w:tc>
          <w:tcPr>
            <w:tcW w:w="1400" w:type="dxa"/>
            <w:tcBorders>
              <w:top w:val="single" w:sz="4" w:space="0" w:color="auto"/>
              <w:left w:val="nil"/>
              <w:bottom w:val="single" w:sz="4" w:space="0" w:color="auto"/>
              <w:right w:val="nil"/>
            </w:tcBorders>
            <w:vAlign w:val="center"/>
            <w:hideMark/>
          </w:tcPr>
          <w:p w14:paraId="5D7712BF" w14:textId="77777777" w:rsidR="006E20B3" w:rsidRPr="006E20B3" w:rsidRDefault="006E20B3" w:rsidP="006E20B3">
            <w:pPr>
              <w:suppressAutoHyphens w:val="0"/>
              <w:spacing w:before="0" w:after="0" w:line="240" w:lineRule="auto"/>
              <w:ind w:firstLine="0"/>
              <w:jc w:val="center"/>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Growth (G)</w:t>
            </w:r>
          </w:p>
        </w:tc>
        <w:tc>
          <w:tcPr>
            <w:tcW w:w="1940" w:type="dxa"/>
            <w:tcBorders>
              <w:top w:val="single" w:sz="4" w:space="0" w:color="auto"/>
              <w:left w:val="nil"/>
              <w:bottom w:val="single" w:sz="4" w:space="0" w:color="auto"/>
              <w:right w:val="nil"/>
            </w:tcBorders>
            <w:vAlign w:val="center"/>
            <w:hideMark/>
          </w:tcPr>
          <w:p w14:paraId="3C170C71" w14:textId="77777777" w:rsidR="006E20B3" w:rsidRPr="006E20B3" w:rsidRDefault="006E20B3" w:rsidP="006E20B3">
            <w:pPr>
              <w:suppressAutoHyphens w:val="0"/>
              <w:spacing w:before="0" w:after="0" w:line="240" w:lineRule="auto"/>
              <w:ind w:firstLine="0"/>
              <w:jc w:val="center"/>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Mortality (M)</w:t>
            </w:r>
          </w:p>
        </w:tc>
        <w:tc>
          <w:tcPr>
            <w:tcW w:w="460" w:type="dxa"/>
            <w:tcBorders>
              <w:top w:val="single" w:sz="4" w:space="0" w:color="auto"/>
              <w:left w:val="nil"/>
              <w:bottom w:val="single" w:sz="4" w:space="0" w:color="auto"/>
              <w:right w:val="nil"/>
            </w:tcBorders>
            <w:vAlign w:val="center"/>
            <w:hideMark/>
          </w:tcPr>
          <w:p w14:paraId="5B4529D5" w14:textId="77777777" w:rsidR="006E20B3" w:rsidRPr="006E20B3" w:rsidRDefault="006E20B3" w:rsidP="006E20B3">
            <w:pPr>
              <w:suppressAutoHyphens w:val="0"/>
              <w:spacing w:before="0" w:after="0" w:line="240" w:lineRule="auto"/>
              <w:ind w:firstLine="0"/>
              <w:jc w:val="center"/>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 xml:space="preserve">　</w:t>
            </w:r>
          </w:p>
        </w:tc>
        <w:tc>
          <w:tcPr>
            <w:tcW w:w="1640" w:type="dxa"/>
            <w:tcBorders>
              <w:top w:val="single" w:sz="4" w:space="0" w:color="auto"/>
              <w:left w:val="nil"/>
              <w:bottom w:val="single" w:sz="4" w:space="0" w:color="auto"/>
              <w:right w:val="nil"/>
            </w:tcBorders>
            <w:vAlign w:val="center"/>
            <w:hideMark/>
          </w:tcPr>
          <w:p w14:paraId="0762C7F8" w14:textId="77777777" w:rsidR="006E20B3" w:rsidRPr="006E20B3" w:rsidRDefault="006E20B3" w:rsidP="006E20B3">
            <w:pPr>
              <w:suppressAutoHyphens w:val="0"/>
              <w:spacing w:before="0" w:after="0" w:line="240" w:lineRule="auto"/>
              <w:ind w:firstLine="0"/>
              <w:jc w:val="center"/>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Ingrowth (I)</w:t>
            </w:r>
          </w:p>
        </w:tc>
      </w:tr>
      <w:tr w:rsidR="006E20B3" w:rsidRPr="006E20B3" w14:paraId="210BF532" w14:textId="77777777" w:rsidTr="006E20B3">
        <w:trPr>
          <w:trHeight w:val="240"/>
        </w:trPr>
        <w:tc>
          <w:tcPr>
            <w:tcW w:w="1840" w:type="dxa"/>
            <w:tcBorders>
              <w:top w:val="nil"/>
              <w:left w:val="nil"/>
              <w:bottom w:val="nil"/>
              <w:right w:val="nil"/>
            </w:tcBorders>
            <w:vAlign w:val="center"/>
            <w:hideMark/>
          </w:tcPr>
          <w:p w14:paraId="14F1C170" w14:textId="77777777" w:rsidR="006E20B3" w:rsidRPr="006E20B3" w:rsidRDefault="006E20B3" w:rsidP="006E20B3">
            <w:pPr>
              <w:suppressAutoHyphens w:val="0"/>
              <w:spacing w:before="0" w:after="0" w:line="240" w:lineRule="auto"/>
              <w:ind w:firstLine="0"/>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Ecotone</w:t>
            </w:r>
          </w:p>
        </w:tc>
        <w:tc>
          <w:tcPr>
            <w:tcW w:w="980" w:type="dxa"/>
            <w:tcBorders>
              <w:top w:val="nil"/>
              <w:left w:val="nil"/>
              <w:bottom w:val="nil"/>
              <w:right w:val="nil"/>
            </w:tcBorders>
            <w:vAlign w:val="center"/>
            <w:hideMark/>
          </w:tcPr>
          <w:p w14:paraId="1996AF58"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WI</w:t>
            </w:r>
          </w:p>
        </w:tc>
        <w:tc>
          <w:tcPr>
            <w:tcW w:w="1400" w:type="dxa"/>
            <w:tcBorders>
              <w:top w:val="nil"/>
              <w:left w:val="nil"/>
              <w:bottom w:val="nil"/>
              <w:right w:val="nil"/>
            </w:tcBorders>
            <w:vAlign w:val="center"/>
            <w:hideMark/>
          </w:tcPr>
          <w:p w14:paraId="44D18BA6"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-0.465</w:t>
            </w:r>
          </w:p>
        </w:tc>
        <w:tc>
          <w:tcPr>
            <w:tcW w:w="1940" w:type="dxa"/>
            <w:tcBorders>
              <w:top w:val="nil"/>
              <w:left w:val="nil"/>
              <w:bottom w:val="nil"/>
              <w:right w:val="nil"/>
            </w:tcBorders>
            <w:vAlign w:val="center"/>
            <w:hideMark/>
          </w:tcPr>
          <w:p w14:paraId="35E7407D"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0.775</w:t>
            </w:r>
          </w:p>
        </w:tc>
        <w:tc>
          <w:tcPr>
            <w:tcW w:w="460" w:type="dxa"/>
            <w:tcBorders>
              <w:top w:val="nil"/>
              <w:left w:val="nil"/>
              <w:bottom w:val="nil"/>
              <w:right w:val="nil"/>
            </w:tcBorders>
            <w:vAlign w:val="center"/>
            <w:hideMark/>
          </w:tcPr>
          <w:p w14:paraId="03A1C571"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p>
        </w:tc>
        <w:tc>
          <w:tcPr>
            <w:tcW w:w="1640" w:type="dxa"/>
            <w:tcBorders>
              <w:top w:val="nil"/>
              <w:left w:val="nil"/>
              <w:bottom w:val="nil"/>
              <w:right w:val="nil"/>
            </w:tcBorders>
            <w:vAlign w:val="center"/>
            <w:hideMark/>
          </w:tcPr>
          <w:p w14:paraId="70204535"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0.022</w:t>
            </w:r>
          </w:p>
        </w:tc>
      </w:tr>
      <w:tr w:rsidR="006E20B3" w:rsidRPr="006E20B3" w14:paraId="4C816CEC" w14:textId="77777777" w:rsidTr="006E20B3">
        <w:trPr>
          <w:trHeight w:val="240"/>
        </w:trPr>
        <w:tc>
          <w:tcPr>
            <w:tcW w:w="1840" w:type="dxa"/>
            <w:tcBorders>
              <w:top w:val="nil"/>
              <w:left w:val="nil"/>
              <w:bottom w:val="nil"/>
              <w:right w:val="nil"/>
            </w:tcBorders>
            <w:vAlign w:val="center"/>
            <w:hideMark/>
          </w:tcPr>
          <w:p w14:paraId="62CA4B37"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(n=6)</w:t>
            </w:r>
          </w:p>
        </w:tc>
        <w:tc>
          <w:tcPr>
            <w:tcW w:w="980" w:type="dxa"/>
            <w:tcBorders>
              <w:top w:val="nil"/>
              <w:left w:val="nil"/>
              <w:bottom w:val="nil"/>
              <w:right w:val="nil"/>
            </w:tcBorders>
            <w:vAlign w:val="center"/>
            <w:hideMark/>
          </w:tcPr>
          <w:p w14:paraId="05B464D6"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proofErr w:type="spellStart"/>
            <w:r w:rsidRPr="006E20B3">
              <w:rPr>
                <w:rFonts w:ascii="Arial" w:eastAsia="ＭＳ Ｐゴシック" w:hAnsi="Arial" w:cs="Arial"/>
                <w:sz w:val="18"/>
                <w:szCs w:val="18"/>
                <w:lang w:eastAsia="ja-JP"/>
              </w:rPr>
              <w:t>Tmax</w:t>
            </w:r>
            <w:proofErr w:type="spellEnd"/>
          </w:p>
        </w:tc>
        <w:tc>
          <w:tcPr>
            <w:tcW w:w="1400" w:type="dxa"/>
            <w:tcBorders>
              <w:top w:val="nil"/>
              <w:left w:val="nil"/>
              <w:bottom w:val="nil"/>
              <w:right w:val="nil"/>
            </w:tcBorders>
            <w:vAlign w:val="center"/>
            <w:hideMark/>
          </w:tcPr>
          <w:p w14:paraId="748D0FC6"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-0.702</w:t>
            </w:r>
          </w:p>
        </w:tc>
        <w:tc>
          <w:tcPr>
            <w:tcW w:w="1940" w:type="dxa"/>
            <w:tcBorders>
              <w:top w:val="nil"/>
              <w:left w:val="nil"/>
              <w:bottom w:val="nil"/>
              <w:right w:val="nil"/>
            </w:tcBorders>
            <w:vAlign w:val="center"/>
            <w:hideMark/>
          </w:tcPr>
          <w:p w14:paraId="62A31B4F" w14:textId="77777777" w:rsidR="006E20B3" w:rsidRPr="006E20B3" w:rsidRDefault="006E20B3" w:rsidP="006E20B3">
            <w:pPr>
              <w:suppressAutoHyphens w:val="0"/>
              <w:spacing w:before="0" w:after="0" w:line="240" w:lineRule="auto"/>
              <w:ind w:firstLine="0"/>
              <w:jc w:val="right"/>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0.959</w:t>
            </w:r>
          </w:p>
        </w:tc>
        <w:tc>
          <w:tcPr>
            <w:tcW w:w="460" w:type="dxa"/>
            <w:tcBorders>
              <w:top w:val="nil"/>
              <w:left w:val="nil"/>
              <w:bottom w:val="nil"/>
              <w:right w:val="nil"/>
            </w:tcBorders>
            <w:vAlign w:val="center"/>
            <w:hideMark/>
          </w:tcPr>
          <w:p w14:paraId="265B939F" w14:textId="77777777" w:rsidR="006E20B3" w:rsidRPr="006E20B3" w:rsidRDefault="006E20B3" w:rsidP="006E20B3">
            <w:pPr>
              <w:suppressAutoHyphens w:val="0"/>
              <w:spacing w:before="0" w:after="0" w:line="240" w:lineRule="auto"/>
              <w:ind w:firstLine="0"/>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w:t>
            </w:r>
          </w:p>
        </w:tc>
        <w:tc>
          <w:tcPr>
            <w:tcW w:w="1640" w:type="dxa"/>
            <w:tcBorders>
              <w:top w:val="nil"/>
              <w:left w:val="nil"/>
              <w:bottom w:val="nil"/>
              <w:right w:val="nil"/>
            </w:tcBorders>
            <w:vAlign w:val="center"/>
            <w:hideMark/>
          </w:tcPr>
          <w:p w14:paraId="223B0026"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-0.193</w:t>
            </w:r>
          </w:p>
        </w:tc>
      </w:tr>
      <w:tr w:rsidR="006E20B3" w:rsidRPr="006E20B3" w14:paraId="230D9A79" w14:textId="77777777" w:rsidTr="006E20B3">
        <w:trPr>
          <w:trHeight w:val="228"/>
        </w:trPr>
        <w:tc>
          <w:tcPr>
            <w:tcW w:w="1840" w:type="dxa"/>
            <w:tcBorders>
              <w:top w:val="nil"/>
              <w:left w:val="nil"/>
              <w:bottom w:val="nil"/>
              <w:right w:val="nil"/>
            </w:tcBorders>
            <w:vAlign w:val="center"/>
            <w:hideMark/>
          </w:tcPr>
          <w:p w14:paraId="1C3C7FA4"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p>
        </w:tc>
        <w:tc>
          <w:tcPr>
            <w:tcW w:w="980" w:type="dxa"/>
            <w:tcBorders>
              <w:top w:val="nil"/>
              <w:left w:val="nil"/>
              <w:bottom w:val="nil"/>
              <w:right w:val="nil"/>
            </w:tcBorders>
            <w:vAlign w:val="center"/>
            <w:hideMark/>
          </w:tcPr>
          <w:p w14:paraId="57F96B40"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proofErr w:type="spellStart"/>
            <w:r w:rsidRPr="006E20B3">
              <w:rPr>
                <w:rFonts w:ascii="Arial" w:eastAsia="ＭＳ Ｐゴシック" w:hAnsi="Arial" w:cs="Arial"/>
                <w:sz w:val="18"/>
                <w:szCs w:val="18"/>
                <w:lang w:eastAsia="ja-JP"/>
              </w:rPr>
              <w:t>Tmin</w:t>
            </w:r>
            <w:proofErr w:type="spellEnd"/>
          </w:p>
        </w:tc>
        <w:tc>
          <w:tcPr>
            <w:tcW w:w="1400" w:type="dxa"/>
            <w:tcBorders>
              <w:top w:val="nil"/>
              <w:left w:val="nil"/>
              <w:bottom w:val="nil"/>
              <w:right w:val="nil"/>
            </w:tcBorders>
            <w:vAlign w:val="center"/>
            <w:hideMark/>
          </w:tcPr>
          <w:p w14:paraId="16946AB1"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0.09</w:t>
            </w:r>
          </w:p>
        </w:tc>
        <w:tc>
          <w:tcPr>
            <w:tcW w:w="1940" w:type="dxa"/>
            <w:tcBorders>
              <w:top w:val="nil"/>
              <w:left w:val="nil"/>
              <w:bottom w:val="nil"/>
              <w:right w:val="nil"/>
            </w:tcBorders>
            <w:vAlign w:val="center"/>
            <w:hideMark/>
          </w:tcPr>
          <w:p w14:paraId="56CDC61E"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-0.47</w:t>
            </w:r>
          </w:p>
        </w:tc>
        <w:tc>
          <w:tcPr>
            <w:tcW w:w="460" w:type="dxa"/>
            <w:tcBorders>
              <w:top w:val="nil"/>
              <w:left w:val="nil"/>
              <w:bottom w:val="nil"/>
              <w:right w:val="nil"/>
            </w:tcBorders>
            <w:vAlign w:val="center"/>
            <w:hideMark/>
          </w:tcPr>
          <w:p w14:paraId="2F36411F"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p>
        </w:tc>
        <w:tc>
          <w:tcPr>
            <w:tcW w:w="1640" w:type="dxa"/>
            <w:tcBorders>
              <w:top w:val="nil"/>
              <w:left w:val="nil"/>
              <w:bottom w:val="nil"/>
              <w:right w:val="nil"/>
            </w:tcBorders>
            <w:vAlign w:val="center"/>
            <w:hideMark/>
          </w:tcPr>
          <w:p w14:paraId="4F6CFC08"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-0.349</w:t>
            </w:r>
          </w:p>
        </w:tc>
      </w:tr>
      <w:tr w:rsidR="006E20B3" w:rsidRPr="006E20B3" w14:paraId="24657F83" w14:textId="77777777" w:rsidTr="006E20B3">
        <w:trPr>
          <w:trHeight w:val="240"/>
        </w:trPr>
        <w:tc>
          <w:tcPr>
            <w:tcW w:w="1840" w:type="dxa"/>
            <w:tcBorders>
              <w:top w:val="nil"/>
              <w:left w:val="nil"/>
              <w:bottom w:val="nil"/>
              <w:right w:val="nil"/>
            </w:tcBorders>
            <w:vAlign w:val="center"/>
            <w:hideMark/>
          </w:tcPr>
          <w:p w14:paraId="5BEBC615" w14:textId="77777777" w:rsidR="006E20B3" w:rsidRPr="006E20B3" w:rsidRDefault="006E20B3" w:rsidP="006E20B3">
            <w:pPr>
              <w:suppressAutoHyphens w:val="0"/>
              <w:spacing w:before="0" w:after="0" w:line="240" w:lineRule="auto"/>
              <w:ind w:firstLine="0"/>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Subarctic</w:t>
            </w:r>
          </w:p>
        </w:tc>
        <w:tc>
          <w:tcPr>
            <w:tcW w:w="980" w:type="dxa"/>
            <w:tcBorders>
              <w:top w:val="nil"/>
              <w:left w:val="nil"/>
              <w:bottom w:val="nil"/>
              <w:right w:val="nil"/>
            </w:tcBorders>
            <w:vAlign w:val="center"/>
            <w:hideMark/>
          </w:tcPr>
          <w:p w14:paraId="7F1B0152"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WI</w:t>
            </w:r>
          </w:p>
        </w:tc>
        <w:tc>
          <w:tcPr>
            <w:tcW w:w="1400" w:type="dxa"/>
            <w:tcBorders>
              <w:top w:val="nil"/>
              <w:left w:val="nil"/>
              <w:bottom w:val="nil"/>
              <w:right w:val="nil"/>
            </w:tcBorders>
            <w:vAlign w:val="center"/>
            <w:hideMark/>
          </w:tcPr>
          <w:p w14:paraId="4A0EA3FE"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-0.084</w:t>
            </w:r>
          </w:p>
        </w:tc>
        <w:tc>
          <w:tcPr>
            <w:tcW w:w="1940" w:type="dxa"/>
            <w:tcBorders>
              <w:top w:val="nil"/>
              <w:left w:val="nil"/>
              <w:bottom w:val="nil"/>
              <w:right w:val="nil"/>
            </w:tcBorders>
            <w:vAlign w:val="center"/>
            <w:hideMark/>
          </w:tcPr>
          <w:p w14:paraId="2EB63532"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0.304</w:t>
            </w:r>
          </w:p>
        </w:tc>
        <w:tc>
          <w:tcPr>
            <w:tcW w:w="460" w:type="dxa"/>
            <w:tcBorders>
              <w:top w:val="nil"/>
              <w:left w:val="nil"/>
              <w:bottom w:val="nil"/>
              <w:right w:val="nil"/>
            </w:tcBorders>
            <w:vAlign w:val="center"/>
            <w:hideMark/>
          </w:tcPr>
          <w:p w14:paraId="1F23848D"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p>
        </w:tc>
        <w:tc>
          <w:tcPr>
            <w:tcW w:w="1640" w:type="dxa"/>
            <w:tcBorders>
              <w:top w:val="nil"/>
              <w:left w:val="nil"/>
              <w:bottom w:val="nil"/>
              <w:right w:val="nil"/>
            </w:tcBorders>
            <w:vAlign w:val="center"/>
            <w:hideMark/>
          </w:tcPr>
          <w:p w14:paraId="30A0D058"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0.076</w:t>
            </w:r>
          </w:p>
        </w:tc>
      </w:tr>
      <w:tr w:rsidR="006E20B3" w:rsidRPr="006E20B3" w14:paraId="54BE9461" w14:textId="77777777" w:rsidTr="006E20B3">
        <w:trPr>
          <w:trHeight w:val="228"/>
        </w:trPr>
        <w:tc>
          <w:tcPr>
            <w:tcW w:w="1840" w:type="dxa"/>
            <w:tcBorders>
              <w:top w:val="nil"/>
              <w:left w:val="nil"/>
              <w:bottom w:val="nil"/>
              <w:right w:val="nil"/>
            </w:tcBorders>
            <w:vAlign w:val="center"/>
            <w:hideMark/>
          </w:tcPr>
          <w:p w14:paraId="64D97943"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(n=6)</w:t>
            </w:r>
          </w:p>
        </w:tc>
        <w:tc>
          <w:tcPr>
            <w:tcW w:w="980" w:type="dxa"/>
            <w:tcBorders>
              <w:top w:val="nil"/>
              <w:left w:val="nil"/>
              <w:bottom w:val="nil"/>
              <w:right w:val="nil"/>
            </w:tcBorders>
            <w:vAlign w:val="center"/>
            <w:hideMark/>
          </w:tcPr>
          <w:p w14:paraId="060DF3C8"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proofErr w:type="spellStart"/>
            <w:r w:rsidRPr="006E20B3">
              <w:rPr>
                <w:rFonts w:ascii="Arial" w:eastAsia="ＭＳ Ｐゴシック" w:hAnsi="Arial" w:cs="Arial"/>
                <w:sz w:val="18"/>
                <w:szCs w:val="18"/>
                <w:lang w:eastAsia="ja-JP"/>
              </w:rPr>
              <w:t>Tmax</w:t>
            </w:r>
            <w:proofErr w:type="spellEnd"/>
          </w:p>
        </w:tc>
        <w:tc>
          <w:tcPr>
            <w:tcW w:w="1400" w:type="dxa"/>
            <w:tcBorders>
              <w:top w:val="nil"/>
              <w:left w:val="nil"/>
              <w:bottom w:val="nil"/>
              <w:right w:val="nil"/>
            </w:tcBorders>
            <w:vAlign w:val="center"/>
            <w:hideMark/>
          </w:tcPr>
          <w:p w14:paraId="604DFD78"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-0.192</w:t>
            </w:r>
          </w:p>
        </w:tc>
        <w:tc>
          <w:tcPr>
            <w:tcW w:w="1940" w:type="dxa"/>
            <w:tcBorders>
              <w:top w:val="nil"/>
              <w:left w:val="nil"/>
              <w:bottom w:val="nil"/>
              <w:right w:val="nil"/>
            </w:tcBorders>
            <w:vAlign w:val="center"/>
            <w:hideMark/>
          </w:tcPr>
          <w:p w14:paraId="2B01DF2E"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0.035</w:t>
            </w:r>
          </w:p>
        </w:tc>
        <w:tc>
          <w:tcPr>
            <w:tcW w:w="460" w:type="dxa"/>
            <w:tcBorders>
              <w:top w:val="nil"/>
              <w:left w:val="nil"/>
              <w:bottom w:val="nil"/>
              <w:right w:val="nil"/>
            </w:tcBorders>
            <w:vAlign w:val="center"/>
            <w:hideMark/>
          </w:tcPr>
          <w:p w14:paraId="01DBA17C"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p>
        </w:tc>
        <w:tc>
          <w:tcPr>
            <w:tcW w:w="1640" w:type="dxa"/>
            <w:tcBorders>
              <w:top w:val="nil"/>
              <w:left w:val="nil"/>
              <w:bottom w:val="nil"/>
              <w:right w:val="nil"/>
            </w:tcBorders>
            <w:vAlign w:val="center"/>
            <w:hideMark/>
          </w:tcPr>
          <w:p w14:paraId="61CEC73F"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-0.263</w:t>
            </w:r>
          </w:p>
        </w:tc>
      </w:tr>
      <w:tr w:rsidR="006E20B3" w:rsidRPr="006E20B3" w14:paraId="17920257" w14:textId="77777777" w:rsidTr="006E20B3">
        <w:trPr>
          <w:trHeight w:val="228"/>
        </w:trPr>
        <w:tc>
          <w:tcPr>
            <w:tcW w:w="1840" w:type="dxa"/>
            <w:tcBorders>
              <w:top w:val="nil"/>
              <w:left w:val="nil"/>
              <w:bottom w:val="nil"/>
              <w:right w:val="nil"/>
            </w:tcBorders>
            <w:vAlign w:val="center"/>
            <w:hideMark/>
          </w:tcPr>
          <w:p w14:paraId="2E4F2B93"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p>
        </w:tc>
        <w:tc>
          <w:tcPr>
            <w:tcW w:w="980" w:type="dxa"/>
            <w:tcBorders>
              <w:top w:val="nil"/>
              <w:left w:val="nil"/>
              <w:bottom w:val="nil"/>
              <w:right w:val="nil"/>
            </w:tcBorders>
            <w:vAlign w:val="center"/>
            <w:hideMark/>
          </w:tcPr>
          <w:p w14:paraId="2E47742E"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proofErr w:type="spellStart"/>
            <w:r w:rsidRPr="006E20B3">
              <w:rPr>
                <w:rFonts w:ascii="Arial" w:eastAsia="ＭＳ Ｐゴシック" w:hAnsi="Arial" w:cs="Arial"/>
                <w:sz w:val="18"/>
                <w:szCs w:val="18"/>
                <w:lang w:eastAsia="ja-JP"/>
              </w:rPr>
              <w:t>Tmin</w:t>
            </w:r>
            <w:proofErr w:type="spellEnd"/>
          </w:p>
        </w:tc>
        <w:tc>
          <w:tcPr>
            <w:tcW w:w="1400" w:type="dxa"/>
            <w:tcBorders>
              <w:top w:val="nil"/>
              <w:left w:val="nil"/>
              <w:bottom w:val="nil"/>
              <w:right w:val="nil"/>
            </w:tcBorders>
            <w:vAlign w:val="center"/>
            <w:hideMark/>
          </w:tcPr>
          <w:p w14:paraId="0640D105"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0.057</w:t>
            </w:r>
          </w:p>
        </w:tc>
        <w:tc>
          <w:tcPr>
            <w:tcW w:w="1940" w:type="dxa"/>
            <w:tcBorders>
              <w:top w:val="nil"/>
              <w:left w:val="nil"/>
              <w:bottom w:val="nil"/>
              <w:right w:val="nil"/>
            </w:tcBorders>
            <w:vAlign w:val="center"/>
            <w:hideMark/>
          </w:tcPr>
          <w:p w14:paraId="7F9F6B27"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-0.348</w:t>
            </w:r>
          </w:p>
        </w:tc>
        <w:tc>
          <w:tcPr>
            <w:tcW w:w="460" w:type="dxa"/>
            <w:tcBorders>
              <w:top w:val="nil"/>
              <w:left w:val="nil"/>
              <w:bottom w:val="nil"/>
              <w:right w:val="nil"/>
            </w:tcBorders>
            <w:vAlign w:val="center"/>
            <w:hideMark/>
          </w:tcPr>
          <w:p w14:paraId="21DEBC2B"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p>
        </w:tc>
        <w:tc>
          <w:tcPr>
            <w:tcW w:w="1640" w:type="dxa"/>
            <w:tcBorders>
              <w:top w:val="nil"/>
              <w:left w:val="nil"/>
              <w:bottom w:val="nil"/>
              <w:right w:val="nil"/>
            </w:tcBorders>
            <w:vAlign w:val="center"/>
            <w:hideMark/>
          </w:tcPr>
          <w:p w14:paraId="78E580FA"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-0.145</w:t>
            </w:r>
          </w:p>
        </w:tc>
      </w:tr>
      <w:tr w:rsidR="006E20B3" w:rsidRPr="006E20B3" w14:paraId="098FAA78" w14:textId="77777777" w:rsidTr="006E20B3">
        <w:trPr>
          <w:trHeight w:val="240"/>
        </w:trPr>
        <w:tc>
          <w:tcPr>
            <w:tcW w:w="1840" w:type="dxa"/>
            <w:tcBorders>
              <w:top w:val="nil"/>
              <w:left w:val="nil"/>
              <w:bottom w:val="nil"/>
              <w:right w:val="nil"/>
            </w:tcBorders>
            <w:vAlign w:val="center"/>
            <w:hideMark/>
          </w:tcPr>
          <w:p w14:paraId="57707F79" w14:textId="77777777" w:rsidR="006E20B3" w:rsidRPr="006E20B3" w:rsidRDefault="006E20B3" w:rsidP="006E20B3">
            <w:pPr>
              <w:suppressAutoHyphens w:val="0"/>
              <w:spacing w:before="0" w:after="0" w:line="240" w:lineRule="auto"/>
              <w:ind w:firstLine="0"/>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Timberline</w:t>
            </w:r>
          </w:p>
        </w:tc>
        <w:tc>
          <w:tcPr>
            <w:tcW w:w="980" w:type="dxa"/>
            <w:tcBorders>
              <w:top w:val="nil"/>
              <w:left w:val="nil"/>
              <w:bottom w:val="nil"/>
              <w:right w:val="nil"/>
            </w:tcBorders>
            <w:vAlign w:val="center"/>
            <w:hideMark/>
          </w:tcPr>
          <w:p w14:paraId="11D723D2"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WI</w:t>
            </w:r>
          </w:p>
        </w:tc>
        <w:tc>
          <w:tcPr>
            <w:tcW w:w="1400" w:type="dxa"/>
            <w:tcBorders>
              <w:top w:val="nil"/>
              <w:left w:val="nil"/>
              <w:bottom w:val="nil"/>
              <w:right w:val="nil"/>
            </w:tcBorders>
            <w:vAlign w:val="center"/>
            <w:hideMark/>
          </w:tcPr>
          <w:p w14:paraId="0585E11F"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-0.399</w:t>
            </w:r>
          </w:p>
        </w:tc>
        <w:tc>
          <w:tcPr>
            <w:tcW w:w="1940" w:type="dxa"/>
            <w:tcBorders>
              <w:top w:val="nil"/>
              <w:left w:val="nil"/>
              <w:bottom w:val="nil"/>
              <w:right w:val="nil"/>
            </w:tcBorders>
            <w:vAlign w:val="center"/>
            <w:hideMark/>
          </w:tcPr>
          <w:p w14:paraId="7C1A0DB7"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-0.475</w:t>
            </w:r>
          </w:p>
        </w:tc>
        <w:tc>
          <w:tcPr>
            <w:tcW w:w="460" w:type="dxa"/>
            <w:tcBorders>
              <w:top w:val="nil"/>
              <w:left w:val="nil"/>
              <w:bottom w:val="nil"/>
              <w:right w:val="nil"/>
            </w:tcBorders>
            <w:vAlign w:val="center"/>
            <w:hideMark/>
          </w:tcPr>
          <w:p w14:paraId="0E8D332C"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p>
        </w:tc>
        <w:tc>
          <w:tcPr>
            <w:tcW w:w="1640" w:type="dxa"/>
            <w:tcBorders>
              <w:top w:val="nil"/>
              <w:left w:val="nil"/>
              <w:bottom w:val="nil"/>
              <w:right w:val="nil"/>
            </w:tcBorders>
            <w:vAlign w:val="center"/>
            <w:hideMark/>
          </w:tcPr>
          <w:p w14:paraId="59F0E50B"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-0.538</w:t>
            </w:r>
          </w:p>
        </w:tc>
      </w:tr>
      <w:tr w:rsidR="006E20B3" w:rsidRPr="006E20B3" w14:paraId="30AA0897" w14:textId="77777777" w:rsidTr="006E20B3">
        <w:trPr>
          <w:trHeight w:val="228"/>
        </w:trPr>
        <w:tc>
          <w:tcPr>
            <w:tcW w:w="1840" w:type="dxa"/>
            <w:tcBorders>
              <w:top w:val="nil"/>
              <w:left w:val="nil"/>
              <w:bottom w:val="nil"/>
              <w:right w:val="nil"/>
            </w:tcBorders>
            <w:vAlign w:val="center"/>
            <w:hideMark/>
          </w:tcPr>
          <w:p w14:paraId="678B7E68"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(n=6)</w:t>
            </w:r>
          </w:p>
        </w:tc>
        <w:tc>
          <w:tcPr>
            <w:tcW w:w="980" w:type="dxa"/>
            <w:tcBorders>
              <w:top w:val="nil"/>
              <w:left w:val="nil"/>
              <w:bottom w:val="nil"/>
              <w:right w:val="nil"/>
            </w:tcBorders>
            <w:vAlign w:val="center"/>
            <w:hideMark/>
          </w:tcPr>
          <w:p w14:paraId="6D7D3A30"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proofErr w:type="spellStart"/>
            <w:r w:rsidRPr="006E20B3">
              <w:rPr>
                <w:rFonts w:ascii="Arial" w:eastAsia="ＭＳ Ｐゴシック" w:hAnsi="Arial" w:cs="Arial"/>
                <w:sz w:val="18"/>
                <w:szCs w:val="18"/>
                <w:lang w:eastAsia="ja-JP"/>
              </w:rPr>
              <w:t>Tmax</w:t>
            </w:r>
            <w:proofErr w:type="spellEnd"/>
          </w:p>
        </w:tc>
        <w:tc>
          <w:tcPr>
            <w:tcW w:w="1400" w:type="dxa"/>
            <w:tcBorders>
              <w:top w:val="nil"/>
              <w:left w:val="nil"/>
              <w:bottom w:val="nil"/>
              <w:right w:val="nil"/>
            </w:tcBorders>
            <w:vAlign w:val="center"/>
            <w:hideMark/>
          </w:tcPr>
          <w:p w14:paraId="782E3E8B"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-0.599</w:t>
            </w:r>
          </w:p>
        </w:tc>
        <w:tc>
          <w:tcPr>
            <w:tcW w:w="1940" w:type="dxa"/>
            <w:tcBorders>
              <w:top w:val="nil"/>
              <w:left w:val="nil"/>
              <w:bottom w:val="nil"/>
              <w:right w:val="nil"/>
            </w:tcBorders>
            <w:vAlign w:val="center"/>
            <w:hideMark/>
          </w:tcPr>
          <w:p w14:paraId="2122451F"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-0.056</w:t>
            </w:r>
          </w:p>
        </w:tc>
        <w:tc>
          <w:tcPr>
            <w:tcW w:w="460" w:type="dxa"/>
            <w:tcBorders>
              <w:top w:val="nil"/>
              <w:left w:val="nil"/>
              <w:bottom w:val="nil"/>
              <w:right w:val="nil"/>
            </w:tcBorders>
            <w:vAlign w:val="center"/>
            <w:hideMark/>
          </w:tcPr>
          <w:p w14:paraId="3AC27C05"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p>
        </w:tc>
        <w:tc>
          <w:tcPr>
            <w:tcW w:w="1640" w:type="dxa"/>
            <w:tcBorders>
              <w:top w:val="nil"/>
              <w:left w:val="nil"/>
              <w:bottom w:val="nil"/>
              <w:right w:val="nil"/>
            </w:tcBorders>
            <w:vAlign w:val="center"/>
            <w:hideMark/>
          </w:tcPr>
          <w:p w14:paraId="521CA9C7"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-0.62</w:t>
            </w:r>
          </w:p>
        </w:tc>
      </w:tr>
      <w:tr w:rsidR="006E20B3" w:rsidRPr="006E20B3" w14:paraId="6FCAB25D" w14:textId="77777777" w:rsidTr="006E20B3">
        <w:trPr>
          <w:trHeight w:val="228"/>
        </w:trPr>
        <w:tc>
          <w:tcPr>
            <w:tcW w:w="1840" w:type="dxa"/>
            <w:tcBorders>
              <w:top w:val="nil"/>
              <w:left w:val="nil"/>
              <w:bottom w:val="nil"/>
              <w:right w:val="nil"/>
            </w:tcBorders>
            <w:vAlign w:val="center"/>
            <w:hideMark/>
          </w:tcPr>
          <w:p w14:paraId="061865C5"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p>
        </w:tc>
        <w:tc>
          <w:tcPr>
            <w:tcW w:w="980" w:type="dxa"/>
            <w:tcBorders>
              <w:top w:val="nil"/>
              <w:left w:val="nil"/>
              <w:bottom w:val="nil"/>
              <w:right w:val="nil"/>
            </w:tcBorders>
            <w:vAlign w:val="center"/>
            <w:hideMark/>
          </w:tcPr>
          <w:p w14:paraId="7104F308"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proofErr w:type="spellStart"/>
            <w:r w:rsidRPr="006E20B3">
              <w:rPr>
                <w:rFonts w:ascii="Arial" w:eastAsia="ＭＳ Ｐゴシック" w:hAnsi="Arial" w:cs="Arial"/>
                <w:sz w:val="18"/>
                <w:szCs w:val="18"/>
                <w:lang w:eastAsia="ja-JP"/>
              </w:rPr>
              <w:t>Tmin</w:t>
            </w:r>
            <w:proofErr w:type="spellEnd"/>
          </w:p>
        </w:tc>
        <w:tc>
          <w:tcPr>
            <w:tcW w:w="1400" w:type="dxa"/>
            <w:tcBorders>
              <w:top w:val="nil"/>
              <w:left w:val="nil"/>
              <w:bottom w:val="nil"/>
              <w:right w:val="nil"/>
            </w:tcBorders>
            <w:vAlign w:val="center"/>
            <w:hideMark/>
          </w:tcPr>
          <w:p w14:paraId="65EC6A26"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0.377</w:t>
            </w:r>
          </w:p>
        </w:tc>
        <w:tc>
          <w:tcPr>
            <w:tcW w:w="1940" w:type="dxa"/>
            <w:tcBorders>
              <w:top w:val="nil"/>
              <w:left w:val="nil"/>
              <w:bottom w:val="nil"/>
              <w:right w:val="nil"/>
            </w:tcBorders>
            <w:vAlign w:val="center"/>
            <w:hideMark/>
          </w:tcPr>
          <w:p w14:paraId="39B1118A"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0.431</w:t>
            </w:r>
          </w:p>
        </w:tc>
        <w:tc>
          <w:tcPr>
            <w:tcW w:w="460" w:type="dxa"/>
            <w:tcBorders>
              <w:top w:val="nil"/>
              <w:left w:val="nil"/>
              <w:bottom w:val="nil"/>
              <w:right w:val="nil"/>
            </w:tcBorders>
            <w:vAlign w:val="center"/>
            <w:hideMark/>
          </w:tcPr>
          <w:p w14:paraId="58FABDE3"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p>
        </w:tc>
        <w:tc>
          <w:tcPr>
            <w:tcW w:w="1640" w:type="dxa"/>
            <w:tcBorders>
              <w:top w:val="nil"/>
              <w:left w:val="nil"/>
              <w:bottom w:val="nil"/>
              <w:right w:val="nil"/>
            </w:tcBorders>
            <w:vAlign w:val="center"/>
            <w:hideMark/>
          </w:tcPr>
          <w:p w14:paraId="265396BE"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0.503</w:t>
            </w:r>
          </w:p>
        </w:tc>
      </w:tr>
      <w:tr w:rsidR="006E20B3" w:rsidRPr="006E20B3" w14:paraId="6201D9BD" w14:textId="77777777" w:rsidTr="006E20B3">
        <w:trPr>
          <w:trHeight w:val="240"/>
        </w:trPr>
        <w:tc>
          <w:tcPr>
            <w:tcW w:w="1840" w:type="dxa"/>
            <w:tcBorders>
              <w:top w:val="nil"/>
              <w:left w:val="nil"/>
              <w:bottom w:val="nil"/>
              <w:right w:val="nil"/>
            </w:tcBorders>
            <w:vAlign w:val="center"/>
            <w:hideMark/>
          </w:tcPr>
          <w:p w14:paraId="4E299498" w14:textId="77777777" w:rsidR="006E20B3" w:rsidRPr="006E20B3" w:rsidRDefault="006E20B3" w:rsidP="006E20B3">
            <w:pPr>
              <w:suppressAutoHyphens w:val="0"/>
              <w:spacing w:before="0" w:after="0" w:line="240" w:lineRule="auto"/>
              <w:ind w:firstLine="0"/>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Pooled</w:t>
            </w:r>
          </w:p>
        </w:tc>
        <w:tc>
          <w:tcPr>
            <w:tcW w:w="980" w:type="dxa"/>
            <w:tcBorders>
              <w:top w:val="nil"/>
              <w:left w:val="nil"/>
              <w:bottom w:val="nil"/>
              <w:right w:val="nil"/>
            </w:tcBorders>
            <w:vAlign w:val="center"/>
            <w:hideMark/>
          </w:tcPr>
          <w:p w14:paraId="2C3659F8"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WI</w:t>
            </w:r>
          </w:p>
        </w:tc>
        <w:tc>
          <w:tcPr>
            <w:tcW w:w="1400" w:type="dxa"/>
            <w:tcBorders>
              <w:top w:val="nil"/>
              <w:left w:val="nil"/>
              <w:bottom w:val="nil"/>
              <w:right w:val="nil"/>
            </w:tcBorders>
            <w:vAlign w:val="center"/>
            <w:hideMark/>
          </w:tcPr>
          <w:p w14:paraId="3C265543"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-0.372</w:t>
            </w:r>
          </w:p>
        </w:tc>
        <w:tc>
          <w:tcPr>
            <w:tcW w:w="1940" w:type="dxa"/>
            <w:tcBorders>
              <w:top w:val="nil"/>
              <w:left w:val="nil"/>
              <w:bottom w:val="nil"/>
              <w:right w:val="nil"/>
            </w:tcBorders>
            <w:vAlign w:val="center"/>
            <w:hideMark/>
          </w:tcPr>
          <w:p w14:paraId="25A1C0D6" w14:textId="77777777" w:rsidR="006E20B3" w:rsidRPr="006E20B3" w:rsidRDefault="006E20B3" w:rsidP="006E20B3">
            <w:pPr>
              <w:suppressAutoHyphens w:val="0"/>
              <w:spacing w:before="0" w:after="0" w:line="240" w:lineRule="auto"/>
              <w:ind w:firstLine="0"/>
              <w:jc w:val="right"/>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0.507</w:t>
            </w:r>
          </w:p>
        </w:tc>
        <w:tc>
          <w:tcPr>
            <w:tcW w:w="460" w:type="dxa"/>
            <w:tcBorders>
              <w:top w:val="nil"/>
              <w:left w:val="nil"/>
              <w:bottom w:val="nil"/>
              <w:right w:val="nil"/>
            </w:tcBorders>
            <w:vAlign w:val="center"/>
            <w:hideMark/>
          </w:tcPr>
          <w:p w14:paraId="496F8EE2" w14:textId="77777777" w:rsidR="006E20B3" w:rsidRPr="006E20B3" w:rsidRDefault="006E20B3" w:rsidP="006E20B3">
            <w:pPr>
              <w:suppressAutoHyphens w:val="0"/>
              <w:spacing w:before="0" w:after="0" w:line="240" w:lineRule="auto"/>
              <w:ind w:firstLine="0"/>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w:t>
            </w:r>
          </w:p>
        </w:tc>
        <w:tc>
          <w:tcPr>
            <w:tcW w:w="1640" w:type="dxa"/>
            <w:tcBorders>
              <w:top w:val="nil"/>
              <w:left w:val="nil"/>
              <w:bottom w:val="nil"/>
              <w:right w:val="nil"/>
            </w:tcBorders>
            <w:vAlign w:val="center"/>
            <w:hideMark/>
          </w:tcPr>
          <w:p w14:paraId="57C95655"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-0.082</w:t>
            </w:r>
          </w:p>
        </w:tc>
      </w:tr>
      <w:tr w:rsidR="006E20B3" w:rsidRPr="006E20B3" w14:paraId="4A627E21" w14:textId="77777777" w:rsidTr="006E20B3">
        <w:trPr>
          <w:trHeight w:val="240"/>
        </w:trPr>
        <w:tc>
          <w:tcPr>
            <w:tcW w:w="1840" w:type="dxa"/>
            <w:tcBorders>
              <w:top w:val="nil"/>
              <w:left w:val="nil"/>
              <w:bottom w:val="nil"/>
              <w:right w:val="nil"/>
            </w:tcBorders>
            <w:vAlign w:val="center"/>
            <w:hideMark/>
          </w:tcPr>
          <w:p w14:paraId="7C0AFFD9"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(n=18)</w:t>
            </w:r>
          </w:p>
        </w:tc>
        <w:tc>
          <w:tcPr>
            <w:tcW w:w="980" w:type="dxa"/>
            <w:tcBorders>
              <w:top w:val="nil"/>
              <w:left w:val="nil"/>
              <w:bottom w:val="nil"/>
              <w:right w:val="nil"/>
            </w:tcBorders>
            <w:vAlign w:val="center"/>
            <w:hideMark/>
          </w:tcPr>
          <w:p w14:paraId="4D062004"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proofErr w:type="spellStart"/>
            <w:r w:rsidRPr="006E20B3">
              <w:rPr>
                <w:rFonts w:ascii="Arial" w:eastAsia="ＭＳ Ｐゴシック" w:hAnsi="Arial" w:cs="Arial"/>
                <w:sz w:val="18"/>
                <w:szCs w:val="18"/>
                <w:lang w:eastAsia="ja-JP"/>
              </w:rPr>
              <w:t>Tmax</w:t>
            </w:r>
            <w:proofErr w:type="spellEnd"/>
          </w:p>
        </w:tc>
        <w:tc>
          <w:tcPr>
            <w:tcW w:w="1400" w:type="dxa"/>
            <w:tcBorders>
              <w:top w:val="nil"/>
              <w:left w:val="nil"/>
              <w:bottom w:val="nil"/>
              <w:right w:val="nil"/>
            </w:tcBorders>
            <w:vAlign w:val="center"/>
            <w:hideMark/>
          </w:tcPr>
          <w:p w14:paraId="7F0720C7"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-0.421</w:t>
            </w:r>
          </w:p>
        </w:tc>
        <w:tc>
          <w:tcPr>
            <w:tcW w:w="1940" w:type="dxa"/>
            <w:tcBorders>
              <w:top w:val="nil"/>
              <w:left w:val="nil"/>
              <w:bottom w:val="nil"/>
              <w:right w:val="nil"/>
            </w:tcBorders>
            <w:vAlign w:val="center"/>
            <w:hideMark/>
          </w:tcPr>
          <w:p w14:paraId="4F815EA3" w14:textId="77777777" w:rsidR="006E20B3" w:rsidRPr="006E20B3" w:rsidRDefault="006E20B3" w:rsidP="006E20B3">
            <w:pPr>
              <w:suppressAutoHyphens w:val="0"/>
              <w:spacing w:before="0" w:after="0" w:line="240" w:lineRule="auto"/>
              <w:ind w:firstLine="0"/>
              <w:jc w:val="right"/>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0.596</w:t>
            </w:r>
          </w:p>
        </w:tc>
        <w:tc>
          <w:tcPr>
            <w:tcW w:w="460" w:type="dxa"/>
            <w:tcBorders>
              <w:top w:val="nil"/>
              <w:left w:val="nil"/>
              <w:bottom w:val="nil"/>
              <w:right w:val="nil"/>
            </w:tcBorders>
            <w:vAlign w:val="center"/>
            <w:hideMark/>
          </w:tcPr>
          <w:p w14:paraId="3118863B" w14:textId="77777777" w:rsidR="006E20B3" w:rsidRPr="006E20B3" w:rsidRDefault="006E20B3" w:rsidP="006E20B3">
            <w:pPr>
              <w:suppressAutoHyphens w:val="0"/>
              <w:spacing w:before="0" w:after="0" w:line="240" w:lineRule="auto"/>
              <w:ind w:firstLine="0"/>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w:t>
            </w:r>
          </w:p>
        </w:tc>
        <w:tc>
          <w:tcPr>
            <w:tcW w:w="1640" w:type="dxa"/>
            <w:tcBorders>
              <w:top w:val="nil"/>
              <w:left w:val="nil"/>
              <w:bottom w:val="nil"/>
              <w:right w:val="nil"/>
            </w:tcBorders>
            <w:vAlign w:val="center"/>
            <w:hideMark/>
          </w:tcPr>
          <w:p w14:paraId="14E2584F"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-0.071</w:t>
            </w:r>
          </w:p>
        </w:tc>
      </w:tr>
      <w:tr w:rsidR="006E20B3" w:rsidRPr="006E20B3" w14:paraId="3EA8AE24" w14:textId="77777777" w:rsidTr="006E20B3">
        <w:trPr>
          <w:trHeight w:val="228"/>
        </w:trPr>
        <w:tc>
          <w:tcPr>
            <w:tcW w:w="1840" w:type="dxa"/>
            <w:tcBorders>
              <w:top w:val="nil"/>
              <w:left w:val="nil"/>
              <w:bottom w:val="single" w:sz="4" w:space="0" w:color="auto"/>
              <w:right w:val="nil"/>
            </w:tcBorders>
            <w:vAlign w:val="center"/>
            <w:hideMark/>
          </w:tcPr>
          <w:p w14:paraId="3F8D9101"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 xml:space="preserve">　</w:t>
            </w:r>
          </w:p>
        </w:tc>
        <w:tc>
          <w:tcPr>
            <w:tcW w:w="980" w:type="dxa"/>
            <w:tcBorders>
              <w:top w:val="nil"/>
              <w:left w:val="nil"/>
              <w:bottom w:val="single" w:sz="4" w:space="0" w:color="auto"/>
              <w:right w:val="nil"/>
            </w:tcBorders>
            <w:vAlign w:val="center"/>
            <w:hideMark/>
          </w:tcPr>
          <w:p w14:paraId="3500A51C"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proofErr w:type="spellStart"/>
            <w:r w:rsidRPr="006E20B3">
              <w:rPr>
                <w:rFonts w:ascii="Arial" w:eastAsia="ＭＳ Ｐゴシック" w:hAnsi="Arial" w:cs="Arial"/>
                <w:sz w:val="18"/>
                <w:szCs w:val="18"/>
                <w:lang w:eastAsia="ja-JP"/>
              </w:rPr>
              <w:t>Tmin</w:t>
            </w:r>
            <w:proofErr w:type="spellEnd"/>
          </w:p>
        </w:tc>
        <w:tc>
          <w:tcPr>
            <w:tcW w:w="1400" w:type="dxa"/>
            <w:tcBorders>
              <w:top w:val="nil"/>
              <w:left w:val="nil"/>
              <w:bottom w:val="single" w:sz="4" w:space="0" w:color="auto"/>
              <w:right w:val="nil"/>
            </w:tcBorders>
            <w:vAlign w:val="center"/>
            <w:hideMark/>
          </w:tcPr>
          <w:p w14:paraId="74CB0387"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-0.296</w:t>
            </w:r>
          </w:p>
        </w:tc>
        <w:tc>
          <w:tcPr>
            <w:tcW w:w="1940" w:type="dxa"/>
            <w:tcBorders>
              <w:top w:val="nil"/>
              <w:left w:val="nil"/>
              <w:bottom w:val="single" w:sz="4" w:space="0" w:color="auto"/>
              <w:right w:val="nil"/>
            </w:tcBorders>
            <w:vAlign w:val="center"/>
            <w:hideMark/>
          </w:tcPr>
          <w:p w14:paraId="2B534283"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0.421</w:t>
            </w:r>
          </w:p>
        </w:tc>
        <w:tc>
          <w:tcPr>
            <w:tcW w:w="460" w:type="dxa"/>
            <w:tcBorders>
              <w:top w:val="nil"/>
              <w:left w:val="nil"/>
              <w:bottom w:val="single" w:sz="4" w:space="0" w:color="auto"/>
              <w:right w:val="nil"/>
            </w:tcBorders>
            <w:vAlign w:val="center"/>
            <w:hideMark/>
          </w:tcPr>
          <w:p w14:paraId="342B67CB"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 xml:space="preserve">　</w:t>
            </w:r>
          </w:p>
        </w:tc>
        <w:tc>
          <w:tcPr>
            <w:tcW w:w="1640" w:type="dxa"/>
            <w:tcBorders>
              <w:top w:val="nil"/>
              <w:left w:val="nil"/>
              <w:bottom w:val="single" w:sz="4" w:space="0" w:color="auto"/>
              <w:right w:val="nil"/>
            </w:tcBorders>
            <w:vAlign w:val="center"/>
            <w:hideMark/>
          </w:tcPr>
          <w:p w14:paraId="0039A62D" w14:textId="77777777" w:rsidR="006E20B3" w:rsidRPr="006E20B3" w:rsidRDefault="006E20B3" w:rsidP="006E20B3">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-0.048</w:t>
            </w:r>
          </w:p>
        </w:tc>
      </w:tr>
      <w:tr w:rsidR="006E20B3" w:rsidRPr="006E20B3" w14:paraId="34489666" w14:textId="77777777" w:rsidTr="006E20B3">
        <w:trPr>
          <w:trHeight w:val="300"/>
        </w:trPr>
        <w:tc>
          <w:tcPr>
            <w:tcW w:w="2820" w:type="dxa"/>
            <w:gridSpan w:val="2"/>
            <w:tcBorders>
              <w:top w:val="nil"/>
              <w:left w:val="nil"/>
              <w:bottom w:val="nil"/>
              <w:right w:val="nil"/>
            </w:tcBorders>
            <w:noWrap/>
            <w:vAlign w:val="bottom"/>
            <w:hideMark/>
          </w:tcPr>
          <w:p w14:paraId="682D71D8"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r w:rsidRPr="006E20B3">
              <w:rPr>
                <w:rFonts w:ascii="Yu Gothic" w:eastAsia="Yu Gothic" w:hAnsi="Yu Gothic" w:cs="Arial" w:hint="eastAsia"/>
                <w:sz w:val="18"/>
                <w:szCs w:val="18"/>
                <w:lang w:eastAsia="ja-JP"/>
              </w:rPr>
              <w:t xml:space="preserve">* </w:t>
            </w:r>
            <w:r w:rsidRPr="006E20B3">
              <w:rPr>
                <w:rFonts w:ascii="Arial" w:eastAsia="ＭＳ Ｐゴシック" w:hAnsi="Arial" w:cs="Arial"/>
                <w:i/>
                <w:iCs/>
                <w:sz w:val="18"/>
                <w:szCs w:val="18"/>
                <w:lang w:eastAsia="ja-JP"/>
              </w:rPr>
              <w:t>p</w:t>
            </w:r>
            <w:r w:rsidRPr="006E20B3">
              <w:rPr>
                <w:rFonts w:ascii="Arial" w:eastAsia="ＭＳ Ｐゴシック" w:hAnsi="Arial" w:cs="Arial"/>
                <w:sz w:val="18"/>
                <w:szCs w:val="18"/>
                <w:lang w:eastAsia="ja-JP"/>
              </w:rPr>
              <w:t xml:space="preserve">&lt;0.05,  </w:t>
            </w:r>
            <w:r w:rsidRPr="006E20B3">
              <w:rPr>
                <w:rFonts w:ascii="Yu Gothic" w:eastAsia="Yu Gothic" w:hAnsi="Yu Gothic" w:cs="Arial" w:hint="eastAsia"/>
                <w:sz w:val="18"/>
                <w:szCs w:val="18"/>
                <w:lang w:eastAsia="ja-JP"/>
              </w:rPr>
              <w:t xml:space="preserve">** </w:t>
            </w:r>
            <w:r w:rsidRPr="006E20B3">
              <w:rPr>
                <w:rFonts w:ascii="Arial" w:eastAsia="ＭＳ Ｐゴシック" w:hAnsi="Arial" w:cs="Arial"/>
                <w:i/>
                <w:iCs/>
                <w:sz w:val="18"/>
                <w:szCs w:val="18"/>
                <w:lang w:eastAsia="ja-JP"/>
              </w:rPr>
              <w:t>p</w:t>
            </w:r>
            <w:r w:rsidRPr="006E20B3">
              <w:rPr>
                <w:rFonts w:ascii="Arial" w:eastAsia="ＭＳ Ｐゴシック" w:hAnsi="Arial" w:cs="Arial"/>
                <w:sz w:val="18"/>
                <w:szCs w:val="18"/>
                <w:lang w:eastAsia="ja-JP"/>
              </w:rPr>
              <w:t>&lt;0.01</w:t>
            </w:r>
          </w:p>
        </w:tc>
        <w:tc>
          <w:tcPr>
            <w:tcW w:w="1400" w:type="dxa"/>
            <w:tcBorders>
              <w:top w:val="nil"/>
              <w:left w:val="nil"/>
              <w:bottom w:val="nil"/>
              <w:right w:val="nil"/>
            </w:tcBorders>
            <w:noWrap/>
            <w:vAlign w:val="bottom"/>
            <w:hideMark/>
          </w:tcPr>
          <w:p w14:paraId="327560BC" w14:textId="77777777"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p>
        </w:tc>
        <w:tc>
          <w:tcPr>
            <w:tcW w:w="1940" w:type="dxa"/>
            <w:tcBorders>
              <w:top w:val="nil"/>
              <w:left w:val="nil"/>
              <w:bottom w:val="nil"/>
              <w:right w:val="nil"/>
            </w:tcBorders>
            <w:noWrap/>
            <w:vAlign w:val="bottom"/>
            <w:hideMark/>
          </w:tcPr>
          <w:p w14:paraId="5C0CCA09" w14:textId="77777777" w:rsidR="006E20B3" w:rsidRPr="006E20B3" w:rsidRDefault="006E20B3" w:rsidP="006E20B3">
            <w:pPr>
              <w:suppressAutoHyphens w:val="0"/>
              <w:spacing w:before="0" w:after="0" w:line="240" w:lineRule="auto"/>
              <w:ind w:firstLine="0"/>
              <w:rPr>
                <w:sz w:val="20"/>
                <w:szCs w:val="20"/>
                <w:lang w:eastAsia="ja-JP"/>
              </w:rPr>
            </w:pPr>
          </w:p>
        </w:tc>
        <w:tc>
          <w:tcPr>
            <w:tcW w:w="460" w:type="dxa"/>
            <w:tcBorders>
              <w:top w:val="nil"/>
              <w:left w:val="nil"/>
              <w:bottom w:val="nil"/>
              <w:right w:val="nil"/>
            </w:tcBorders>
            <w:noWrap/>
            <w:vAlign w:val="bottom"/>
            <w:hideMark/>
          </w:tcPr>
          <w:p w14:paraId="71AFAEE2" w14:textId="77777777" w:rsidR="006E20B3" w:rsidRPr="006E20B3" w:rsidRDefault="006E20B3" w:rsidP="006E20B3">
            <w:pPr>
              <w:suppressAutoHyphens w:val="0"/>
              <w:spacing w:before="0" w:after="0" w:line="240" w:lineRule="auto"/>
              <w:ind w:firstLine="0"/>
              <w:rPr>
                <w:sz w:val="20"/>
                <w:szCs w:val="20"/>
                <w:lang w:eastAsia="ja-JP"/>
              </w:rPr>
            </w:pPr>
          </w:p>
        </w:tc>
        <w:tc>
          <w:tcPr>
            <w:tcW w:w="1640" w:type="dxa"/>
            <w:tcBorders>
              <w:top w:val="nil"/>
              <w:left w:val="nil"/>
              <w:bottom w:val="nil"/>
              <w:right w:val="nil"/>
            </w:tcBorders>
            <w:noWrap/>
            <w:vAlign w:val="bottom"/>
            <w:hideMark/>
          </w:tcPr>
          <w:p w14:paraId="7BD4F85A" w14:textId="77777777" w:rsidR="006E20B3" w:rsidRPr="006E20B3" w:rsidRDefault="006E20B3" w:rsidP="006E20B3">
            <w:pPr>
              <w:suppressAutoHyphens w:val="0"/>
              <w:spacing w:before="0" w:after="0" w:line="240" w:lineRule="auto"/>
              <w:ind w:firstLine="0"/>
              <w:rPr>
                <w:sz w:val="20"/>
                <w:szCs w:val="20"/>
                <w:lang w:eastAsia="ja-JP"/>
              </w:rPr>
            </w:pPr>
          </w:p>
        </w:tc>
      </w:tr>
      <w:tr w:rsidR="006E20B3" w:rsidRPr="006E20B3" w14:paraId="2BDC6925" w14:textId="77777777" w:rsidTr="006E20B3">
        <w:trPr>
          <w:trHeight w:val="264"/>
        </w:trPr>
        <w:tc>
          <w:tcPr>
            <w:tcW w:w="8260" w:type="dxa"/>
            <w:gridSpan w:val="6"/>
            <w:tcBorders>
              <w:top w:val="nil"/>
              <w:left w:val="nil"/>
              <w:bottom w:val="nil"/>
              <w:right w:val="nil"/>
            </w:tcBorders>
            <w:noWrap/>
            <w:vAlign w:val="bottom"/>
            <w:hideMark/>
          </w:tcPr>
          <w:p w14:paraId="5FBE8AB7" w14:textId="21456782" w:rsidR="006E20B3" w:rsidRPr="006E20B3" w:rsidRDefault="006E20B3" w:rsidP="006E20B3">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 xml:space="preserve">WI: </w:t>
            </w:r>
            <w:r w:rsidRPr="006E20B3">
              <w:rPr>
                <w:rFonts w:eastAsia="ＭＳ Ｐゴシック"/>
                <w:sz w:val="18"/>
                <w:szCs w:val="18"/>
                <w:lang w:eastAsia="ja-JP"/>
              </w:rPr>
              <w:t>Warmth Index</w:t>
            </w:r>
            <w:r w:rsidRPr="006E20B3">
              <w:rPr>
                <w:rFonts w:ascii="Arial" w:eastAsia="ＭＳ Ｐゴシック" w:hAnsi="Arial" w:cs="Arial"/>
                <w:sz w:val="18"/>
                <w:szCs w:val="18"/>
                <w:lang w:eastAsia="ja-JP"/>
              </w:rPr>
              <w:t xml:space="preserve">, </w:t>
            </w:r>
            <w:proofErr w:type="spellStart"/>
            <w:r w:rsidRPr="006E20B3">
              <w:rPr>
                <w:rFonts w:ascii="Arial" w:eastAsia="ＭＳ Ｐゴシック" w:hAnsi="Arial" w:cs="Arial"/>
                <w:sz w:val="18"/>
                <w:szCs w:val="18"/>
                <w:lang w:eastAsia="ja-JP"/>
              </w:rPr>
              <w:t>Tmax</w:t>
            </w:r>
            <w:proofErr w:type="spellEnd"/>
            <w:r w:rsidRPr="006E20B3">
              <w:rPr>
                <w:rFonts w:ascii="Arial" w:eastAsia="ＭＳ Ｐゴシック" w:hAnsi="Arial" w:cs="Arial"/>
                <w:sz w:val="18"/>
                <w:szCs w:val="18"/>
                <w:lang w:eastAsia="ja-JP"/>
              </w:rPr>
              <w:t>:</w:t>
            </w:r>
            <w:r w:rsidRPr="006E20B3">
              <w:rPr>
                <w:rFonts w:eastAsia="ＭＳ Ｐゴシック"/>
                <w:sz w:val="18"/>
                <w:szCs w:val="18"/>
                <w:lang w:eastAsia="ja-JP"/>
              </w:rPr>
              <w:t xml:space="preserve"> maximu</w:t>
            </w:r>
            <w:r w:rsidR="00BC1C4E">
              <w:rPr>
                <w:rFonts w:eastAsia="ＭＳ Ｐゴシック" w:hint="eastAsia"/>
                <w:sz w:val="18"/>
                <w:szCs w:val="18"/>
                <w:lang w:eastAsia="ja-JP"/>
              </w:rPr>
              <w:t>m</w:t>
            </w:r>
            <w:r w:rsidRPr="006E20B3">
              <w:rPr>
                <w:rFonts w:eastAsia="ＭＳ Ｐゴシック"/>
                <w:sz w:val="18"/>
                <w:szCs w:val="18"/>
                <w:lang w:eastAsia="ja-JP"/>
              </w:rPr>
              <w:t xml:space="preserve"> temperature</w:t>
            </w:r>
            <w:r w:rsidRPr="006E20B3">
              <w:rPr>
                <w:rFonts w:ascii="Arial" w:eastAsia="ＭＳ Ｐゴシック" w:hAnsi="Arial" w:cs="Arial"/>
                <w:sz w:val="18"/>
                <w:szCs w:val="18"/>
                <w:lang w:eastAsia="ja-JP"/>
              </w:rPr>
              <w:t xml:space="preserve">, </w:t>
            </w:r>
            <w:proofErr w:type="spellStart"/>
            <w:r w:rsidRPr="006E20B3">
              <w:rPr>
                <w:rFonts w:ascii="Arial" w:eastAsia="ＭＳ Ｐゴシック" w:hAnsi="Arial" w:cs="Arial"/>
                <w:sz w:val="18"/>
                <w:szCs w:val="18"/>
                <w:lang w:eastAsia="ja-JP"/>
              </w:rPr>
              <w:t>Tmin</w:t>
            </w:r>
            <w:proofErr w:type="spellEnd"/>
            <w:r w:rsidRPr="006E20B3">
              <w:rPr>
                <w:rFonts w:ascii="Arial" w:eastAsia="ＭＳ Ｐゴシック" w:hAnsi="Arial" w:cs="Arial"/>
                <w:sz w:val="18"/>
                <w:szCs w:val="18"/>
                <w:lang w:eastAsia="ja-JP"/>
              </w:rPr>
              <w:t>:</w:t>
            </w:r>
            <w:r w:rsidRPr="006E20B3">
              <w:rPr>
                <w:rFonts w:eastAsia="ＭＳ Ｐゴシック"/>
                <w:sz w:val="18"/>
                <w:szCs w:val="18"/>
                <w:lang w:eastAsia="ja-JP"/>
              </w:rPr>
              <w:t xml:space="preserve"> minimu</w:t>
            </w:r>
            <w:r w:rsidR="00BC1C4E">
              <w:rPr>
                <w:rFonts w:eastAsia="ＭＳ Ｐゴシック" w:hint="eastAsia"/>
                <w:sz w:val="18"/>
                <w:szCs w:val="18"/>
                <w:lang w:eastAsia="ja-JP"/>
              </w:rPr>
              <w:t>m</w:t>
            </w:r>
            <w:r w:rsidRPr="006E20B3">
              <w:rPr>
                <w:rFonts w:eastAsia="ＭＳ Ｐゴシック"/>
                <w:sz w:val="18"/>
                <w:szCs w:val="18"/>
                <w:lang w:eastAsia="ja-JP"/>
              </w:rPr>
              <w:t xml:space="preserve"> temperature</w:t>
            </w:r>
          </w:p>
        </w:tc>
      </w:tr>
      <w:tr w:rsidR="006E20B3" w:rsidRPr="006E20B3" w14:paraId="2B1B8C0E" w14:textId="77777777" w:rsidTr="006E20B3">
        <w:trPr>
          <w:trHeight w:val="264"/>
        </w:trPr>
        <w:tc>
          <w:tcPr>
            <w:tcW w:w="8260" w:type="dxa"/>
            <w:gridSpan w:val="6"/>
            <w:tcBorders>
              <w:top w:val="nil"/>
              <w:left w:val="nil"/>
              <w:bottom w:val="nil"/>
              <w:right w:val="nil"/>
            </w:tcBorders>
            <w:noWrap/>
            <w:vAlign w:val="bottom"/>
            <w:hideMark/>
          </w:tcPr>
          <w:p w14:paraId="41BA820A" w14:textId="77777777" w:rsidR="006E20B3" w:rsidRPr="006E20B3" w:rsidRDefault="006E20B3" w:rsidP="006E20B3">
            <w:pPr>
              <w:suppressAutoHyphens w:val="0"/>
              <w:spacing w:before="0" w:after="0" w:line="240" w:lineRule="auto"/>
              <w:ind w:firstLine="0"/>
              <w:rPr>
                <w:rFonts w:eastAsia="ＭＳ Ｐゴシック"/>
                <w:sz w:val="18"/>
                <w:szCs w:val="18"/>
                <w:lang w:eastAsia="ja-JP"/>
              </w:rPr>
            </w:pPr>
            <w:r w:rsidRPr="006E20B3">
              <w:rPr>
                <w:rFonts w:eastAsia="ＭＳ Ｐゴシック"/>
                <w:sz w:val="18"/>
                <w:szCs w:val="18"/>
                <w:lang w:eastAsia="ja-JP"/>
              </w:rPr>
              <w:t>Growth (G), Mortality (M), Ingrowth (I); see section 2.5 (Condit et al. 1999)</w:t>
            </w:r>
          </w:p>
        </w:tc>
      </w:tr>
    </w:tbl>
    <w:p w14:paraId="3F693D9D" w14:textId="40DEFF7E" w:rsidR="009F4D28" w:rsidRPr="00A12BD5" w:rsidRDefault="008347D8" w:rsidP="008347D8">
      <w:pPr>
        <w:pStyle w:val="a0"/>
        <w:rPr>
          <w:rFonts w:eastAsiaTheme="minorEastAsia"/>
          <w:color w:val="EE0000"/>
          <w:lang w:eastAsia="ja-JP"/>
        </w:rPr>
      </w:pPr>
      <w:r w:rsidRPr="00A12BD5">
        <w:rPr>
          <w:rFonts w:eastAsiaTheme="minorEastAsia"/>
          <w:color w:val="EE0000"/>
          <w:lang w:eastAsia="ja-JP"/>
        </w:rPr>
        <w:t xml:space="preserve">Among the correlations between </w:t>
      </w:r>
      <w:r w:rsidRPr="00A12BD5">
        <w:rPr>
          <w:rFonts w:eastAsiaTheme="minorEastAsia"/>
          <w:i/>
          <w:iCs/>
          <w:color w:val="EE0000"/>
          <w:lang w:eastAsia="ja-JP"/>
        </w:rPr>
        <w:t xml:space="preserve">A. </w:t>
      </w:r>
      <w:proofErr w:type="spellStart"/>
      <w:r w:rsidRPr="00A12BD5">
        <w:rPr>
          <w:rFonts w:eastAsiaTheme="minorEastAsia"/>
          <w:i/>
          <w:iCs/>
          <w:color w:val="EE0000"/>
          <w:lang w:eastAsia="ja-JP"/>
        </w:rPr>
        <w:t>mariesii</w:t>
      </w:r>
      <w:proofErr w:type="spellEnd"/>
      <w:r w:rsidRPr="00A12BD5">
        <w:rPr>
          <w:rFonts w:eastAsiaTheme="minorEastAsia"/>
          <w:color w:val="EE0000"/>
          <w:lang w:eastAsia="ja-JP"/>
        </w:rPr>
        <w:t xml:space="preserve"> demographic rates and interval-mean climate variables (Table 6), mortality rate (M) showed the strongest associations with climate. At the Ecotone plot, </w:t>
      </w:r>
      <w:proofErr w:type="spellStart"/>
      <w:r w:rsidRPr="00A12BD5">
        <w:rPr>
          <w:rFonts w:eastAsiaTheme="minorEastAsia"/>
          <w:color w:val="EE0000"/>
          <w:lang w:eastAsia="ja-JP"/>
        </w:rPr>
        <w:t>Tmax</w:t>
      </w:r>
      <w:proofErr w:type="spellEnd"/>
      <w:r w:rsidRPr="00A12BD5">
        <w:rPr>
          <w:rFonts w:eastAsiaTheme="minorEastAsia"/>
          <w:color w:val="EE0000"/>
          <w:lang w:eastAsia="ja-JP"/>
        </w:rPr>
        <w:t xml:space="preserve"> was strongly and positively correlated with</w:t>
      </w:r>
      <w:r w:rsidR="00400AAD" w:rsidRPr="00A12BD5">
        <w:rPr>
          <w:rFonts w:eastAsiaTheme="minorEastAsia"/>
          <w:color w:val="EE0000"/>
          <w:lang w:eastAsia="ja-JP"/>
        </w:rPr>
        <w:t xml:space="preserve"> (M)</w:t>
      </w:r>
      <w:r w:rsidRPr="00A12BD5">
        <w:rPr>
          <w:rFonts w:eastAsiaTheme="minorEastAsia"/>
          <w:color w:val="EE0000"/>
          <w:lang w:eastAsia="ja-JP"/>
        </w:rPr>
        <w:t xml:space="preserve"> (</w:t>
      </w:r>
      <w:r w:rsidRPr="00195A2C">
        <w:rPr>
          <w:rFonts w:eastAsiaTheme="minorEastAsia"/>
          <w:i/>
          <w:iCs/>
          <w:color w:val="EE0000"/>
          <w:lang w:eastAsia="ja-JP"/>
        </w:rPr>
        <w:t>r</w:t>
      </w:r>
      <w:r w:rsidRPr="00A12BD5">
        <w:rPr>
          <w:rFonts w:eastAsiaTheme="minorEastAsia"/>
          <w:color w:val="EE0000"/>
          <w:lang w:eastAsia="ja-JP"/>
        </w:rPr>
        <w:t xml:space="preserve"> = 0.959, </w:t>
      </w:r>
      <w:r w:rsidRPr="00195A2C">
        <w:rPr>
          <w:rFonts w:eastAsiaTheme="minorEastAsia"/>
          <w:i/>
          <w:iCs/>
          <w:color w:val="EE0000"/>
          <w:lang w:eastAsia="ja-JP"/>
        </w:rPr>
        <w:t>p</w:t>
      </w:r>
      <w:r w:rsidRPr="00A12BD5">
        <w:rPr>
          <w:rFonts w:eastAsiaTheme="minorEastAsia"/>
          <w:color w:val="EE0000"/>
          <w:lang w:eastAsia="ja-JP"/>
        </w:rPr>
        <w:t xml:space="preserve"> = 0.003). In the pooled analysis across three plots (</w:t>
      </w:r>
      <w:r w:rsidRPr="00195A2C">
        <w:rPr>
          <w:rFonts w:eastAsiaTheme="minorEastAsia"/>
          <w:i/>
          <w:iCs/>
          <w:color w:val="EE0000"/>
          <w:lang w:eastAsia="ja-JP"/>
        </w:rPr>
        <w:t>n</w:t>
      </w:r>
      <w:r w:rsidRPr="00A12BD5">
        <w:rPr>
          <w:rFonts w:eastAsiaTheme="minorEastAsia"/>
          <w:color w:val="EE0000"/>
          <w:lang w:eastAsia="ja-JP"/>
        </w:rPr>
        <w:t xml:space="preserve"> = 18), both WI (</w:t>
      </w:r>
      <w:r w:rsidRPr="00195A2C">
        <w:rPr>
          <w:rFonts w:eastAsiaTheme="minorEastAsia"/>
          <w:i/>
          <w:iCs/>
          <w:color w:val="EE0000"/>
          <w:lang w:eastAsia="ja-JP"/>
        </w:rPr>
        <w:t>r</w:t>
      </w:r>
      <w:r w:rsidRPr="00A12BD5">
        <w:rPr>
          <w:rFonts w:eastAsiaTheme="minorEastAsia"/>
          <w:color w:val="EE0000"/>
          <w:lang w:eastAsia="ja-JP"/>
        </w:rPr>
        <w:t xml:space="preserve"> = 0.507, </w:t>
      </w:r>
      <w:r w:rsidRPr="00195A2C">
        <w:rPr>
          <w:rFonts w:eastAsiaTheme="minorEastAsia"/>
          <w:i/>
          <w:iCs/>
          <w:color w:val="EE0000"/>
          <w:lang w:eastAsia="ja-JP"/>
        </w:rPr>
        <w:t xml:space="preserve">p </w:t>
      </w:r>
      <w:r w:rsidRPr="00A12BD5">
        <w:rPr>
          <w:rFonts w:eastAsiaTheme="minorEastAsia"/>
          <w:color w:val="EE0000"/>
          <w:lang w:eastAsia="ja-JP"/>
        </w:rPr>
        <w:t xml:space="preserve">= 0.032) and </w:t>
      </w:r>
      <w:proofErr w:type="spellStart"/>
      <w:r w:rsidRPr="00A12BD5">
        <w:rPr>
          <w:rFonts w:eastAsiaTheme="minorEastAsia"/>
          <w:color w:val="EE0000"/>
          <w:lang w:eastAsia="ja-JP"/>
        </w:rPr>
        <w:t>Tmax</w:t>
      </w:r>
      <w:proofErr w:type="spellEnd"/>
      <w:r w:rsidRPr="00A12BD5">
        <w:rPr>
          <w:rFonts w:eastAsiaTheme="minorEastAsia"/>
          <w:color w:val="EE0000"/>
          <w:lang w:eastAsia="ja-JP"/>
        </w:rPr>
        <w:t xml:space="preserve"> (</w:t>
      </w:r>
      <w:r w:rsidRPr="00195A2C">
        <w:rPr>
          <w:rFonts w:eastAsiaTheme="minorEastAsia"/>
          <w:i/>
          <w:iCs/>
          <w:color w:val="EE0000"/>
          <w:lang w:eastAsia="ja-JP"/>
        </w:rPr>
        <w:t>r</w:t>
      </w:r>
      <w:r w:rsidRPr="00A12BD5">
        <w:rPr>
          <w:rFonts w:eastAsiaTheme="minorEastAsia"/>
          <w:color w:val="EE0000"/>
          <w:lang w:eastAsia="ja-JP"/>
        </w:rPr>
        <w:t xml:space="preserve"> = 0.596, </w:t>
      </w:r>
      <w:r w:rsidRPr="00195A2C">
        <w:rPr>
          <w:rFonts w:eastAsiaTheme="minorEastAsia"/>
          <w:i/>
          <w:iCs/>
          <w:color w:val="EE0000"/>
          <w:lang w:eastAsia="ja-JP"/>
        </w:rPr>
        <w:t xml:space="preserve">p </w:t>
      </w:r>
      <w:r w:rsidRPr="00A12BD5">
        <w:rPr>
          <w:rFonts w:eastAsiaTheme="minorEastAsia"/>
          <w:color w:val="EE0000"/>
          <w:lang w:eastAsia="ja-JP"/>
        </w:rPr>
        <w:t xml:space="preserve">= 0.009) were significantly and positively correlated </w:t>
      </w:r>
      <w:r w:rsidR="002C36B2" w:rsidRPr="00A12BD5">
        <w:rPr>
          <w:rFonts w:eastAsiaTheme="minorEastAsia"/>
          <w:color w:val="EE0000"/>
          <w:lang w:eastAsia="ja-JP"/>
        </w:rPr>
        <w:t>with (</w:t>
      </w:r>
      <w:r w:rsidR="002610A2" w:rsidRPr="00A12BD5">
        <w:rPr>
          <w:rFonts w:eastAsiaTheme="minorEastAsia"/>
          <w:color w:val="EE0000"/>
          <w:lang w:eastAsia="ja-JP"/>
        </w:rPr>
        <w:t>M)</w:t>
      </w:r>
      <w:r w:rsidRPr="00A12BD5">
        <w:rPr>
          <w:rFonts w:eastAsiaTheme="minorEastAsia"/>
          <w:color w:val="EE0000"/>
          <w:lang w:eastAsia="ja-JP"/>
        </w:rPr>
        <w:t xml:space="preserve">. No significant relationships </w:t>
      </w:r>
      <w:r w:rsidRPr="00A12BD5">
        <w:rPr>
          <w:rFonts w:eastAsiaTheme="minorEastAsia"/>
          <w:color w:val="EE0000"/>
          <w:lang w:eastAsia="ja-JP"/>
        </w:rPr>
        <w:lastRenderedPageBreak/>
        <w:t xml:space="preserve">were found between climate variables and either growth rate (G) or </w:t>
      </w:r>
      <w:proofErr w:type="spellStart"/>
      <w:r w:rsidRPr="00A12BD5">
        <w:rPr>
          <w:rFonts w:eastAsiaTheme="minorEastAsia"/>
          <w:color w:val="EE0000"/>
          <w:lang w:eastAsia="ja-JP"/>
        </w:rPr>
        <w:t>ingrowth</w:t>
      </w:r>
      <w:proofErr w:type="spellEnd"/>
      <w:r w:rsidRPr="00A12BD5">
        <w:rPr>
          <w:rFonts w:eastAsiaTheme="minorEastAsia"/>
          <w:color w:val="EE0000"/>
          <w:lang w:eastAsia="ja-JP"/>
        </w:rPr>
        <w:t xml:space="preserve"> rate (I) in any plot or in the pooled analysis.</w:t>
      </w:r>
    </w:p>
    <w:p w14:paraId="198465DE" w14:textId="77777777" w:rsidR="00F31D4D" w:rsidRPr="009A5DCD" w:rsidRDefault="007337CC" w:rsidP="009A5DCD">
      <w:pPr>
        <w:pStyle w:val="1"/>
      </w:pPr>
      <w:r>
        <w:t>4. Discussion</w:t>
      </w:r>
    </w:p>
    <w:p w14:paraId="0744AC80" w14:textId="77777777" w:rsidR="00F31D4D" w:rsidRPr="009A5DCD" w:rsidRDefault="007337CC" w:rsidP="009A5DCD">
      <w:pPr>
        <w:pStyle w:val="2"/>
      </w:pPr>
      <w:r>
        <w:t>4.1. Warming trend around Mt. Tateyama</w:t>
      </w:r>
    </w:p>
    <w:p w14:paraId="709A5C79" w14:textId="71E3B16C" w:rsidR="00F31D4D" w:rsidRPr="009A5DCD" w:rsidRDefault="007337CC" w:rsidP="00180649">
      <w:pPr>
        <w:pStyle w:val="FirstParagraph"/>
      </w:pPr>
      <w:r>
        <w:t xml:space="preserve">The average temperature at the Kurobe Dam </w:t>
      </w:r>
      <w:r>
        <w:rPr>
          <w:rFonts w:eastAsia="ＭＳ 明朝"/>
          <w:lang w:eastAsia="ja-JP"/>
        </w:rPr>
        <w:t xml:space="preserve">in Mt. Tateyama </w:t>
      </w:r>
      <w:r>
        <w:t>increased by 0.</w:t>
      </w:r>
      <w:r>
        <w:rPr>
          <w:rFonts w:eastAsia="ＭＳ 明朝"/>
          <w:lang w:eastAsia="ja-JP"/>
        </w:rPr>
        <w:t>27</w:t>
      </w:r>
      <w:r>
        <w:t xml:space="preserve">°C/decade from 1965 to 2023 </w:t>
      </w:r>
      <w:r>
        <w:rPr>
          <w:rFonts w:eastAsia="ＭＳ 明朝"/>
          <w:lang w:eastAsia="ja-JP"/>
        </w:rPr>
        <w:t xml:space="preserve">(Fig. </w:t>
      </w:r>
      <w:r>
        <w:rPr>
          <w:rFonts w:eastAsia="ＭＳ 明朝" w:hint="eastAsia"/>
          <w:lang w:eastAsia="ja-JP"/>
        </w:rPr>
        <w:t>3</w:t>
      </w:r>
      <w:r>
        <w:rPr>
          <w:rFonts w:eastAsia="ＭＳ 明朝"/>
          <w:lang w:eastAsia="ja-JP"/>
        </w:rPr>
        <w:t>)</w:t>
      </w:r>
      <w:r>
        <w:t>.</w:t>
      </w:r>
      <w:bookmarkStart w:id="106" w:name="_Hlk192046945"/>
      <w:r>
        <w:t xml:space="preserve"> In the Green Mountains of Vermont, USA, the annual temperature has increased by 1.1°C</w:t>
      </w:r>
      <w:r>
        <w:rPr>
          <w:rFonts w:eastAsia="ＭＳ 明朝"/>
          <w:lang w:eastAsia="ja-JP"/>
        </w:rPr>
        <w:t xml:space="preserve"> </w:t>
      </w:r>
      <w:r>
        <w:t>from 1964 to 2004 (Beckage et al., 2008)</w:t>
      </w:r>
      <w:r>
        <w:rPr>
          <w:rFonts w:eastAsia="ＭＳ 明朝"/>
          <w:lang w:eastAsia="ja-JP"/>
        </w:rPr>
        <w:t>, with a rate of temperature increase of 0.28</w:t>
      </w:r>
      <w:r>
        <w:t>°C/decade,</w:t>
      </w:r>
      <w:r>
        <w:rPr>
          <w:rFonts w:eastAsia="ＭＳ 明朝"/>
          <w:lang w:eastAsia="ja-JP"/>
        </w:rPr>
        <w:t xml:space="preserve"> which was almost equal to that of Mt. Tateyama.</w:t>
      </w:r>
      <w:bookmarkEnd w:id="106"/>
      <w:r>
        <w:rPr>
          <w:rFonts w:eastAsia="ＭＳ 明朝"/>
          <w:lang w:eastAsia="ja-JP"/>
        </w:rPr>
        <w:t xml:space="preserve"> </w:t>
      </w:r>
      <w:r>
        <w:t>The rate</w:t>
      </w:r>
      <w:r>
        <w:rPr>
          <w:rFonts w:eastAsia="ＭＳ 明朝"/>
          <w:lang w:eastAsia="ja-JP"/>
        </w:rPr>
        <w:t xml:space="preserve"> </w:t>
      </w:r>
      <w:r>
        <w:t xml:space="preserve">of temperature increase in the Tateyama region since the 1960s was about </w:t>
      </w:r>
      <w:r w:rsidR="00095854" w:rsidRPr="00095854">
        <w:t>approximately five times</w:t>
      </w:r>
      <w:r>
        <w:t xml:space="preserve"> higher than that of the global rate of 0.05°C/decade since before the industrial revolution (IPCC, 2023). Pepin et al. (2022) also reported higher warming rates at higher elevations in some mountainous regions.</w:t>
      </w:r>
    </w:p>
    <w:p w14:paraId="6CDA9414" w14:textId="13F3535E" w:rsidR="00F31D4D" w:rsidRPr="00180649" w:rsidRDefault="009A53DF" w:rsidP="00180649">
      <w:pPr>
        <w:pStyle w:val="FirstParagraph"/>
        <w:rPr>
          <w:rFonts w:eastAsia="ＭＳ 明朝"/>
          <w:lang w:eastAsia="ja-JP"/>
        </w:rPr>
      </w:pPr>
      <w:r>
        <w:rPr>
          <w:rFonts w:eastAsia="ＭＳ 明朝"/>
          <w:lang w:eastAsia="ja-JP"/>
        </w:rPr>
        <w:t>WI</w:t>
      </w:r>
      <w:r w:rsidR="008603E7">
        <w:t xml:space="preserve"> value (Kira, 1948)</w:t>
      </w:r>
      <w:r w:rsidR="008603E7">
        <w:rPr>
          <w:rFonts w:ascii="ＭＳ 明朝" w:eastAsia="ＭＳ 明朝" w:hAnsi="ＭＳ 明朝" w:cs="ＭＳ 明朝" w:hint="eastAsia"/>
          <w:lang w:eastAsia="ja-JP"/>
        </w:rPr>
        <w:t>,</w:t>
      </w:r>
      <w:r w:rsidR="008603E7">
        <w:t xml:space="preserve"> calculated using</w:t>
      </w:r>
      <w:r w:rsidR="008603E7">
        <w:rPr>
          <w:rFonts w:eastAsia="ＭＳ 明朝"/>
          <w:lang w:eastAsia="ja-JP"/>
        </w:rPr>
        <w:t xml:space="preserve"> </w:t>
      </w:r>
      <w:r w:rsidR="008603E7">
        <w:t>the Mesh climatological normal for 2020 (Japan Meteorological Agency, 2022),</w:t>
      </w:r>
      <w:r w:rsidR="008603E7">
        <w:rPr>
          <w:rFonts w:eastAsia="ＭＳ 明朝"/>
          <w:lang w:eastAsia="ja-JP"/>
        </w:rPr>
        <w:t xml:space="preserve"> of </w:t>
      </w:r>
      <w:r w:rsidR="008603E7">
        <w:t xml:space="preserve">the </w:t>
      </w:r>
      <w:r w:rsidR="008603E7">
        <w:rPr>
          <w:rFonts w:eastAsia="ＭＳ 明朝"/>
          <w:lang w:eastAsia="ja-JP"/>
        </w:rPr>
        <w:t>Ecotone</w:t>
      </w:r>
      <w:r w:rsidR="008603E7">
        <w:t xml:space="preserve"> plot</w:t>
      </w:r>
      <w:r w:rsidR="008603E7">
        <w:rPr>
          <w:rFonts w:eastAsia="ＭＳ 明朝"/>
          <w:lang w:eastAsia="ja-JP"/>
        </w:rPr>
        <w:t xml:space="preserve"> placed it at</w:t>
      </w:r>
      <w:r w:rsidR="008603E7">
        <w:t xml:space="preserve"> the ecotone between the temperate and subarctic zones</w:t>
      </w:r>
      <w:r w:rsidR="008603E7">
        <w:rPr>
          <w:rFonts w:eastAsia="ＭＳ 明朝"/>
          <w:lang w:eastAsia="ja-JP"/>
        </w:rPr>
        <w:t xml:space="preserve"> (Fig. </w:t>
      </w:r>
      <w:r w:rsidR="008603E7">
        <w:rPr>
          <w:rFonts w:eastAsia="ＭＳ 明朝" w:hint="eastAsia"/>
          <w:lang w:eastAsia="ja-JP"/>
        </w:rPr>
        <w:t>5</w:t>
      </w:r>
      <w:r w:rsidR="008603E7">
        <w:rPr>
          <w:rFonts w:eastAsia="ＭＳ 明朝"/>
          <w:lang w:eastAsia="ja-JP"/>
        </w:rPr>
        <w:t>)</w:t>
      </w:r>
      <w:r w:rsidR="008603E7">
        <w:t xml:space="preserve">. Assuming that the temperatures rose in the same way as the rise in temperature in the Kurobe Dam, </w:t>
      </w:r>
      <w:r>
        <w:t>WI</w:t>
      </w:r>
      <w:r w:rsidR="008603E7">
        <w:t xml:space="preserve"> at the Ecotone plot changed from 40 to 60°C·month from the 1960s to 2020s </w:t>
      </w:r>
      <w:r w:rsidR="008603E7">
        <w:rPr>
          <w:rFonts w:eastAsia="ＭＳ 明朝"/>
          <w:lang w:eastAsia="ja-JP"/>
        </w:rPr>
        <w:t xml:space="preserve">(Fig. </w:t>
      </w:r>
      <w:r w:rsidR="008603E7">
        <w:rPr>
          <w:rFonts w:eastAsia="ＭＳ 明朝" w:hint="eastAsia"/>
          <w:lang w:eastAsia="ja-JP"/>
        </w:rPr>
        <w:t>4</w:t>
      </w:r>
      <w:r w:rsidR="008603E7">
        <w:rPr>
          <w:rFonts w:eastAsia="ＭＳ 明朝"/>
          <w:lang w:eastAsia="ja-JP"/>
        </w:rPr>
        <w:t>)</w:t>
      </w:r>
      <w:r w:rsidR="008603E7">
        <w:t xml:space="preserve">. This warmth index range encompassed the ecotone as set by Kira (1948). These results indicated that </w:t>
      </w:r>
      <w:r>
        <w:t>WI</w:t>
      </w:r>
      <w:r w:rsidR="008603E7">
        <w:t xml:space="preserve"> for this period rose from a subarctic zone value to an ecotone value and finally reached a temperate zone value. </w:t>
      </w:r>
    </w:p>
    <w:p w14:paraId="186FA281" w14:textId="77777777" w:rsidR="00F31D4D" w:rsidRPr="009A5DCD" w:rsidRDefault="007337CC" w:rsidP="009A5DCD">
      <w:pPr>
        <w:pStyle w:val="2"/>
        <w:rPr>
          <w:rFonts w:eastAsia="ＭＳ 明朝"/>
        </w:rPr>
      </w:pPr>
      <w:r>
        <w:lastRenderedPageBreak/>
        <w:t>4.2. Forest dynamics</w:t>
      </w:r>
    </w:p>
    <w:p w14:paraId="60AD97E6" w14:textId="7D51EF1F" w:rsidR="00033A03" w:rsidRPr="009C0340" w:rsidRDefault="00033A03" w:rsidP="009C0340">
      <w:pPr>
        <w:pStyle w:val="a0"/>
        <w:rPr>
          <w:rFonts w:eastAsia="ＭＳ 明朝"/>
          <w:color w:val="0070C0"/>
          <w:lang w:eastAsia="ja-JP"/>
        </w:rPr>
      </w:pPr>
      <w:r w:rsidRPr="009C0340">
        <w:rPr>
          <w:rFonts w:eastAsia="ＭＳ 明朝"/>
          <w:color w:val="EE0000"/>
          <w:lang w:eastAsia="ja-JP"/>
        </w:rPr>
        <w:t xml:space="preserve">The forest population growth rate was negative only in the Subarctic plot, primarily due to the influence of </w:t>
      </w:r>
      <w:r w:rsidRPr="009C0340">
        <w:rPr>
          <w:rFonts w:eastAsia="ＭＳ 明朝"/>
          <w:i/>
          <w:iCs/>
          <w:color w:val="EE0000"/>
          <w:lang w:eastAsia="ja-JP"/>
        </w:rPr>
        <w:t xml:space="preserve">A. </w:t>
      </w:r>
      <w:proofErr w:type="spellStart"/>
      <w:r w:rsidRPr="009C0340">
        <w:rPr>
          <w:rFonts w:eastAsia="ＭＳ 明朝"/>
          <w:i/>
          <w:iCs/>
          <w:color w:val="EE0000"/>
          <w:lang w:eastAsia="ja-JP"/>
        </w:rPr>
        <w:t>mariesii</w:t>
      </w:r>
      <w:proofErr w:type="spellEnd"/>
      <w:r w:rsidRPr="009C0340">
        <w:rPr>
          <w:rFonts w:eastAsia="ＭＳ 明朝"/>
          <w:color w:val="EE0000"/>
          <w:lang w:eastAsia="ja-JP"/>
        </w:rPr>
        <w:t xml:space="preserve">, the dominant tree species in that zone (Table 4). The growth rate of </w:t>
      </w:r>
      <w:r w:rsidRPr="009C0340">
        <w:rPr>
          <w:rFonts w:eastAsia="ＭＳ 明朝"/>
          <w:i/>
          <w:iCs/>
          <w:color w:val="EE0000"/>
          <w:lang w:eastAsia="ja-JP"/>
        </w:rPr>
        <w:t xml:space="preserve">A. </w:t>
      </w:r>
      <w:proofErr w:type="spellStart"/>
      <w:r w:rsidRPr="009C0340">
        <w:rPr>
          <w:rFonts w:eastAsia="ＭＳ 明朝"/>
          <w:i/>
          <w:iCs/>
          <w:color w:val="EE0000"/>
          <w:lang w:eastAsia="ja-JP"/>
        </w:rPr>
        <w:t>mariesii</w:t>
      </w:r>
      <w:proofErr w:type="spellEnd"/>
      <w:r w:rsidRPr="009C0340">
        <w:rPr>
          <w:rFonts w:eastAsia="ＭＳ 明朝"/>
          <w:color w:val="EE0000"/>
          <w:lang w:eastAsia="ja-JP"/>
        </w:rPr>
        <w:t xml:space="preserve"> was lowest in the Ecotone plot but increased with altitude. The remarkably low growth rate in the Ecotone plot might be attributed to reduced overall growth caused by high mortality and low ingrowth. However, in terms of the overall population, the growth rate in the Ecotone plot was second only to that of the Timberline plot. This may reflect the high growth rates of temperate and ecotone elements that overshadowed the decline of </w:t>
      </w:r>
      <w:r w:rsidRPr="009C0340">
        <w:rPr>
          <w:rFonts w:eastAsia="ＭＳ 明朝"/>
          <w:i/>
          <w:iCs/>
          <w:color w:val="EE0000"/>
          <w:lang w:eastAsia="ja-JP"/>
        </w:rPr>
        <w:t xml:space="preserve">A. </w:t>
      </w:r>
      <w:proofErr w:type="spellStart"/>
      <w:r w:rsidRPr="009C0340">
        <w:rPr>
          <w:rFonts w:eastAsia="ＭＳ 明朝"/>
          <w:i/>
          <w:iCs/>
          <w:color w:val="EE0000"/>
          <w:lang w:eastAsia="ja-JP"/>
        </w:rPr>
        <w:t>mariesii</w:t>
      </w:r>
      <w:proofErr w:type="spellEnd"/>
      <w:r w:rsidRPr="009C0340">
        <w:rPr>
          <w:rFonts w:eastAsia="ＭＳ 明朝"/>
          <w:color w:val="EE0000"/>
          <w:lang w:eastAsia="ja-JP"/>
        </w:rPr>
        <w:t xml:space="preserve">. The Timberline plot exhibited the highest </w:t>
      </w:r>
      <w:proofErr w:type="spellStart"/>
      <w:r w:rsidRPr="009C0340">
        <w:rPr>
          <w:rFonts w:eastAsia="ＭＳ 明朝"/>
          <w:color w:val="EE0000"/>
          <w:lang w:eastAsia="ja-JP"/>
        </w:rPr>
        <w:t>ingrowth</w:t>
      </w:r>
      <w:proofErr w:type="spellEnd"/>
      <w:r w:rsidRPr="009C0340">
        <w:rPr>
          <w:rFonts w:eastAsia="ＭＳ 明朝"/>
          <w:color w:val="EE0000"/>
          <w:lang w:eastAsia="ja-JP"/>
        </w:rPr>
        <w:t xml:space="preserve"> rate among all plots, indicating active regeneration at the upper forest limit. The contrasting demographic trends of </w:t>
      </w:r>
      <w:r w:rsidRPr="009C0340">
        <w:rPr>
          <w:rFonts w:eastAsia="ＭＳ 明朝"/>
          <w:i/>
          <w:iCs/>
          <w:color w:val="EE0000"/>
          <w:lang w:eastAsia="ja-JP"/>
        </w:rPr>
        <w:t xml:space="preserve">A. </w:t>
      </w:r>
      <w:proofErr w:type="spellStart"/>
      <w:r w:rsidRPr="009C0340">
        <w:rPr>
          <w:rFonts w:eastAsia="ＭＳ 明朝"/>
          <w:i/>
          <w:iCs/>
          <w:color w:val="EE0000"/>
          <w:lang w:eastAsia="ja-JP"/>
        </w:rPr>
        <w:t>mariesii</w:t>
      </w:r>
      <w:proofErr w:type="spellEnd"/>
      <w:r w:rsidRPr="009C0340">
        <w:rPr>
          <w:rFonts w:eastAsia="ＭＳ 明朝"/>
          <w:color w:val="EE0000"/>
          <w:lang w:eastAsia="ja-JP"/>
        </w:rPr>
        <w:t xml:space="preserve"> — rapid decline at lower elevations and active regeneration at higher elevations — are consistent with a thermally driven upward redistribution of this species along the altitudinal gradient.</w:t>
      </w:r>
    </w:p>
    <w:p w14:paraId="41B5C7F2" w14:textId="78614077" w:rsidR="00486E3A" w:rsidRPr="00486E3A" w:rsidRDefault="00486E3A" w:rsidP="00486E3A">
      <w:pPr>
        <w:pStyle w:val="FirstParagraph"/>
      </w:pPr>
      <w:r w:rsidRPr="009C0340">
        <w:rPr>
          <w:rFonts w:eastAsia="ＭＳ 明朝"/>
          <w:lang w:eastAsia="ja-JP"/>
        </w:rPr>
        <w:t xml:space="preserve">It has previously been reported that forest growth decreases in old-growth, overmature forests (Kira and </w:t>
      </w:r>
      <w:proofErr w:type="spellStart"/>
      <w:r w:rsidRPr="009C0340">
        <w:rPr>
          <w:rFonts w:eastAsia="ＭＳ 明朝"/>
          <w:lang w:eastAsia="ja-JP"/>
        </w:rPr>
        <w:t>Shidei</w:t>
      </w:r>
      <w:proofErr w:type="spellEnd"/>
      <w:r w:rsidRPr="009C0340">
        <w:rPr>
          <w:rFonts w:eastAsia="ＭＳ 明朝"/>
          <w:lang w:eastAsia="ja-JP"/>
        </w:rPr>
        <w:t xml:space="preserve">, 1967; Smith and Long, 2001). However, we found that basal area at breast height increased in all plots (Fig. 6), which are </w:t>
      </w:r>
      <w:r w:rsidRPr="009C0340">
        <w:rPr>
          <w:rFonts w:eastAsia="ＭＳ 明朝"/>
          <w:color w:val="EE0000"/>
          <w:lang w:eastAsia="ja-JP"/>
        </w:rPr>
        <w:t>pristine old-growth stands</w:t>
      </w:r>
      <w:r w:rsidRPr="009C0340">
        <w:rPr>
          <w:rFonts w:eastAsia="ＭＳ 明朝"/>
          <w:lang w:eastAsia="ja-JP"/>
        </w:rPr>
        <w:t xml:space="preserve">. As noted in previous studies (Ryan et al., 2004; </w:t>
      </w:r>
      <w:proofErr w:type="spellStart"/>
      <w:r w:rsidRPr="009C0340">
        <w:rPr>
          <w:rFonts w:eastAsia="ＭＳ 明朝"/>
          <w:lang w:eastAsia="ja-JP"/>
        </w:rPr>
        <w:t>Luyssaert</w:t>
      </w:r>
      <w:proofErr w:type="spellEnd"/>
      <w:r w:rsidRPr="009C0340">
        <w:rPr>
          <w:rFonts w:eastAsia="ＭＳ 明朝"/>
          <w:lang w:eastAsia="ja-JP"/>
        </w:rPr>
        <w:t xml:space="preserve"> et al., 2008; Noguchi et al., 2022), such stands can continue to accumulate biomass. Notably, in the Ecotone plot, located near the transition zone between the temperate and subarctic zones, the basal area of temperate tree species increased while that of subarctic </w:t>
      </w:r>
      <w:r w:rsidRPr="009C0340">
        <w:rPr>
          <w:rFonts w:eastAsia="ＭＳ 明朝"/>
          <w:i/>
          <w:iCs/>
          <w:lang w:eastAsia="ja-JP"/>
        </w:rPr>
        <w:t xml:space="preserve">A. </w:t>
      </w:r>
      <w:proofErr w:type="spellStart"/>
      <w:r w:rsidRPr="009C0340">
        <w:rPr>
          <w:rFonts w:eastAsia="ＭＳ 明朝"/>
          <w:i/>
          <w:iCs/>
          <w:lang w:eastAsia="ja-JP"/>
        </w:rPr>
        <w:t>mariesii</w:t>
      </w:r>
      <w:proofErr w:type="spellEnd"/>
      <w:r w:rsidRPr="009C0340">
        <w:rPr>
          <w:rFonts w:eastAsia="ＭＳ 明朝"/>
          <w:lang w:eastAsia="ja-JP"/>
        </w:rPr>
        <w:t xml:space="preserve"> decreased (</w:t>
      </w:r>
      <w:r w:rsidRPr="009C0340">
        <w:rPr>
          <w:rFonts w:eastAsia="ＭＳ 明朝"/>
          <w:color w:val="EE0000"/>
          <w:lang w:eastAsia="ja-JP"/>
        </w:rPr>
        <w:t>Fig. 7a, b; Table 5</w:t>
      </w:r>
      <w:r w:rsidRPr="009C0340">
        <w:rPr>
          <w:rFonts w:eastAsia="ＭＳ 明朝"/>
          <w:lang w:eastAsia="ja-JP"/>
        </w:rPr>
        <w:t>).</w:t>
      </w:r>
      <w:r w:rsidRPr="009C0340" w:rsidDel="00486E3A">
        <w:rPr>
          <w:rFonts w:eastAsia="ＭＳ 明朝"/>
          <w:lang w:eastAsia="ja-JP"/>
        </w:rPr>
        <w:t xml:space="preserve"> </w:t>
      </w:r>
    </w:p>
    <w:p w14:paraId="20165D9F" w14:textId="3E607C1B" w:rsidR="00F31D4D" w:rsidRPr="0037680E" w:rsidRDefault="00F269EF" w:rsidP="00486E3A">
      <w:pPr>
        <w:pStyle w:val="a0"/>
        <w:rPr>
          <w:rFonts w:eastAsia="ＭＳ 明朝"/>
          <w:lang w:eastAsia="ja-JP"/>
        </w:rPr>
      </w:pPr>
      <w:r>
        <w:t>At the beginning of the study (2000), both the number</w:t>
      </w:r>
      <w:r>
        <w:rPr>
          <w:rFonts w:eastAsia="ＭＳ 明朝" w:hint="eastAsia"/>
          <w:lang w:eastAsia="ja-JP"/>
        </w:rPr>
        <w:t xml:space="preserve"> </w:t>
      </w:r>
      <w:r>
        <w:t xml:space="preserve">and basal area ratio of dead standing </w:t>
      </w:r>
      <w:r>
        <w:rPr>
          <w:i/>
          <w:iCs/>
        </w:rPr>
        <w:t xml:space="preserve">A. </w:t>
      </w:r>
      <w:proofErr w:type="spellStart"/>
      <w:r>
        <w:rPr>
          <w:i/>
          <w:iCs/>
        </w:rPr>
        <w:t>mariesii</w:t>
      </w:r>
      <w:proofErr w:type="spellEnd"/>
      <w:r>
        <w:rPr>
          <w:i/>
          <w:iCs/>
        </w:rPr>
        <w:t xml:space="preserve"> </w:t>
      </w:r>
      <w:r>
        <w:t>trees were significantly higher in the Ecotone plot than in the Subarctic and Timberline plots</w:t>
      </w:r>
      <w:r>
        <w:rPr>
          <w:rFonts w:eastAsia="ＭＳ 明朝" w:hint="eastAsia"/>
          <w:lang w:eastAsia="ja-JP"/>
        </w:rPr>
        <w:t xml:space="preserve"> </w:t>
      </w:r>
      <w:r>
        <w:rPr>
          <w:rFonts w:eastAsia="ＭＳ 明朝"/>
          <w:lang w:eastAsia="ja-JP"/>
        </w:rPr>
        <w:t>(Fig.</w:t>
      </w:r>
      <w:r>
        <w:rPr>
          <w:rFonts w:eastAsia="ＭＳ 明朝" w:hint="eastAsia"/>
          <w:lang w:eastAsia="ja-JP"/>
        </w:rPr>
        <w:t xml:space="preserve"> </w:t>
      </w:r>
      <w:r w:rsidR="00E80071">
        <w:rPr>
          <w:rFonts w:eastAsia="ＭＳ 明朝" w:hint="eastAsia"/>
          <w:lang w:eastAsia="ja-JP"/>
        </w:rPr>
        <w:t>8</w:t>
      </w:r>
      <w:r>
        <w:rPr>
          <w:rFonts w:eastAsia="ＭＳ 明朝"/>
          <w:lang w:eastAsia="ja-JP"/>
        </w:rPr>
        <w:t>)</w:t>
      </w:r>
      <w:r>
        <w:t xml:space="preserve">. The model (Gärtner et al., 2023) of dead trees in the Ecotone plot indicated that the </w:t>
      </w:r>
      <w:r>
        <w:rPr>
          <w:i/>
          <w:iCs/>
        </w:rPr>
        <w:lastRenderedPageBreak/>
        <w:t xml:space="preserve">A. </w:t>
      </w:r>
      <w:proofErr w:type="spellStart"/>
      <w:r>
        <w:rPr>
          <w:i/>
          <w:iCs/>
        </w:rPr>
        <w:t>mariesii</w:t>
      </w:r>
      <w:proofErr w:type="spellEnd"/>
      <w:r>
        <w:rPr>
          <w:i/>
          <w:iCs/>
        </w:rPr>
        <w:t xml:space="preserve"> </w:t>
      </w:r>
      <w:r>
        <w:t>population deteriorated and died intensively in 1990</w:t>
      </w:r>
      <w:r>
        <w:rPr>
          <w:rFonts w:eastAsia="ＭＳ 明朝" w:hint="eastAsia"/>
          <w:lang w:eastAsia="ja-JP"/>
        </w:rPr>
        <w:t xml:space="preserve"> </w:t>
      </w:r>
      <w:r>
        <w:rPr>
          <w:rFonts w:eastAsia="ＭＳ 明朝"/>
          <w:lang w:eastAsia="ja-JP"/>
        </w:rPr>
        <w:t>(Fig.</w:t>
      </w:r>
      <w:r>
        <w:rPr>
          <w:rFonts w:eastAsia="ＭＳ 明朝" w:hint="eastAsia"/>
          <w:lang w:eastAsia="ja-JP"/>
        </w:rPr>
        <w:t xml:space="preserve"> 9</w:t>
      </w:r>
      <w:r>
        <w:rPr>
          <w:rFonts w:eastAsia="ＭＳ 明朝"/>
          <w:lang w:eastAsia="ja-JP"/>
        </w:rPr>
        <w:t>)</w:t>
      </w:r>
      <w:r>
        <w:t xml:space="preserve">. In addition, </w:t>
      </w:r>
      <w:r w:rsidR="009A53DF">
        <w:t>WI</w:t>
      </w:r>
      <w:r>
        <w:t xml:space="preserve"> began to deviate from the ecotone range in the Ecotone plot.</w:t>
      </w:r>
      <w:r>
        <w:rPr>
          <w:rFonts w:eastAsia="ＭＳ 明朝"/>
          <w:lang w:eastAsia="ja-JP"/>
        </w:rPr>
        <w:t xml:space="preserve"> These results indicated that the ecotone areas are not in a state of forest decline but are rather rapidly replacing tree species following the death of </w:t>
      </w:r>
      <w:r>
        <w:rPr>
          <w:i/>
          <w:iCs/>
        </w:rPr>
        <w:t xml:space="preserve">A. </w:t>
      </w:r>
      <w:proofErr w:type="spellStart"/>
      <w:r>
        <w:rPr>
          <w:i/>
          <w:iCs/>
        </w:rPr>
        <w:t>mariesii</w:t>
      </w:r>
      <w:proofErr w:type="spellEnd"/>
      <w:r>
        <w:t>;</w:t>
      </w:r>
      <w:r>
        <w:rPr>
          <w:i/>
          <w:iCs/>
        </w:rPr>
        <w:t xml:space="preserve"> </w:t>
      </w:r>
      <w:r>
        <w:rPr>
          <w:rFonts w:eastAsia="ＭＳ 明朝"/>
          <w:lang w:eastAsia="ja-JP"/>
        </w:rPr>
        <w:t>therefore, the forest growth is maintained.</w:t>
      </w:r>
      <w:r>
        <w:t xml:space="preserve"> </w:t>
      </w:r>
    </w:p>
    <w:p w14:paraId="15125184" w14:textId="77777777" w:rsidR="00794D45" w:rsidRPr="0007623E" w:rsidRDefault="00794D45" w:rsidP="00180649">
      <w:pPr>
        <w:pStyle w:val="a0"/>
        <w:rPr>
          <w:rFonts w:eastAsia="ＭＳ 明朝"/>
          <w:lang w:eastAsia="ja-JP"/>
        </w:rPr>
      </w:pPr>
    </w:p>
    <w:p w14:paraId="7ACDE3A1" w14:textId="77777777" w:rsidR="00794D45" w:rsidRPr="009A5DCD" w:rsidRDefault="007337CC" w:rsidP="009A5DCD">
      <w:pPr>
        <w:pStyle w:val="2"/>
        <w:rPr>
          <w:rFonts w:eastAsia="ＭＳ 明朝"/>
        </w:rPr>
      </w:pPr>
      <w:r>
        <w:t xml:space="preserve">4.3. </w:t>
      </w:r>
      <w:r>
        <w:rPr>
          <w:rFonts w:eastAsia="ＭＳ 明朝"/>
        </w:rPr>
        <w:t>D</w:t>
      </w:r>
      <w:r>
        <w:t xml:space="preserve">ecline of </w:t>
      </w:r>
      <w:r>
        <w:rPr>
          <w:i/>
          <w:iCs/>
        </w:rPr>
        <w:t xml:space="preserve">A. </w:t>
      </w:r>
      <w:proofErr w:type="spellStart"/>
      <w:r>
        <w:rPr>
          <w:i/>
          <w:iCs/>
        </w:rPr>
        <w:t>mariesii</w:t>
      </w:r>
      <w:proofErr w:type="spellEnd"/>
      <w:r>
        <w:t xml:space="preserve"> trees in the ecotone</w:t>
      </w:r>
    </w:p>
    <w:p w14:paraId="01646884" w14:textId="6E46AA81" w:rsidR="00794D45" w:rsidRPr="009C0340" w:rsidRDefault="003243E2" w:rsidP="00180649">
      <w:pPr>
        <w:pStyle w:val="a0"/>
        <w:rPr>
          <w:rFonts w:eastAsia="ＭＳ 明朝"/>
          <w:color w:val="EE0000"/>
          <w:u w:val="single"/>
        </w:rPr>
      </w:pPr>
      <w:r>
        <w:rPr>
          <w:rFonts w:eastAsia="ＭＳ 明朝"/>
          <w:lang w:eastAsia="ja-JP"/>
        </w:rPr>
        <w:t>We observed a remarkably high mortality rate of</w:t>
      </w:r>
      <w:r>
        <w:rPr>
          <w:rFonts w:eastAsia="ＭＳ 明朝"/>
          <w:i/>
          <w:iCs/>
          <w:lang w:eastAsia="ja-JP"/>
        </w:rPr>
        <w:t xml:space="preserve"> A. </w:t>
      </w:r>
      <w:proofErr w:type="spellStart"/>
      <w:r>
        <w:rPr>
          <w:rFonts w:eastAsia="ＭＳ 明朝"/>
          <w:i/>
          <w:iCs/>
          <w:lang w:eastAsia="ja-JP"/>
        </w:rPr>
        <w:t>mariesii</w:t>
      </w:r>
      <w:proofErr w:type="spellEnd"/>
      <w:r>
        <w:rPr>
          <w:rFonts w:eastAsia="ＭＳ 明朝"/>
          <w:lang w:eastAsia="ja-JP"/>
        </w:rPr>
        <w:t xml:space="preserve"> in the Ecotone plot (</w:t>
      </w:r>
      <w:r>
        <w:rPr>
          <w:rFonts w:eastAsia="ＭＳ 明朝" w:hint="eastAsia"/>
          <w:lang w:eastAsia="ja-JP"/>
        </w:rPr>
        <w:t>Table 4</w:t>
      </w:r>
      <w:r w:rsidRPr="009C0340">
        <w:rPr>
          <w:rFonts w:eastAsia="ＭＳ 明朝" w:hint="eastAsia"/>
          <w:color w:val="EE0000"/>
          <w:lang w:eastAsia="ja-JP"/>
        </w:rPr>
        <w:t>,</w:t>
      </w:r>
      <w:r w:rsidR="00E23024" w:rsidRPr="009C0340">
        <w:rPr>
          <w:rFonts w:eastAsia="ＭＳ 明朝" w:hint="eastAsia"/>
          <w:color w:val="EE0000"/>
          <w:lang w:eastAsia="ja-JP"/>
        </w:rPr>
        <w:t xml:space="preserve"> 6;</w:t>
      </w:r>
      <w:r w:rsidRPr="009C0340">
        <w:rPr>
          <w:rFonts w:eastAsia="ＭＳ 明朝" w:hint="eastAsia"/>
          <w:color w:val="EE0000"/>
          <w:lang w:eastAsia="ja-JP"/>
        </w:rPr>
        <w:t xml:space="preserve"> </w:t>
      </w:r>
      <w:r w:rsidRPr="009C0340">
        <w:rPr>
          <w:rFonts w:eastAsia="ＭＳ 明朝"/>
          <w:color w:val="EE0000"/>
          <w:lang w:eastAsia="ja-JP"/>
        </w:rPr>
        <w:t>Fig.</w:t>
      </w:r>
      <w:r w:rsidRPr="009C0340">
        <w:rPr>
          <w:rFonts w:eastAsia="ＭＳ 明朝" w:hint="eastAsia"/>
          <w:color w:val="EE0000"/>
          <w:lang w:eastAsia="ja-JP"/>
        </w:rPr>
        <w:t xml:space="preserve"> 10</w:t>
      </w:r>
      <w:r>
        <w:rPr>
          <w:rFonts w:eastAsia="ＭＳ 明朝"/>
          <w:lang w:eastAsia="ja-JP"/>
        </w:rPr>
        <w:t>). Although Mt. Tateyama is located within a national park designated as a natural environment conservation area, it is also a popular tourist destination and thus experiences anthropogenic disturbances.</w:t>
      </w:r>
      <w:commentRangeStart w:id="107"/>
      <w:r w:rsidRPr="009C0340">
        <w:rPr>
          <w:color w:val="EE0000"/>
        </w:rPr>
        <w:t xml:space="preserve"> We acknowledge that other anthropogenic factors associated with high tourist traffic, such as nitrogen deposition from vehicle exhaust, may have contributed to the observed increases in basal area and tree growth across some plots (Kume et al., 2009). However, as discussed below, the species-specific pattern of decline in </w:t>
      </w:r>
      <w:r w:rsidRPr="009C0340">
        <w:rPr>
          <w:i/>
          <w:iCs/>
          <w:color w:val="EE0000"/>
        </w:rPr>
        <w:t xml:space="preserve">A. </w:t>
      </w:r>
      <w:proofErr w:type="spellStart"/>
      <w:r w:rsidRPr="009C0340">
        <w:rPr>
          <w:i/>
          <w:iCs/>
          <w:color w:val="EE0000"/>
        </w:rPr>
        <w:t>mariesii</w:t>
      </w:r>
      <w:proofErr w:type="spellEnd"/>
      <w:r w:rsidRPr="009C0340">
        <w:rPr>
          <w:color w:val="EE0000"/>
        </w:rPr>
        <w:t xml:space="preserve"> alongside vigorous growth in co-occurring temperate species is more consistent with a thermal stress explanation than a general site-level anthropogenic effect.</w:t>
      </w:r>
      <w:commentRangeEnd w:id="107"/>
      <w:r w:rsidRPr="009C0340">
        <w:rPr>
          <w:rStyle w:val="afa"/>
          <w:rFonts w:eastAsia="ＭＳ 明朝"/>
          <w:color w:val="EE0000"/>
          <w:sz w:val="24"/>
          <w:szCs w:val="24"/>
          <w:lang w:eastAsia="ja-JP"/>
        </w:rPr>
        <w:commentReference w:id="107"/>
      </w:r>
      <w:r w:rsidRPr="009C0340">
        <w:rPr>
          <w:rFonts w:eastAsia="ＭＳ 明朝"/>
          <w:color w:val="EE0000"/>
          <w:lang w:eastAsia="ja-JP"/>
        </w:rPr>
        <w:t xml:space="preserve"> </w:t>
      </w:r>
      <w:r w:rsidRPr="00146EE5">
        <w:rPr>
          <w:rFonts w:eastAsia="ＭＳ 明朝"/>
          <w:lang w:eastAsia="ja-JP"/>
        </w:rPr>
        <w:t>F</w:t>
      </w:r>
      <w:r>
        <w:rPr>
          <w:rFonts w:eastAsia="ＭＳ 明朝"/>
          <w:lang w:eastAsia="ja-JP"/>
        </w:rPr>
        <w:t xml:space="preserve">or instance, </w:t>
      </w:r>
      <w:r>
        <w:rPr>
          <w:i/>
          <w:iCs/>
          <w:lang w:eastAsia="ja-JP"/>
        </w:rPr>
        <w:t>F. crenata</w:t>
      </w:r>
      <w:r>
        <w:rPr>
          <w:rFonts w:eastAsia="ＭＳ 明朝"/>
          <w:lang w:eastAsia="ja-JP"/>
        </w:rPr>
        <w:t xml:space="preserve"> has declined along the roadsides at 1200 m asl, and this decline has been attributed to either vehicle exhaust (Kawano and Kato, 2000) or long-range air pollution (Kume et al., 2009). Kume et al. (2020) later observed an improvement in the area’s air quality and the recovery of </w:t>
      </w:r>
      <w:r>
        <w:rPr>
          <w:rFonts w:eastAsia="ＭＳ 明朝"/>
          <w:i/>
          <w:iCs/>
          <w:lang w:eastAsia="ja-JP"/>
        </w:rPr>
        <w:t>F. crenata</w:t>
      </w:r>
      <w:r>
        <w:rPr>
          <w:rFonts w:eastAsia="ＭＳ 明朝"/>
          <w:lang w:eastAsia="ja-JP"/>
        </w:rPr>
        <w:t xml:space="preserve"> growth. In contrast, in our Ecotone plot, we observed vigorous growth of </w:t>
      </w:r>
      <w:r>
        <w:rPr>
          <w:rFonts w:eastAsia="ＭＳ 明朝"/>
          <w:i/>
          <w:iCs/>
          <w:lang w:eastAsia="ja-JP"/>
        </w:rPr>
        <w:t>F. crenata</w:t>
      </w:r>
      <w:r>
        <w:rPr>
          <w:rFonts w:eastAsia="ＭＳ 明朝"/>
          <w:lang w:eastAsia="ja-JP"/>
        </w:rPr>
        <w:t xml:space="preserve"> (known to be sensitive to air pollution), while only </w:t>
      </w:r>
      <w:r>
        <w:rPr>
          <w:rFonts w:eastAsia="ＭＳ 明朝"/>
          <w:i/>
          <w:iCs/>
          <w:lang w:eastAsia="ja-JP"/>
        </w:rPr>
        <w:t xml:space="preserve">A. </w:t>
      </w:r>
      <w:proofErr w:type="spellStart"/>
      <w:r>
        <w:rPr>
          <w:rFonts w:eastAsia="ＭＳ 明朝"/>
          <w:i/>
          <w:iCs/>
          <w:lang w:eastAsia="ja-JP"/>
        </w:rPr>
        <w:t>mariesii</w:t>
      </w:r>
      <w:proofErr w:type="spellEnd"/>
      <w:r>
        <w:rPr>
          <w:rFonts w:eastAsia="ＭＳ 明朝"/>
          <w:lang w:eastAsia="ja-JP"/>
        </w:rPr>
        <w:t xml:space="preserve"> population declined</w:t>
      </w:r>
      <w:r>
        <w:rPr>
          <w:rFonts w:eastAsia="ＭＳ 明朝" w:hint="eastAsia"/>
          <w:lang w:eastAsia="ja-JP"/>
        </w:rPr>
        <w:t xml:space="preserve"> </w:t>
      </w:r>
      <w:r>
        <w:rPr>
          <w:rFonts w:eastAsia="ＭＳ 明朝"/>
          <w:lang w:eastAsia="ja-JP"/>
        </w:rPr>
        <w:t>(Fig.</w:t>
      </w:r>
      <w:r w:rsidR="00845625">
        <w:rPr>
          <w:rFonts w:eastAsia="ＭＳ 明朝" w:hint="eastAsia"/>
          <w:lang w:eastAsia="ja-JP"/>
        </w:rPr>
        <w:t>7</w:t>
      </w:r>
      <w:r w:rsidR="00CB3766">
        <w:rPr>
          <w:rFonts w:eastAsia="ＭＳ 明朝" w:hint="eastAsia"/>
          <w:lang w:eastAsia="ja-JP"/>
        </w:rPr>
        <w:t>b</w:t>
      </w:r>
      <w:r>
        <w:rPr>
          <w:rFonts w:eastAsia="ＭＳ 明朝"/>
          <w:lang w:eastAsia="ja-JP"/>
        </w:rPr>
        <w:t xml:space="preserve">). </w:t>
      </w:r>
      <w:r w:rsidRPr="009C0340">
        <w:rPr>
          <w:rFonts w:eastAsia="ＭＳ 明朝"/>
          <w:color w:val="EE0000"/>
        </w:rPr>
        <w:t xml:space="preserve">Therefore, </w:t>
      </w:r>
      <w:r w:rsidR="00FB644D" w:rsidRPr="009C0340">
        <w:rPr>
          <w:rFonts w:eastAsia="ＭＳ 明朝"/>
          <w:color w:val="EE0000"/>
        </w:rPr>
        <w:t xml:space="preserve">air pollution </w:t>
      </w:r>
      <w:r w:rsidR="00FB644D" w:rsidRPr="00BE4744">
        <w:rPr>
          <w:rFonts w:eastAsia="ＭＳ 明朝"/>
          <w:color w:val="EE0000"/>
          <w:lang w:eastAsia="ja-JP"/>
        </w:rPr>
        <w:t xml:space="preserve">alone </w:t>
      </w:r>
      <w:r w:rsidR="00FB644D" w:rsidRPr="009C0340">
        <w:rPr>
          <w:rFonts w:eastAsia="ＭＳ 明朝"/>
          <w:color w:val="EE0000"/>
        </w:rPr>
        <w:t xml:space="preserve">is unlikely to be the </w:t>
      </w:r>
      <w:r w:rsidR="00FB644D" w:rsidRPr="00BE4744">
        <w:rPr>
          <w:rFonts w:eastAsia="ＭＳ 明朝"/>
          <w:color w:val="EE0000"/>
          <w:lang w:eastAsia="ja-JP"/>
        </w:rPr>
        <w:t>primary driver</w:t>
      </w:r>
      <w:r w:rsidR="00FB644D" w:rsidRPr="009C0340">
        <w:rPr>
          <w:rFonts w:eastAsia="ＭＳ 明朝"/>
          <w:color w:val="EE0000"/>
        </w:rPr>
        <w:t xml:space="preserve"> of </w:t>
      </w:r>
      <w:r w:rsidR="00FB644D" w:rsidRPr="009C0340">
        <w:rPr>
          <w:rFonts w:eastAsia="ＭＳ 明朝"/>
          <w:i/>
          <w:color w:val="EE0000"/>
        </w:rPr>
        <w:t xml:space="preserve">A. </w:t>
      </w:r>
      <w:proofErr w:type="spellStart"/>
      <w:r w:rsidR="00FB644D" w:rsidRPr="009C0340">
        <w:rPr>
          <w:rFonts w:eastAsia="ＭＳ 明朝"/>
          <w:i/>
          <w:color w:val="EE0000"/>
        </w:rPr>
        <w:t>mariesii</w:t>
      </w:r>
      <w:proofErr w:type="spellEnd"/>
      <w:r w:rsidR="00FB644D" w:rsidRPr="00BE4744">
        <w:rPr>
          <w:rFonts w:eastAsia="ＭＳ 明朝"/>
          <w:color w:val="EE0000"/>
          <w:lang w:eastAsia="ja-JP"/>
        </w:rPr>
        <w:t xml:space="preserve"> mortality, given the species-specific nature of the decline</w:t>
      </w:r>
      <w:r w:rsidR="00FB644D" w:rsidRPr="009C0340">
        <w:rPr>
          <w:rFonts w:eastAsia="ＭＳ 明朝"/>
          <w:color w:val="EE0000"/>
        </w:rPr>
        <w:t>.</w:t>
      </w:r>
    </w:p>
    <w:p w14:paraId="040A4EAC" w14:textId="19C2C4FA" w:rsidR="00794D45" w:rsidRPr="0007623E" w:rsidRDefault="007337CC" w:rsidP="00AD2217">
      <w:pPr>
        <w:pStyle w:val="a0"/>
        <w:rPr>
          <w:rFonts w:eastAsia="ＭＳ 明朝"/>
          <w:lang w:eastAsia="ja-JP"/>
        </w:rPr>
      </w:pPr>
      <w:r>
        <w:rPr>
          <w:rFonts w:eastAsia="ＭＳ 明朝"/>
          <w:lang w:eastAsia="ja-JP"/>
        </w:rPr>
        <w:lastRenderedPageBreak/>
        <w:t xml:space="preserve">Insect outbreaks that are modulated by climate warming (Domingo et al., 2024) have also been suggested as a potential cause of </w:t>
      </w:r>
      <w:r>
        <w:rPr>
          <w:rFonts w:eastAsia="ＭＳ 明朝"/>
          <w:i/>
          <w:iCs/>
          <w:lang w:eastAsia="ja-JP"/>
        </w:rPr>
        <w:t xml:space="preserve">A. </w:t>
      </w:r>
      <w:proofErr w:type="spellStart"/>
      <w:r>
        <w:rPr>
          <w:rFonts w:eastAsia="ＭＳ 明朝"/>
          <w:i/>
          <w:iCs/>
          <w:lang w:eastAsia="ja-JP"/>
        </w:rPr>
        <w:t>mariesii</w:t>
      </w:r>
      <w:proofErr w:type="spellEnd"/>
      <w:r>
        <w:rPr>
          <w:rFonts w:eastAsia="ＭＳ 明朝"/>
          <w:lang w:eastAsia="ja-JP"/>
        </w:rPr>
        <w:t xml:space="preserve"> mortality. The defoliator </w:t>
      </w:r>
      <w:proofErr w:type="spellStart"/>
      <w:r>
        <w:rPr>
          <w:rFonts w:eastAsia="ＭＳ 明朝"/>
          <w:i/>
          <w:iCs/>
          <w:lang w:eastAsia="ja-JP"/>
        </w:rPr>
        <w:t>Epinotia</w:t>
      </w:r>
      <w:proofErr w:type="spellEnd"/>
      <w:r>
        <w:rPr>
          <w:rFonts w:eastAsia="ＭＳ 明朝"/>
          <w:i/>
          <w:iCs/>
          <w:lang w:eastAsia="ja-JP"/>
        </w:rPr>
        <w:t xml:space="preserve"> </w:t>
      </w:r>
      <w:proofErr w:type="spellStart"/>
      <w:r>
        <w:rPr>
          <w:rFonts w:eastAsia="ＭＳ 明朝"/>
          <w:i/>
          <w:iCs/>
          <w:lang w:eastAsia="ja-JP"/>
        </w:rPr>
        <w:t>piceae</w:t>
      </w:r>
      <w:proofErr w:type="spellEnd"/>
      <w:r>
        <w:rPr>
          <w:rFonts w:eastAsia="ＭＳ 明朝"/>
          <w:lang w:eastAsia="ja-JP"/>
        </w:rPr>
        <w:t xml:space="preserve"> and the woodborer </w:t>
      </w:r>
      <w:proofErr w:type="spellStart"/>
      <w:r>
        <w:rPr>
          <w:rFonts w:eastAsia="ＭＳ 明朝"/>
          <w:i/>
          <w:iCs/>
          <w:lang w:eastAsia="ja-JP"/>
        </w:rPr>
        <w:t>Polygraphus</w:t>
      </w:r>
      <w:proofErr w:type="spellEnd"/>
      <w:r>
        <w:rPr>
          <w:rFonts w:eastAsia="ＭＳ 明朝"/>
          <w:i/>
          <w:iCs/>
          <w:lang w:eastAsia="ja-JP"/>
        </w:rPr>
        <w:t xml:space="preserve"> proximus</w:t>
      </w:r>
      <w:r>
        <w:rPr>
          <w:rFonts w:eastAsia="ＭＳ 明朝"/>
          <w:lang w:eastAsia="ja-JP"/>
        </w:rPr>
        <w:t xml:space="preserve"> are known pests of </w:t>
      </w:r>
      <w:r>
        <w:rPr>
          <w:rFonts w:eastAsia="ＭＳ 明朝"/>
          <w:i/>
          <w:iCs/>
          <w:lang w:eastAsia="ja-JP"/>
        </w:rPr>
        <w:t xml:space="preserve">A. </w:t>
      </w:r>
      <w:proofErr w:type="spellStart"/>
      <w:r>
        <w:rPr>
          <w:rFonts w:eastAsia="ＭＳ 明朝"/>
          <w:i/>
          <w:iCs/>
          <w:lang w:eastAsia="ja-JP"/>
        </w:rPr>
        <w:t>mariesii</w:t>
      </w:r>
      <w:proofErr w:type="spellEnd"/>
      <w:r>
        <w:rPr>
          <w:rFonts w:eastAsia="ＭＳ 明朝"/>
          <w:i/>
          <w:iCs/>
          <w:lang w:eastAsia="ja-JP"/>
        </w:rPr>
        <w:t xml:space="preserve"> </w:t>
      </w:r>
      <w:r>
        <w:rPr>
          <w:rFonts w:eastAsia="ＭＳ 明朝"/>
          <w:lang w:eastAsia="ja-JP"/>
        </w:rPr>
        <w:t>(Chiba, 2020).</w:t>
      </w:r>
      <w:r>
        <w:rPr>
          <w:rFonts w:eastAsia="ＭＳ 明朝" w:hint="eastAsia"/>
          <w:lang w:eastAsia="ja-JP"/>
        </w:rPr>
        <w:t xml:space="preserve"> </w:t>
      </w:r>
      <w:r>
        <w:rPr>
          <w:rFonts w:eastAsia="ＭＳ 明朝"/>
          <w:lang w:eastAsia="ja-JP"/>
        </w:rPr>
        <w:t>However,</w:t>
      </w:r>
      <w:r>
        <w:rPr>
          <w:rStyle w:val="afa"/>
        </w:rPr>
        <w:t xml:space="preserve"> </w:t>
      </w:r>
      <w:r>
        <w:rPr>
          <w:rFonts w:eastAsia="ＭＳ 明朝"/>
          <w:lang w:eastAsia="ja-JP"/>
        </w:rPr>
        <w:t xml:space="preserve">we found no evidence of insect activity (that is, feeding marks, frass, or boreholes) in this study, suggesting that </w:t>
      </w:r>
      <w:r>
        <w:rPr>
          <w:rFonts w:eastAsia="ＭＳ 明朝"/>
          <w:i/>
          <w:iCs/>
          <w:lang w:eastAsia="ja-JP"/>
        </w:rPr>
        <w:t xml:space="preserve">A. </w:t>
      </w:r>
      <w:proofErr w:type="spellStart"/>
      <w:r>
        <w:rPr>
          <w:rFonts w:eastAsia="ＭＳ 明朝"/>
          <w:i/>
          <w:iCs/>
          <w:lang w:eastAsia="ja-JP"/>
        </w:rPr>
        <w:t>mariesii</w:t>
      </w:r>
      <w:proofErr w:type="spellEnd"/>
      <w:r>
        <w:rPr>
          <w:rFonts w:eastAsia="ＭＳ 明朝"/>
          <w:lang w:eastAsia="ja-JP"/>
        </w:rPr>
        <w:t xml:space="preserve"> mortality might not be attributed to insect damage.</w:t>
      </w:r>
    </w:p>
    <w:p w14:paraId="1A78D13D" w14:textId="49F2A27D" w:rsidR="00794D45" w:rsidRPr="0007623E" w:rsidRDefault="00B0502B" w:rsidP="00AD2217">
      <w:pPr>
        <w:pStyle w:val="a0"/>
        <w:rPr>
          <w:rFonts w:eastAsia="ＭＳ 明朝"/>
          <w:lang w:eastAsia="ja-JP"/>
        </w:rPr>
      </w:pPr>
      <w:r>
        <w:rPr>
          <w:rFonts w:eastAsia="ＭＳ 明朝"/>
          <w:lang w:eastAsia="ja-JP"/>
        </w:rPr>
        <w:t xml:space="preserve">Thus, the most plausible explanation for </w:t>
      </w:r>
      <w:r>
        <w:rPr>
          <w:rFonts w:eastAsia="ＭＳ 明朝"/>
          <w:i/>
          <w:iCs/>
          <w:lang w:eastAsia="ja-JP"/>
        </w:rPr>
        <w:t xml:space="preserve">A. </w:t>
      </w:r>
      <w:proofErr w:type="spellStart"/>
      <w:r>
        <w:rPr>
          <w:rFonts w:eastAsia="ＭＳ 明朝"/>
          <w:i/>
          <w:iCs/>
          <w:lang w:eastAsia="ja-JP"/>
        </w:rPr>
        <w:t>mariesii</w:t>
      </w:r>
      <w:proofErr w:type="spellEnd"/>
      <w:r>
        <w:rPr>
          <w:rFonts w:eastAsia="ＭＳ 明朝"/>
          <w:lang w:eastAsia="ja-JP"/>
        </w:rPr>
        <w:t xml:space="preserve"> mortality is climate-associated stressors. Subalpine firs, such as</w:t>
      </w:r>
      <w:r>
        <w:rPr>
          <w:rFonts w:eastAsia="ＭＳ 明朝"/>
          <w:i/>
          <w:iCs/>
          <w:lang w:eastAsia="ja-JP"/>
        </w:rPr>
        <w:t xml:space="preserve"> A. </w:t>
      </w:r>
      <w:proofErr w:type="spellStart"/>
      <w:r>
        <w:rPr>
          <w:rFonts w:eastAsia="ＭＳ 明朝"/>
          <w:i/>
          <w:iCs/>
          <w:lang w:eastAsia="ja-JP"/>
        </w:rPr>
        <w:t>mariesii</w:t>
      </w:r>
      <w:proofErr w:type="spellEnd"/>
      <w:r>
        <w:rPr>
          <w:rFonts w:eastAsia="ＭＳ 明朝"/>
          <w:lang w:eastAsia="ja-JP"/>
        </w:rPr>
        <w:t>, rely on a stable snow cover for protection against desiccation, frost, and early-season drought (Hu et al., 2010; Frei and Henry, 2022).</w:t>
      </w:r>
    </w:p>
    <w:p w14:paraId="27FFCB57" w14:textId="2807FC51" w:rsidR="00794D45" w:rsidRPr="0007623E" w:rsidRDefault="00BD31C2" w:rsidP="00AD2217">
      <w:pPr>
        <w:pStyle w:val="a0"/>
        <w:rPr>
          <w:rFonts w:eastAsia="ＭＳ 明朝"/>
          <w:lang w:eastAsia="ja-JP"/>
        </w:rPr>
      </w:pPr>
      <w:r>
        <w:rPr>
          <w:rFonts w:eastAsia="ＭＳ 明朝"/>
          <w:lang w:eastAsia="ja-JP"/>
        </w:rPr>
        <w:t>We found no clear trend in annual snow depth or snow cover duration during the monitoring period</w:t>
      </w:r>
      <w:r w:rsidR="00235346">
        <w:rPr>
          <w:rFonts w:eastAsia="ＭＳ 明朝" w:hint="eastAsia"/>
          <w:lang w:eastAsia="ja-JP"/>
        </w:rPr>
        <w:t xml:space="preserve"> </w:t>
      </w:r>
      <w:r w:rsidR="00330E2E" w:rsidRPr="009C0340">
        <w:rPr>
          <w:rFonts w:eastAsia="ＭＳ 明朝" w:hint="eastAsia"/>
          <w:color w:val="EE0000"/>
          <w:lang w:eastAsia="ja-JP"/>
        </w:rPr>
        <w:t>(</w:t>
      </w:r>
      <w:r w:rsidR="00330E2E">
        <w:rPr>
          <w:rFonts w:eastAsia="ＭＳ 明朝" w:hint="eastAsia"/>
          <w:color w:val="EE0000"/>
          <w:lang w:eastAsia="ja-JP"/>
        </w:rPr>
        <w:t>Appendix</w:t>
      </w:r>
      <w:r w:rsidR="00235346">
        <w:rPr>
          <w:rFonts w:eastAsia="ＭＳ 明朝" w:hint="eastAsia"/>
          <w:color w:val="EE0000"/>
          <w:lang w:eastAsia="ja-JP"/>
        </w:rPr>
        <w:t xml:space="preserve"> S1, S2</w:t>
      </w:r>
      <w:r w:rsidR="00330E2E" w:rsidRPr="009C0340">
        <w:rPr>
          <w:rFonts w:eastAsia="ＭＳ 明朝" w:hint="eastAsia"/>
          <w:color w:val="EE0000"/>
          <w:lang w:eastAsia="ja-JP"/>
        </w:rPr>
        <w:t>)</w:t>
      </w:r>
      <w:r>
        <w:rPr>
          <w:rFonts w:eastAsia="ＭＳ 明朝"/>
          <w:lang w:eastAsia="ja-JP"/>
        </w:rPr>
        <w:t xml:space="preserve">. However, an increase in winter runoff at the Kurobe Dam (Wada et al., 2004; </w:t>
      </w:r>
      <w:r w:rsidR="00F36005">
        <w:rPr>
          <w:rFonts w:eastAsia="ＭＳ 明朝"/>
          <w:lang w:eastAsia="ja-JP"/>
        </w:rPr>
        <w:t>Shinohara</w:t>
      </w:r>
      <w:r>
        <w:rPr>
          <w:rFonts w:eastAsia="ＭＳ 明朝"/>
          <w:lang w:eastAsia="ja-JP"/>
        </w:rPr>
        <w:t xml:space="preserve"> et al., 2009) implied earlier snowmelt and potentially reduced water availability later in the growing season, which is a critical period for </w:t>
      </w:r>
      <w:r>
        <w:rPr>
          <w:rFonts w:eastAsia="ＭＳ 明朝"/>
          <w:i/>
          <w:iCs/>
          <w:lang w:eastAsia="ja-JP"/>
        </w:rPr>
        <w:t xml:space="preserve">A. </w:t>
      </w:r>
      <w:proofErr w:type="spellStart"/>
      <w:r>
        <w:rPr>
          <w:rFonts w:eastAsia="ＭＳ 明朝"/>
          <w:i/>
          <w:iCs/>
          <w:lang w:eastAsia="ja-JP"/>
        </w:rPr>
        <w:t>mariesii</w:t>
      </w:r>
      <w:proofErr w:type="spellEnd"/>
      <w:r>
        <w:rPr>
          <w:rFonts w:eastAsia="ＭＳ 明朝"/>
          <w:lang w:eastAsia="ja-JP"/>
        </w:rPr>
        <w:t>.</w:t>
      </w:r>
    </w:p>
    <w:p w14:paraId="1A3341C1" w14:textId="77777777" w:rsidR="00D371E3" w:rsidRDefault="007337CC" w:rsidP="00AD2217">
      <w:pPr>
        <w:pStyle w:val="a0"/>
        <w:rPr>
          <w:rFonts w:eastAsia="ＭＳ 明朝"/>
          <w:lang w:eastAsia="ja-JP"/>
        </w:rPr>
      </w:pPr>
      <w:r>
        <w:rPr>
          <w:rFonts w:eastAsia="ＭＳ 明朝"/>
          <w:lang w:eastAsia="ja-JP"/>
        </w:rPr>
        <w:t xml:space="preserve">In addition, climate warming might also reduce the frost hardiness of </w:t>
      </w:r>
      <w:r>
        <w:rPr>
          <w:rFonts w:eastAsia="ＭＳ 明朝"/>
          <w:i/>
          <w:iCs/>
          <w:lang w:eastAsia="ja-JP"/>
        </w:rPr>
        <w:t xml:space="preserve">A. </w:t>
      </w:r>
      <w:proofErr w:type="spellStart"/>
      <w:r>
        <w:rPr>
          <w:rFonts w:eastAsia="ＭＳ 明朝"/>
          <w:i/>
          <w:iCs/>
          <w:lang w:eastAsia="ja-JP"/>
        </w:rPr>
        <w:t>mariesii</w:t>
      </w:r>
      <w:proofErr w:type="spellEnd"/>
      <w:r>
        <w:rPr>
          <w:rFonts w:eastAsia="ＭＳ 明朝"/>
          <w:lang w:eastAsia="ja-JP"/>
        </w:rPr>
        <w:t xml:space="preserve">. A decrease in cold acclimation during autumn and spring, coupled with advanced budburst, increases the risk of frost injury (Larcher, 2003; Jönsson et al., 2004; </w:t>
      </w:r>
      <w:proofErr w:type="spellStart"/>
      <w:r>
        <w:rPr>
          <w:rFonts w:eastAsia="ＭＳ 明朝"/>
          <w:lang w:eastAsia="ja-JP"/>
        </w:rPr>
        <w:t>Astigarraga</w:t>
      </w:r>
      <w:proofErr w:type="spellEnd"/>
      <w:r>
        <w:rPr>
          <w:rFonts w:eastAsia="ＭＳ 明朝"/>
          <w:lang w:eastAsia="ja-JP"/>
        </w:rPr>
        <w:t xml:space="preserve"> et al., 2025). These stressors—suboptimal growth temperature, insufficient moisture, and late frost damage risk—likely acted in combination to trigger the increase in</w:t>
      </w:r>
      <w:r>
        <w:rPr>
          <w:rFonts w:eastAsia="ＭＳ 明朝"/>
          <w:i/>
          <w:iCs/>
          <w:lang w:eastAsia="ja-JP"/>
        </w:rPr>
        <w:t xml:space="preserve"> A. </w:t>
      </w:r>
      <w:proofErr w:type="spellStart"/>
      <w:r>
        <w:rPr>
          <w:rFonts w:eastAsia="ＭＳ 明朝"/>
          <w:i/>
          <w:iCs/>
          <w:lang w:eastAsia="ja-JP"/>
        </w:rPr>
        <w:t>mariesii</w:t>
      </w:r>
      <w:proofErr w:type="spellEnd"/>
      <w:r>
        <w:rPr>
          <w:rFonts w:eastAsia="ＭＳ 明朝"/>
          <w:lang w:eastAsia="ja-JP"/>
        </w:rPr>
        <w:t xml:space="preserve"> mortality that peaked in 1990.</w:t>
      </w:r>
    </w:p>
    <w:p w14:paraId="7D291475" w14:textId="609E0468" w:rsidR="00794D45" w:rsidRPr="00390F3A" w:rsidRDefault="00D371E3" w:rsidP="00AD2217">
      <w:pPr>
        <w:pStyle w:val="a0"/>
        <w:rPr>
          <w:rFonts w:eastAsia="ＭＳ 明朝"/>
          <w:color w:val="EE0000"/>
          <w:lang w:eastAsia="ja-JP"/>
        </w:rPr>
      </w:pPr>
      <w:r w:rsidRPr="009C0340">
        <w:rPr>
          <w:rFonts w:eastAsia="ＭＳ 明朝"/>
          <w:i/>
          <w:color w:val="EE0000"/>
        </w:rPr>
        <w:t xml:space="preserve"> A. </w:t>
      </w:r>
      <w:proofErr w:type="spellStart"/>
      <w:r w:rsidRPr="009C0340">
        <w:rPr>
          <w:rFonts w:eastAsia="ＭＳ 明朝"/>
          <w:i/>
          <w:color w:val="EE0000"/>
        </w:rPr>
        <w:t>mariesii</w:t>
      </w:r>
      <w:proofErr w:type="spellEnd"/>
      <w:r w:rsidRPr="009C0340">
        <w:rPr>
          <w:rFonts w:eastAsia="ＭＳ 明朝"/>
          <w:color w:val="EE0000"/>
        </w:rPr>
        <w:t xml:space="preserve"> is ecologically adapted to heavy snow environments through morphological and physiological traits (</w:t>
      </w:r>
      <w:proofErr w:type="spellStart"/>
      <w:r w:rsidRPr="009C0340">
        <w:rPr>
          <w:rFonts w:eastAsia="ＭＳ 明朝"/>
          <w:color w:val="EE0000"/>
        </w:rPr>
        <w:t>Shidei</w:t>
      </w:r>
      <w:proofErr w:type="spellEnd"/>
      <w:r w:rsidRPr="009C0340">
        <w:rPr>
          <w:rFonts w:eastAsia="ＭＳ 明朝"/>
          <w:color w:val="EE0000"/>
        </w:rPr>
        <w:t xml:space="preserve">, 1956; Kaji, </w:t>
      </w:r>
      <w:r w:rsidRPr="00390F3A">
        <w:rPr>
          <w:rFonts w:eastAsia="ＭＳ 明朝"/>
          <w:color w:val="EE0000"/>
          <w:lang w:eastAsia="ja-JP"/>
        </w:rPr>
        <w:t>198</w:t>
      </w:r>
      <w:r w:rsidRPr="00390F3A">
        <w:rPr>
          <w:rFonts w:eastAsia="ＭＳ 明朝" w:hint="eastAsia"/>
          <w:color w:val="EE0000"/>
          <w:lang w:eastAsia="ja-JP"/>
        </w:rPr>
        <w:t>2</w:t>
      </w:r>
      <w:r w:rsidRPr="009C0340">
        <w:rPr>
          <w:rFonts w:eastAsia="ＭＳ 明朝"/>
          <w:color w:val="EE0000"/>
        </w:rPr>
        <w:t xml:space="preserve">; Sugita, 1992; Mori and </w:t>
      </w:r>
      <w:proofErr w:type="spellStart"/>
      <w:r w:rsidRPr="009C0340">
        <w:rPr>
          <w:rFonts w:eastAsia="ＭＳ 明朝"/>
          <w:color w:val="EE0000"/>
        </w:rPr>
        <w:t>Mizumachi</w:t>
      </w:r>
      <w:proofErr w:type="spellEnd"/>
      <w:r w:rsidRPr="009C0340">
        <w:rPr>
          <w:rFonts w:eastAsia="ＭＳ 明朝"/>
          <w:color w:val="EE0000"/>
        </w:rPr>
        <w:t>, 2009). However, our findings suggested that it is now facing thermal conditions beyond its optimal range. Notably, snow cover conditions remained relatively stable during the study period; therefore, temperature, rather than snow-related factors, is the primary stressor for</w:t>
      </w:r>
      <w:r w:rsidRPr="009C0340">
        <w:rPr>
          <w:rFonts w:eastAsia="ＭＳ 明朝"/>
          <w:i/>
          <w:color w:val="EE0000"/>
        </w:rPr>
        <w:t xml:space="preserve"> A. </w:t>
      </w:r>
      <w:proofErr w:type="spellStart"/>
      <w:r w:rsidRPr="009C0340">
        <w:rPr>
          <w:rFonts w:eastAsia="ＭＳ 明朝"/>
          <w:i/>
          <w:color w:val="EE0000"/>
        </w:rPr>
        <w:t>mariesii</w:t>
      </w:r>
      <w:proofErr w:type="spellEnd"/>
      <w:r w:rsidRPr="009C0340">
        <w:rPr>
          <w:rFonts w:eastAsia="ＭＳ 明朝"/>
          <w:color w:val="EE0000"/>
        </w:rPr>
        <w:t>.</w:t>
      </w:r>
    </w:p>
    <w:p w14:paraId="2C02CE82" w14:textId="77777777" w:rsidR="00794D45" w:rsidRPr="009A5DCD" w:rsidRDefault="007337CC" w:rsidP="00180649">
      <w:pPr>
        <w:rPr>
          <w:rFonts w:eastAsia="ＭＳ 明朝"/>
        </w:rPr>
      </w:pPr>
      <w:r>
        <w:rPr>
          <w:rFonts w:eastAsia="ＭＳ 明朝" w:hint="eastAsia"/>
          <w:lang w:eastAsia="ja-JP"/>
        </w:rPr>
        <w:lastRenderedPageBreak/>
        <w:t xml:space="preserve"> </w:t>
      </w:r>
    </w:p>
    <w:p w14:paraId="02B90A67" w14:textId="77777777" w:rsidR="00F31D4D" w:rsidRPr="009A5DCD" w:rsidRDefault="007337CC" w:rsidP="009A5DCD">
      <w:pPr>
        <w:pStyle w:val="2"/>
      </w:pPr>
      <w:r>
        <w:t>4.4. Forest zone shift</w:t>
      </w:r>
    </w:p>
    <w:p w14:paraId="0FD0B53D" w14:textId="3DA1263C" w:rsidR="007D4C66" w:rsidRPr="0007623E" w:rsidRDefault="001A7D86" w:rsidP="009C0340">
      <w:pPr>
        <w:pStyle w:val="a0"/>
        <w:ind w:firstLineChars="150" w:firstLine="360"/>
        <w:rPr>
          <w:rFonts w:eastAsia="ＭＳ 明朝"/>
          <w:lang w:eastAsia="ja-JP"/>
        </w:rPr>
      </w:pPr>
      <w:commentRangeStart w:id="108"/>
      <w:r w:rsidRPr="004B7872">
        <w:rPr>
          <w:rFonts w:eastAsia="ＭＳ 明朝"/>
          <w:color w:val="EE0000"/>
          <w:lang w:eastAsia="ja-JP"/>
        </w:rPr>
        <w:t>Under increasing</w:t>
      </w:r>
      <w:r w:rsidRPr="009C0340">
        <w:rPr>
          <w:rFonts w:eastAsia="ＭＳ 明朝"/>
          <w:color w:val="EE0000"/>
        </w:rPr>
        <w:t xml:space="preserve"> warmth index </w:t>
      </w:r>
      <w:r w:rsidRPr="004B7872">
        <w:rPr>
          <w:rFonts w:eastAsia="ＭＳ 明朝"/>
          <w:color w:val="EE0000"/>
          <w:lang w:eastAsia="ja-JP"/>
        </w:rPr>
        <w:t xml:space="preserve">conditions, both the increasing mortality of </w:t>
      </w:r>
      <w:r w:rsidRPr="00390F3A">
        <w:rPr>
          <w:rFonts w:eastAsia="ＭＳ 明朝"/>
          <w:i/>
          <w:iCs/>
          <w:color w:val="EE0000"/>
          <w:lang w:eastAsia="ja-JP"/>
        </w:rPr>
        <w:t xml:space="preserve">A. </w:t>
      </w:r>
      <w:proofErr w:type="spellStart"/>
      <w:r w:rsidRPr="00390F3A">
        <w:rPr>
          <w:rFonts w:eastAsia="ＭＳ 明朝"/>
          <w:i/>
          <w:iCs/>
          <w:color w:val="EE0000"/>
          <w:lang w:eastAsia="ja-JP"/>
        </w:rPr>
        <w:t>mariesii</w:t>
      </w:r>
      <w:proofErr w:type="spellEnd"/>
      <w:r w:rsidRPr="00390F3A">
        <w:rPr>
          <w:rFonts w:eastAsia="ＭＳ 明朝"/>
          <w:i/>
          <w:iCs/>
          <w:color w:val="EE0000"/>
          <w:lang w:eastAsia="ja-JP"/>
        </w:rPr>
        <w:t xml:space="preserve"> </w:t>
      </w:r>
      <w:r w:rsidRPr="009C0340">
        <w:rPr>
          <w:rFonts w:eastAsia="ＭＳ 明朝"/>
          <w:color w:val="EE0000"/>
        </w:rPr>
        <w:t xml:space="preserve">in </w:t>
      </w:r>
      <w:r w:rsidR="00862265" w:rsidRPr="009C0340">
        <w:rPr>
          <w:rFonts w:eastAsia="ＭＳ 明朝"/>
          <w:color w:val="EE0000"/>
        </w:rPr>
        <w:t xml:space="preserve">the </w:t>
      </w:r>
      <w:r w:rsidRPr="009C0340">
        <w:rPr>
          <w:rFonts w:eastAsia="ＭＳ 明朝"/>
          <w:color w:val="EE0000"/>
        </w:rPr>
        <w:t>Ecotone plot</w:t>
      </w:r>
      <w:r w:rsidRPr="004B7872">
        <w:rPr>
          <w:rFonts w:eastAsia="ＭＳ 明朝"/>
          <w:color w:val="EE0000"/>
          <w:lang w:eastAsia="ja-JP"/>
        </w:rPr>
        <w:t xml:space="preserve"> and </w:t>
      </w:r>
      <w:r w:rsidRPr="009C0340">
        <w:rPr>
          <w:rFonts w:eastAsia="ＭＳ 明朝"/>
          <w:color w:val="EE0000"/>
        </w:rPr>
        <w:t>the reduced growth in Subarctic plot (which is thermally approaching the ecotone range</w:t>
      </w:r>
      <w:r w:rsidRPr="004B7872">
        <w:rPr>
          <w:rFonts w:eastAsia="ＭＳ 明朝"/>
          <w:color w:val="EE0000"/>
          <w:lang w:eastAsia="ja-JP"/>
        </w:rPr>
        <w:t>)</w:t>
      </w:r>
      <w:r w:rsidRPr="009C0340">
        <w:rPr>
          <w:rFonts w:eastAsia="ＭＳ 明朝"/>
          <w:color w:val="EE0000"/>
        </w:rPr>
        <w:t xml:space="preserve"> strongly </w:t>
      </w:r>
      <w:r w:rsidRPr="004B7872">
        <w:rPr>
          <w:rFonts w:eastAsia="ＭＳ 明朝"/>
          <w:color w:val="EE0000"/>
          <w:lang w:eastAsia="ja-JP"/>
        </w:rPr>
        <w:t>suggest</w:t>
      </w:r>
      <w:r w:rsidRPr="009C0340">
        <w:rPr>
          <w:rFonts w:eastAsia="ＭＳ 明朝"/>
          <w:color w:val="EE0000"/>
        </w:rPr>
        <w:t xml:space="preserve"> that climate warming has negatively affected the performance and persistence of </w:t>
      </w:r>
      <w:r w:rsidRPr="009C0340">
        <w:rPr>
          <w:rFonts w:eastAsia="ＭＳ 明朝"/>
          <w:i/>
          <w:color w:val="EE0000"/>
        </w:rPr>
        <w:t xml:space="preserve">A. </w:t>
      </w:r>
      <w:proofErr w:type="spellStart"/>
      <w:r w:rsidRPr="009C0340">
        <w:rPr>
          <w:rFonts w:eastAsia="ＭＳ 明朝"/>
          <w:i/>
          <w:color w:val="EE0000"/>
        </w:rPr>
        <w:t>mariesii</w:t>
      </w:r>
      <w:proofErr w:type="spellEnd"/>
      <w:r w:rsidRPr="009C0340">
        <w:rPr>
          <w:rFonts w:eastAsia="ＭＳ 明朝"/>
          <w:color w:val="EE0000"/>
        </w:rPr>
        <w:t>, even in snow-rich areas.</w:t>
      </w:r>
      <w:r w:rsidR="007337CC" w:rsidRPr="009C0340">
        <w:rPr>
          <w:rFonts w:eastAsia="ＭＳ 明朝"/>
          <w:color w:val="EE0000"/>
        </w:rPr>
        <w:t xml:space="preserve"> </w:t>
      </w:r>
      <w:r w:rsidR="007337CC">
        <w:rPr>
          <w:rFonts w:eastAsia="ＭＳ 明朝"/>
          <w:lang w:eastAsia="ja-JP"/>
        </w:rPr>
        <w:t>In contrast, temperate species, suc</w:t>
      </w:r>
      <w:r w:rsidR="007337CC" w:rsidRPr="007974D5">
        <w:rPr>
          <w:rFonts w:eastAsia="ＭＳ 明朝"/>
          <w:lang w:eastAsia="ja-JP"/>
        </w:rPr>
        <w:t xml:space="preserve">h as </w:t>
      </w:r>
      <w:r w:rsidR="007337CC" w:rsidRPr="007974D5">
        <w:rPr>
          <w:rFonts w:eastAsia="ＭＳ 明朝"/>
          <w:i/>
          <w:iCs/>
          <w:lang w:eastAsia="ja-JP"/>
        </w:rPr>
        <w:t>F. crenata</w:t>
      </w:r>
      <w:r w:rsidR="007337CC" w:rsidRPr="007974D5">
        <w:rPr>
          <w:rFonts w:eastAsia="ＭＳ 明朝"/>
          <w:lang w:eastAsia="ja-JP"/>
        </w:rPr>
        <w:t xml:space="preserve">, are expanding and growing vigorously in the areas where </w:t>
      </w:r>
      <w:r w:rsidR="007337CC" w:rsidRPr="007974D5">
        <w:rPr>
          <w:rFonts w:eastAsia="ＭＳ 明朝"/>
          <w:i/>
          <w:iCs/>
          <w:lang w:eastAsia="ja-JP"/>
        </w:rPr>
        <w:t xml:space="preserve">A. </w:t>
      </w:r>
      <w:proofErr w:type="spellStart"/>
      <w:r w:rsidR="007337CC" w:rsidRPr="007974D5">
        <w:rPr>
          <w:rFonts w:eastAsia="ＭＳ 明朝"/>
          <w:i/>
          <w:iCs/>
          <w:lang w:eastAsia="ja-JP"/>
        </w:rPr>
        <w:t>mariesii</w:t>
      </w:r>
      <w:proofErr w:type="spellEnd"/>
      <w:r w:rsidR="007337CC" w:rsidRPr="007974D5">
        <w:rPr>
          <w:rFonts w:eastAsia="ＭＳ 明朝"/>
          <w:lang w:eastAsia="ja-JP"/>
        </w:rPr>
        <w:t xml:space="preserve"> is declining</w:t>
      </w:r>
      <w:r w:rsidR="007337CC" w:rsidRPr="007974D5">
        <w:rPr>
          <w:rFonts w:eastAsia="ＭＳ 明朝"/>
        </w:rPr>
        <w:t xml:space="preserve">. </w:t>
      </w:r>
      <w:r w:rsidR="00627A21" w:rsidRPr="009C0340">
        <w:rPr>
          <w:rFonts w:eastAsia="ＭＳ 明朝"/>
          <w:color w:val="EE0000"/>
          <w:lang w:eastAsia="ja-JP"/>
        </w:rPr>
        <w:t xml:space="preserve">The vigorous growth of </w:t>
      </w:r>
      <w:r w:rsidR="00627A21" w:rsidRPr="009C0340">
        <w:rPr>
          <w:rFonts w:eastAsia="ＭＳ 明朝"/>
          <w:i/>
          <w:iCs/>
          <w:color w:val="EE0000"/>
          <w:lang w:eastAsia="ja-JP"/>
        </w:rPr>
        <w:t>F. crenata</w:t>
      </w:r>
      <w:r w:rsidR="00627A21" w:rsidRPr="009C0340">
        <w:rPr>
          <w:rFonts w:eastAsia="ＭＳ 明朝"/>
          <w:color w:val="EE0000"/>
          <w:lang w:eastAsia="ja-JP"/>
        </w:rPr>
        <w:t xml:space="preserve"> in </w:t>
      </w:r>
      <w:r w:rsidR="00862265" w:rsidRPr="009C0340">
        <w:rPr>
          <w:rFonts w:eastAsia="ＭＳ 明朝"/>
          <w:color w:val="EE0000"/>
          <w:lang w:eastAsia="ja-JP"/>
        </w:rPr>
        <w:t xml:space="preserve">the </w:t>
      </w:r>
      <w:r w:rsidR="00D30256" w:rsidRPr="009C0340">
        <w:rPr>
          <w:rFonts w:eastAsia="ＭＳ 明朝"/>
          <w:color w:val="EE0000"/>
          <w:lang w:eastAsia="ja-JP"/>
        </w:rPr>
        <w:t>Ecotone plot</w:t>
      </w:r>
      <w:r w:rsidR="00627A21" w:rsidRPr="009C0340">
        <w:rPr>
          <w:rFonts w:eastAsia="ＭＳ 明朝"/>
          <w:color w:val="EE0000"/>
          <w:lang w:eastAsia="ja-JP"/>
        </w:rPr>
        <w:t xml:space="preserve"> is consistent with its known thermal niche, which is strongly governed by </w:t>
      </w:r>
      <w:r w:rsidR="009A53DF" w:rsidRPr="009C0340">
        <w:rPr>
          <w:rFonts w:eastAsia="ＭＳ 明朝"/>
          <w:color w:val="EE0000"/>
          <w:lang w:eastAsia="ja-JP"/>
        </w:rPr>
        <w:t>WI</w:t>
      </w:r>
      <w:r w:rsidR="00627A21" w:rsidRPr="009C0340">
        <w:rPr>
          <w:rFonts w:eastAsia="ＭＳ 明朝"/>
          <w:color w:val="EE0000"/>
          <w:lang w:eastAsia="ja-JP"/>
        </w:rPr>
        <w:t xml:space="preserve"> (Matsui et al., 200</w:t>
      </w:r>
      <w:r w:rsidR="008E5F0D">
        <w:rPr>
          <w:rFonts w:eastAsia="ＭＳ 明朝" w:hint="eastAsia"/>
          <w:color w:val="EE0000"/>
          <w:lang w:eastAsia="ja-JP"/>
        </w:rPr>
        <w:t>9</w:t>
      </w:r>
      <w:r w:rsidR="00627A21" w:rsidRPr="009C0340">
        <w:rPr>
          <w:rFonts w:eastAsia="ＭＳ 明朝"/>
          <w:color w:val="EE0000"/>
          <w:lang w:eastAsia="ja-JP"/>
        </w:rPr>
        <w:t>).</w:t>
      </w:r>
      <w:r w:rsidR="00627A21" w:rsidRPr="007974D5">
        <w:rPr>
          <w:rFonts w:eastAsia="ＭＳ 明朝" w:hint="eastAsia"/>
          <w:color w:val="EE0000"/>
          <w:lang w:eastAsia="ja-JP"/>
        </w:rPr>
        <w:t xml:space="preserve"> </w:t>
      </w:r>
      <w:r w:rsidR="004D4F80" w:rsidRPr="009C0340">
        <w:rPr>
          <w:rFonts w:eastAsia="ＭＳ 明朝"/>
          <w:color w:val="000000" w:themeColor="text1"/>
          <w:lang w:eastAsia="ja-JP"/>
        </w:rPr>
        <w:t>The</w:t>
      </w:r>
      <w:r w:rsidR="004D4F80" w:rsidRPr="007974D5">
        <w:rPr>
          <w:rFonts w:eastAsia="ＭＳ 明朝" w:hint="eastAsia"/>
          <w:color w:val="EE0000"/>
          <w:lang w:eastAsia="ja-JP"/>
        </w:rPr>
        <w:t xml:space="preserve"> </w:t>
      </w:r>
      <w:r w:rsidR="00D30256" w:rsidRPr="007974D5">
        <w:rPr>
          <w:rFonts w:eastAsia="ＭＳ 明朝"/>
          <w:lang w:eastAsia="ja-JP"/>
        </w:rPr>
        <w:t>Ecotone plot</w:t>
      </w:r>
      <w:r w:rsidR="002C3825" w:rsidRPr="007974D5">
        <w:rPr>
          <w:rFonts w:eastAsia="ＭＳ 明朝"/>
          <w:lang w:eastAsia="ja-JP"/>
        </w:rPr>
        <w:t xml:space="preserve"> now exceeds WI = 5</w:t>
      </w:r>
      <w:r w:rsidR="002C3825" w:rsidRPr="002C3825">
        <w:rPr>
          <w:rFonts w:eastAsia="ＭＳ 明朝"/>
          <w:lang w:eastAsia="ja-JP"/>
        </w:rPr>
        <w:t xml:space="preserve">5 in most years, surpassing </w:t>
      </w:r>
      <w:r w:rsidR="002C3825" w:rsidRPr="002C3825">
        <w:rPr>
          <w:rFonts w:eastAsia="ＭＳ 明朝"/>
          <w:i/>
          <w:iCs/>
          <w:lang w:eastAsia="ja-JP"/>
        </w:rPr>
        <w:t xml:space="preserve">A. </w:t>
      </w:r>
      <w:proofErr w:type="spellStart"/>
      <w:r w:rsidR="002C3825" w:rsidRPr="002C3825">
        <w:rPr>
          <w:rFonts w:eastAsia="ＭＳ 明朝"/>
          <w:i/>
          <w:iCs/>
          <w:lang w:eastAsia="ja-JP"/>
        </w:rPr>
        <w:t>mariesii</w:t>
      </w:r>
      <w:r w:rsidR="002C3825" w:rsidRPr="002C3825">
        <w:rPr>
          <w:rFonts w:eastAsia="ＭＳ 明朝"/>
          <w:lang w:eastAsia="ja-JP"/>
        </w:rPr>
        <w:t>'s</w:t>
      </w:r>
      <w:proofErr w:type="spellEnd"/>
      <w:r w:rsidR="002C3825" w:rsidRPr="002C3825">
        <w:rPr>
          <w:rFonts w:eastAsia="ＭＳ 明朝"/>
          <w:lang w:eastAsia="ja-JP"/>
        </w:rPr>
        <w:t xml:space="preserve"> lower thermal optimum, while </w:t>
      </w:r>
      <w:r w:rsidR="00D30256">
        <w:rPr>
          <w:rFonts w:eastAsia="ＭＳ 明朝"/>
          <w:lang w:eastAsia="ja-JP"/>
        </w:rPr>
        <w:t>Timberline plot</w:t>
      </w:r>
      <w:r w:rsidR="002C3825" w:rsidRPr="002C3825">
        <w:rPr>
          <w:rFonts w:eastAsia="ＭＳ 明朝"/>
          <w:lang w:eastAsia="ja-JP"/>
        </w:rPr>
        <w:t xml:space="preserve"> (WI = 27–35 °</w:t>
      </w:r>
      <w:proofErr w:type="spellStart"/>
      <w:r w:rsidR="002C3825" w:rsidRPr="002C3825">
        <w:rPr>
          <w:rFonts w:eastAsia="ＭＳ 明朝"/>
          <w:lang w:eastAsia="ja-JP"/>
        </w:rPr>
        <w:t>C·month</w:t>
      </w:r>
      <w:proofErr w:type="spellEnd"/>
      <w:r w:rsidR="002C3825" w:rsidRPr="002C3825">
        <w:rPr>
          <w:rFonts w:eastAsia="ＭＳ 明朝"/>
          <w:lang w:eastAsia="ja-JP"/>
        </w:rPr>
        <w:t xml:space="preserve">) remains well within the favorable subarctic range. The active </w:t>
      </w:r>
      <w:proofErr w:type="spellStart"/>
      <w:r w:rsidR="002C3825" w:rsidRPr="002C3825">
        <w:rPr>
          <w:rFonts w:eastAsia="ＭＳ 明朝"/>
          <w:lang w:eastAsia="ja-JP"/>
        </w:rPr>
        <w:t>ingrowth</w:t>
      </w:r>
      <w:proofErr w:type="spellEnd"/>
      <w:r w:rsidR="002C3825" w:rsidRPr="002C3825">
        <w:rPr>
          <w:rFonts w:eastAsia="ＭＳ 明朝"/>
          <w:lang w:eastAsia="ja-JP"/>
        </w:rPr>
        <w:t xml:space="preserve"> at </w:t>
      </w:r>
      <w:r w:rsidR="00D30256">
        <w:rPr>
          <w:rFonts w:eastAsia="ＭＳ 明朝"/>
          <w:lang w:eastAsia="ja-JP"/>
        </w:rPr>
        <w:t>Timberline plot</w:t>
      </w:r>
      <w:r w:rsidR="002C3825" w:rsidRPr="002C3825">
        <w:rPr>
          <w:rFonts w:eastAsia="ＭＳ 明朝"/>
          <w:lang w:eastAsia="ja-JP"/>
        </w:rPr>
        <w:t xml:space="preserve"> (1.55%/yr) may reflect an upward range shift toward thermally suitable conditions, consistent with the hypothesis of climate-driven elevational redistribution rather than simple population </w:t>
      </w:r>
      <w:r w:rsidR="007974D5" w:rsidRPr="002C3825">
        <w:rPr>
          <w:rFonts w:eastAsia="ＭＳ 明朝"/>
          <w:lang w:eastAsia="ja-JP"/>
        </w:rPr>
        <w:t>collapse.</w:t>
      </w:r>
      <w:r w:rsidR="007974D5">
        <w:rPr>
          <w:rFonts w:eastAsia="ＭＳ 明朝"/>
          <w:lang w:eastAsia="ja-JP"/>
        </w:rPr>
        <w:t xml:space="preserve"> Therefore</w:t>
      </w:r>
      <w:r w:rsidR="007337CC">
        <w:rPr>
          <w:rFonts w:eastAsia="ＭＳ 明朝"/>
          <w:lang w:eastAsia="ja-JP"/>
        </w:rPr>
        <w:t xml:space="preserve">, </w:t>
      </w:r>
      <w:r w:rsidR="007337CC">
        <w:rPr>
          <w:rFonts w:eastAsia="ＭＳ 明朝"/>
          <w:i/>
          <w:iCs/>
          <w:lang w:eastAsia="ja-JP"/>
        </w:rPr>
        <w:t xml:space="preserve">A. </w:t>
      </w:r>
      <w:proofErr w:type="spellStart"/>
      <w:r w:rsidR="007337CC">
        <w:rPr>
          <w:rFonts w:eastAsia="ＭＳ 明朝"/>
          <w:i/>
          <w:iCs/>
          <w:lang w:eastAsia="ja-JP"/>
        </w:rPr>
        <w:t>mariesii</w:t>
      </w:r>
      <w:proofErr w:type="spellEnd"/>
      <w:r w:rsidR="007337CC">
        <w:rPr>
          <w:rFonts w:eastAsia="ＭＳ 明朝"/>
          <w:lang w:eastAsia="ja-JP"/>
        </w:rPr>
        <w:t xml:space="preserve"> decline cannot be attributed to general site degradation but rather to species-specific sensitivity to warmi</w:t>
      </w:r>
      <w:r w:rsidR="007337CC" w:rsidRPr="007974D5">
        <w:rPr>
          <w:rFonts w:eastAsia="ＭＳ 明朝"/>
          <w:lang w:eastAsia="ja-JP"/>
        </w:rPr>
        <w:t>ng.</w:t>
      </w:r>
      <w:r w:rsidR="007337CC" w:rsidRPr="009C0340">
        <w:rPr>
          <w:rFonts w:eastAsia="ＭＳ 明朝"/>
          <w:color w:val="EE0000"/>
        </w:rPr>
        <w:t xml:space="preserve"> </w:t>
      </w:r>
      <w:bookmarkStart w:id="109" w:name="OLE_LINK4"/>
      <w:commentRangeEnd w:id="108"/>
      <w:r w:rsidRPr="009C0340">
        <w:rPr>
          <w:rStyle w:val="afa"/>
          <w:rFonts w:eastAsia="ＭＳ 明朝"/>
          <w:color w:val="EE0000"/>
          <w:sz w:val="24"/>
          <w:szCs w:val="24"/>
          <w:lang w:eastAsia="ja-JP"/>
        </w:rPr>
        <w:commentReference w:id="108"/>
      </w:r>
      <w:r w:rsidR="00A05AC9" w:rsidRPr="009C0340">
        <w:rPr>
          <w:rFonts w:eastAsia="ＭＳ 明朝"/>
          <w:color w:val="EE0000"/>
          <w:lang w:eastAsia="ja-JP"/>
        </w:rPr>
        <w:t>Although causal inference from observational data is inherently limited, the combination of a significant WI–mortality correlation, an elevation gradient in mortality rates, and the absence of any significant snow trend provides strong circumstantial evidence for a temperature-driven mechanism.</w:t>
      </w:r>
      <w:r w:rsidR="00A05AC9" w:rsidRPr="007974D5">
        <w:rPr>
          <w:rFonts w:eastAsia="ＭＳ 明朝" w:hint="eastAsia"/>
          <w:color w:val="EE0000"/>
          <w:lang w:eastAsia="ja-JP"/>
        </w:rPr>
        <w:t xml:space="preserve"> </w:t>
      </w:r>
      <w:r w:rsidR="007337CC" w:rsidRPr="009C0340">
        <w:rPr>
          <w:rFonts w:eastAsia="ＭＳ 明朝"/>
          <w:color w:val="EE0000"/>
        </w:rPr>
        <w:t>Thus, the ongoing upward shift of the forest zone on Mt. Tateyama cannot be attributed to species migration</w:t>
      </w:r>
      <w:r w:rsidR="007337CC" w:rsidRPr="00390F3A">
        <w:rPr>
          <w:color w:val="EE0000"/>
        </w:rPr>
        <w:t xml:space="preserve"> alone; while the active </w:t>
      </w:r>
      <w:proofErr w:type="spellStart"/>
      <w:r w:rsidR="00EC5731" w:rsidRPr="00390F3A">
        <w:rPr>
          <w:color w:val="EE0000"/>
        </w:rPr>
        <w:t>ingrowth</w:t>
      </w:r>
      <w:proofErr w:type="spellEnd"/>
      <w:r w:rsidR="007337CC" w:rsidRPr="00390F3A">
        <w:rPr>
          <w:color w:val="EE0000"/>
        </w:rPr>
        <w:t xml:space="preserve"> of </w:t>
      </w:r>
      <w:r w:rsidR="007337CC" w:rsidRPr="00390F3A">
        <w:rPr>
          <w:i/>
          <w:iCs/>
          <w:color w:val="EE0000"/>
        </w:rPr>
        <w:t xml:space="preserve">A. </w:t>
      </w:r>
      <w:proofErr w:type="spellStart"/>
      <w:r w:rsidR="007337CC" w:rsidRPr="00390F3A">
        <w:rPr>
          <w:i/>
          <w:iCs/>
          <w:color w:val="EE0000"/>
        </w:rPr>
        <w:t>mariesii</w:t>
      </w:r>
      <w:proofErr w:type="spellEnd"/>
      <w:r w:rsidR="007337CC" w:rsidRPr="00390F3A">
        <w:rPr>
          <w:color w:val="EE0000"/>
        </w:rPr>
        <w:t xml:space="preserve"> at the Timberline plot may reflect an altitudinal range shift toward thermally more favorable conditions at higher elevations, the primary driver is</w:t>
      </w:r>
      <w:r w:rsidR="007337CC" w:rsidRPr="009C0340">
        <w:rPr>
          <w:color w:val="EE0000"/>
        </w:rPr>
        <w:t xml:space="preserve"> a mismatch between the thermal adaptation of </w:t>
      </w:r>
      <w:r w:rsidR="007337CC" w:rsidRPr="00390F3A">
        <w:rPr>
          <w:i/>
          <w:iCs/>
          <w:color w:val="EE0000"/>
        </w:rPr>
        <w:t xml:space="preserve">A. </w:t>
      </w:r>
      <w:proofErr w:type="spellStart"/>
      <w:r w:rsidR="007337CC" w:rsidRPr="00390F3A">
        <w:rPr>
          <w:i/>
          <w:iCs/>
          <w:color w:val="EE0000"/>
        </w:rPr>
        <w:t>mariesii</w:t>
      </w:r>
      <w:proofErr w:type="spellEnd"/>
      <w:r w:rsidR="007337CC" w:rsidRPr="009C0340">
        <w:rPr>
          <w:color w:val="EE0000"/>
        </w:rPr>
        <w:t xml:space="preserve"> and the </w:t>
      </w:r>
      <w:r w:rsidR="007337CC" w:rsidRPr="00390F3A">
        <w:rPr>
          <w:color w:val="EE0000"/>
        </w:rPr>
        <w:t xml:space="preserve">rapidly changing thermal conditions at its </w:t>
      </w:r>
      <w:r w:rsidR="007337CC" w:rsidRPr="009C0340">
        <w:rPr>
          <w:color w:val="EE0000"/>
        </w:rPr>
        <w:t xml:space="preserve">current </w:t>
      </w:r>
      <w:r w:rsidR="007337CC" w:rsidRPr="00390F3A">
        <w:rPr>
          <w:color w:val="EE0000"/>
        </w:rPr>
        <w:t>lower distributional limits.</w:t>
      </w:r>
    </w:p>
    <w:bookmarkEnd w:id="109"/>
    <w:p w14:paraId="54C591E5" w14:textId="77777777" w:rsidR="00E10F03" w:rsidRPr="0007623E" w:rsidRDefault="00E10F03" w:rsidP="00180649">
      <w:pPr>
        <w:pStyle w:val="a0"/>
        <w:rPr>
          <w:rFonts w:eastAsia="ＭＳ 明朝"/>
          <w:lang w:eastAsia="ja-JP"/>
        </w:rPr>
      </w:pPr>
    </w:p>
    <w:p w14:paraId="3A7AD988" w14:textId="77777777" w:rsidR="00F40F75" w:rsidRPr="009A5DCD" w:rsidRDefault="007337CC" w:rsidP="00521492">
      <w:pPr>
        <w:pStyle w:val="1"/>
        <w:rPr>
          <w:rFonts w:eastAsia="ＭＳ 明朝"/>
        </w:rPr>
      </w:pPr>
      <w:bookmarkStart w:id="110" w:name="_Hlk200511606"/>
      <w:r>
        <w:t>5. Conclusion</w:t>
      </w:r>
      <w:r>
        <w:rPr>
          <w:rFonts w:eastAsia="ＭＳ 明朝"/>
        </w:rPr>
        <w:t>s</w:t>
      </w:r>
    </w:p>
    <w:p w14:paraId="15F7F9FF" w14:textId="5AD283EC" w:rsidR="004B3738" w:rsidRPr="009C0340" w:rsidRDefault="00532C5B" w:rsidP="0004058C">
      <w:pPr>
        <w:pStyle w:val="a0"/>
        <w:rPr>
          <w:rFonts w:eastAsia="ＭＳ 明朝"/>
          <w:color w:val="EE0000"/>
        </w:rPr>
      </w:pPr>
      <w:r>
        <w:rPr>
          <w:rFonts w:eastAsia="ＭＳ 明朝"/>
          <w:lang w:eastAsia="ja-JP"/>
        </w:rPr>
        <w:t xml:space="preserve">Long-term monitoring on Mt. Tateyama showed that climate warming is already causing an upward shift in the forest zones. While the snow cover conditions remained largely unchanged, </w:t>
      </w:r>
      <w:r w:rsidR="009A53DF">
        <w:rPr>
          <w:rFonts w:eastAsia="ＭＳ 明朝"/>
          <w:lang w:eastAsia="ja-JP"/>
        </w:rPr>
        <w:t>WI</w:t>
      </w:r>
      <w:r>
        <w:rPr>
          <w:rFonts w:eastAsia="ＭＳ 明朝"/>
          <w:lang w:eastAsia="ja-JP"/>
        </w:rPr>
        <w:t xml:space="preserve"> increased significantly, especially in the Ecotone plot, where</w:t>
      </w:r>
      <w:r>
        <w:rPr>
          <w:rFonts w:eastAsia="ＭＳ 明朝"/>
          <w:i/>
          <w:iCs/>
          <w:lang w:eastAsia="ja-JP"/>
        </w:rPr>
        <w:t xml:space="preserve"> A. </w:t>
      </w:r>
      <w:proofErr w:type="spellStart"/>
      <w:r>
        <w:rPr>
          <w:rFonts w:eastAsia="ＭＳ 明朝"/>
          <w:i/>
          <w:iCs/>
          <w:lang w:eastAsia="ja-JP"/>
        </w:rPr>
        <w:t>mariesii</w:t>
      </w:r>
      <w:proofErr w:type="spellEnd"/>
      <w:r>
        <w:rPr>
          <w:rFonts w:eastAsia="ＭＳ 明朝"/>
          <w:i/>
          <w:iCs/>
          <w:lang w:eastAsia="ja-JP"/>
        </w:rPr>
        <w:t xml:space="preserve"> </w:t>
      </w:r>
      <w:r>
        <w:rPr>
          <w:rFonts w:eastAsia="ＭＳ 明朝"/>
          <w:lang w:eastAsia="ja-JP"/>
        </w:rPr>
        <w:t>population declined, while temperate species such as</w:t>
      </w:r>
      <w:r>
        <w:rPr>
          <w:rFonts w:eastAsia="ＭＳ 明朝"/>
          <w:i/>
          <w:iCs/>
          <w:lang w:eastAsia="ja-JP"/>
        </w:rPr>
        <w:t xml:space="preserve"> F. crenata </w:t>
      </w:r>
      <w:r>
        <w:rPr>
          <w:rFonts w:eastAsia="ＭＳ 明朝"/>
          <w:lang w:eastAsia="ja-JP"/>
        </w:rPr>
        <w:t>expanded. The growth of the forest stand in the Subarctic plot, which is thermally approaching the ecotone threshold, was low, suggesting that the thermal conditions in the region are suboptimal for</w:t>
      </w:r>
      <w:r>
        <w:rPr>
          <w:rFonts w:eastAsia="ＭＳ 明朝"/>
          <w:i/>
          <w:iCs/>
          <w:lang w:eastAsia="ja-JP"/>
        </w:rPr>
        <w:t xml:space="preserve"> A. </w:t>
      </w:r>
      <w:proofErr w:type="spellStart"/>
      <w:r>
        <w:rPr>
          <w:rFonts w:eastAsia="ＭＳ 明朝"/>
          <w:i/>
          <w:iCs/>
          <w:lang w:eastAsia="ja-JP"/>
        </w:rPr>
        <w:t>mariesii</w:t>
      </w:r>
      <w:proofErr w:type="spellEnd"/>
      <w:r>
        <w:rPr>
          <w:rFonts w:eastAsia="ＭＳ 明朝"/>
          <w:i/>
          <w:iCs/>
          <w:lang w:eastAsia="ja-JP"/>
        </w:rPr>
        <w:t xml:space="preserve"> </w:t>
      </w:r>
      <w:r>
        <w:rPr>
          <w:rFonts w:eastAsia="ＭＳ 明朝"/>
          <w:lang w:eastAsia="ja-JP"/>
        </w:rPr>
        <w:t xml:space="preserve">growth. In contrast, the </w:t>
      </w:r>
      <w:r>
        <w:rPr>
          <w:rFonts w:eastAsia="ＭＳ 明朝"/>
          <w:i/>
          <w:iCs/>
          <w:lang w:eastAsia="ja-JP"/>
        </w:rPr>
        <w:t xml:space="preserve">A. </w:t>
      </w:r>
      <w:proofErr w:type="spellStart"/>
      <w:r>
        <w:rPr>
          <w:rFonts w:eastAsia="ＭＳ 明朝"/>
          <w:i/>
          <w:iCs/>
          <w:lang w:eastAsia="ja-JP"/>
        </w:rPr>
        <w:t>mariesii</w:t>
      </w:r>
      <w:proofErr w:type="spellEnd"/>
      <w:r>
        <w:rPr>
          <w:rFonts w:eastAsia="ＭＳ 明朝"/>
          <w:lang w:eastAsia="ja-JP"/>
        </w:rPr>
        <w:t xml:space="preserve"> population in the Timberline plot grew at a high rate, along with its basal area. Overall, our results suggested that the conditions at the upper forest limit remain favorable for the growth and regeneration of </w:t>
      </w:r>
      <w:r>
        <w:rPr>
          <w:rFonts w:eastAsia="ＭＳ 明朝"/>
          <w:i/>
          <w:iCs/>
          <w:lang w:eastAsia="ja-JP"/>
        </w:rPr>
        <w:t xml:space="preserve">A. </w:t>
      </w:r>
      <w:proofErr w:type="spellStart"/>
      <w:r>
        <w:rPr>
          <w:rFonts w:eastAsia="ＭＳ 明朝"/>
          <w:i/>
          <w:iCs/>
          <w:lang w:eastAsia="ja-JP"/>
        </w:rPr>
        <w:t>mariesii</w:t>
      </w:r>
      <w:proofErr w:type="spellEnd"/>
      <w:r>
        <w:rPr>
          <w:rFonts w:eastAsia="ＭＳ 明朝"/>
          <w:lang w:eastAsia="ja-JP"/>
        </w:rPr>
        <w:t>.</w:t>
      </w:r>
      <w:r>
        <w:rPr>
          <w:rFonts w:eastAsia="ＭＳ 明朝" w:hint="eastAsia"/>
          <w:lang w:eastAsia="ja-JP"/>
        </w:rPr>
        <w:t xml:space="preserve"> </w:t>
      </w:r>
      <w:r>
        <w:rPr>
          <w:rFonts w:eastAsia="ＭＳ 明朝"/>
          <w:lang w:eastAsia="ja-JP"/>
        </w:rPr>
        <w:t>Moreover,</w:t>
      </w:r>
      <w:r>
        <w:rPr>
          <w:rFonts w:eastAsia="ＭＳ 明朝" w:hint="eastAsia"/>
          <w:lang w:eastAsia="ja-JP"/>
        </w:rPr>
        <w:t xml:space="preserve"> </w:t>
      </w:r>
      <w:r>
        <w:rPr>
          <w:rFonts w:eastAsia="ＭＳ 明朝"/>
          <w:lang w:eastAsia="ja-JP"/>
        </w:rPr>
        <w:t xml:space="preserve">these results indicated that climate warming, rather than changes in snow cover or anthropogenic disturbance, is the main driver of </w:t>
      </w:r>
      <w:r>
        <w:rPr>
          <w:rFonts w:eastAsia="ＭＳ 明朝"/>
          <w:i/>
          <w:iCs/>
          <w:lang w:eastAsia="ja-JP"/>
        </w:rPr>
        <w:t xml:space="preserve">A. </w:t>
      </w:r>
      <w:proofErr w:type="spellStart"/>
      <w:r>
        <w:rPr>
          <w:rFonts w:eastAsia="ＭＳ 明朝"/>
          <w:i/>
          <w:iCs/>
          <w:lang w:eastAsia="ja-JP"/>
        </w:rPr>
        <w:t>mariesii</w:t>
      </w:r>
      <w:proofErr w:type="spellEnd"/>
      <w:r>
        <w:rPr>
          <w:rFonts w:eastAsia="ＭＳ 明朝"/>
          <w:lang w:eastAsia="ja-JP"/>
        </w:rPr>
        <w:t xml:space="preserve"> mortality. Although this species is ecologically adapted to heavy snow cover, it has not adapted to rapid temperature increases. Therefore, the forest zone shifts predicted for the future are already underway, driven by climate change that is reshaping the boundaries of the forest ecosystems in the mountains.</w:t>
      </w:r>
      <w:r w:rsidRPr="00390F3A">
        <w:rPr>
          <w:rFonts w:eastAsia="ＭＳ 明朝"/>
          <w:color w:val="EE0000"/>
          <w:lang w:eastAsia="ja-JP"/>
        </w:rPr>
        <w:t xml:space="preserve"> </w:t>
      </w:r>
      <w:r w:rsidR="00AA0EA3" w:rsidRPr="00390F3A">
        <w:rPr>
          <w:color w:val="EE0000"/>
        </w:rPr>
        <w:t>These field-based findings are consistent with species distribution model projections, which predict a substantial upward contraction of suitable habitat for subalpine conifers</w:t>
      </w:r>
      <w:r w:rsidR="00AA0EA3" w:rsidRPr="00390F3A">
        <w:rPr>
          <w:i/>
          <w:iCs/>
          <w:color w:val="EE0000"/>
        </w:rPr>
        <w:t xml:space="preserve"> </w:t>
      </w:r>
      <w:r w:rsidR="00AA0EA3" w:rsidRPr="00390F3A">
        <w:rPr>
          <w:color w:val="EE0000"/>
        </w:rPr>
        <w:t xml:space="preserve">under future warming scenarios in Japan (Tanaka et al., 2012; </w:t>
      </w:r>
      <w:proofErr w:type="spellStart"/>
      <w:r w:rsidR="00AA0EA3" w:rsidRPr="00390F3A">
        <w:rPr>
          <w:color w:val="EE0000"/>
        </w:rPr>
        <w:t>Tsuyama</w:t>
      </w:r>
      <w:proofErr w:type="spellEnd"/>
      <w:r w:rsidR="00AA0EA3" w:rsidRPr="00390F3A">
        <w:rPr>
          <w:color w:val="EE0000"/>
        </w:rPr>
        <w:t xml:space="preserve"> et al., 2015). </w:t>
      </w:r>
      <w:bookmarkEnd w:id="1"/>
    </w:p>
    <w:bookmarkEnd w:id="110"/>
    <w:p w14:paraId="21063A4B" w14:textId="3F4E0AE6" w:rsidR="002E1604" w:rsidRPr="009A5DCD" w:rsidRDefault="002E1604" w:rsidP="002E1604">
      <w:pPr>
        <w:pStyle w:val="1"/>
      </w:pPr>
      <w:r>
        <w:lastRenderedPageBreak/>
        <w:t>References</w:t>
      </w:r>
    </w:p>
    <w:p w14:paraId="06F701AD" w14:textId="3E1754D3" w:rsidR="002E1604" w:rsidRPr="0007623E" w:rsidRDefault="002E1604" w:rsidP="002E1604">
      <w:pPr>
        <w:pStyle w:val="af1"/>
        <w:ind w:leftChars="60" w:left="425" w:hangingChars="117" w:hanging="281"/>
        <w:rPr>
          <w:rFonts w:eastAsia="ＭＳ 明朝"/>
          <w:lang w:eastAsia="ja-JP"/>
        </w:rPr>
      </w:pPr>
      <w:bookmarkStart w:id="111" w:name="ref-astigarraga2025forest"/>
      <w:bookmarkStart w:id="112" w:name="refs"/>
      <w:proofErr w:type="spellStart"/>
      <w:r w:rsidRPr="009C0340">
        <w:rPr>
          <w:rFonts w:eastAsia="ＭＳ 明朝"/>
        </w:rPr>
        <w:t>Aiura,H</w:t>
      </w:r>
      <w:proofErr w:type="spellEnd"/>
      <w:r w:rsidRPr="009C0340">
        <w:rPr>
          <w:rFonts w:eastAsia="ＭＳ 明朝"/>
        </w:rPr>
        <w:t xml:space="preserve">., </w:t>
      </w:r>
      <w:proofErr w:type="spellStart"/>
      <w:r w:rsidRPr="009C0340">
        <w:rPr>
          <w:rFonts w:eastAsia="ＭＳ 明朝"/>
        </w:rPr>
        <w:t>Nakajima,H</w:t>
      </w:r>
      <w:proofErr w:type="spellEnd"/>
      <w:r w:rsidRPr="009C0340">
        <w:rPr>
          <w:rFonts w:eastAsia="ＭＳ 明朝"/>
        </w:rPr>
        <w:t xml:space="preserve">., Ishida, M. 2018. </w:t>
      </w:r>
      <w:r>
        <w:rPr>
          <w:rFonts w:eastAsia="ＭＳ 明朝"/>
          <w:lang w:eastAsia="ja-JP"/>
        </w:rPr>
        <w:t>Estimate Average Annual Maximum Snow Depth with the Temperature and the Amount of Precipitation of the Mesh Normal Climatic Data in Toyama Prefecture, Japan.  Journal of Japanese Forest Society 100: 174-177.</w:t>
      </w:r>
      <w:r>
        <w:rPr>
          <w:rFonts w:eastAsia="ＭＳ 明朝" w:hint="eastAsia"/>
          <w:lang w:eastAsia="ja-JP"/>
        </w:rPr>
        <w:t xml:space="preserve"> (in Japanese)</w:t>
      </w:r>
    </w:p>
    <w:p w14:paraId="4D0806B0" w14:textId="77777777" w:rsidR="002E1604" w:rsidRPr="0007623E" w:rsidRDefault="002E1604" w:rsidP="002E1604">
      <w:pPr>
        <w:pStyle w:val="af1"/>
        <w:ind w:leftChars="60" w:left="425" w:hangingChars="117" w:hanging="281"/>
        <w:rPr>
          <w:rFonts w:eastAsia="ＭＳ 明朝"/>
          <w:lang w:eastAsia="ja-JP"/>
        </w:rPr>
      </w:pPr>
      <w:r>
        <w:rPr>
          <w:rFonts w:eastAsia="ＭＳ 明朝"/>
          <w:lang w:eastAsia="ja-JP"/>
        </w:rPr>
        <w:t>Alexander, J. M., Diez J. M., and Levine J. M. 2015. Novel Competitors Shape Species’ Responses to Climate Change. Nature 525 (7570): 515–18. https://doi.org/10.1038/nature14952.</w:t>
      </w:r>
    </w:p>
    <w:p w14:paraId="47F57AA9" w14:textId="77777777" w:rsidR="002E1604" w:rsidRPr="009A5DCD" w:rsidRDefault="002E1604" w:rsidP="002E1604">
      <w:pPr>
        <w:pStyle w:val="af1"/>
        <w:ind w:leftChars="60" w:left="425" w:hangingChars="117" w:hanging="281"/>
      </w:pPr>
      <w:proofErr w:type="spellStart"/>
      <w:r>
        <w:t>Astigarraga</w:t>
      </w:r>
      <w:proofErr w:type="spellEnd"/>
      <w:r>
        <w:t xml:space="preserve">, J., Calatayud, J., Ruiz-Benito, P., Madrigal-González, J., </w:t>
      </w:r>
      <w:proofErr w:type="spellStart"/>
      <w:r>
        <w:t>Tijerı́n-Triviño</w:t>
      </w:r>
      <w:proofErr w:type="spellEnd"/>
      <w:r>
        <w:t xml:space="preserve">, J., Zavala, M.A., </w:t>
      </w:r>
      <w:proofErr w:type="spellStart"/>
      <w:r>
        <w:t>Andivia</w:t>
      </w:r>
      <w:proofErr w:type="spellEnd"/>
      <w:r>
        <w:t>, E., Herrero, A., 2025. Forest structural diversity modulates tree growth synchrony in response to climate change. Forest Ecology and Management 579, 122505.</w:t>
      </w:r>
      <w:bookmarkEnd w:id="111"/>
    </w:p>
    <w:p w14:paraId="2F6F6E60" w14:textId="77777777" w:rsidR="002E1604" w:rsidRPr="0007623E" w:rsidRDefault="002E1604" w:rsidP="002E1604">
      <w:pPr>
        <w:pStyle w:val="af1"/>
        <w:ind w:leftChars="60" w:left="425" w:hangingChars="117" w:hanging="281"/>
        <w:rPr>
          <w:rFonts w:eastAsia="ＭＳ 明朝"/>
          <w:lang w:eastAsia="ja-JP"/>
        </w:rPr>
      </w:pPr>
      <w:bookmarkStart w:id="113" w:name="ref-bonan2008forests"/>
      <w:r>
        <w:rPr>
          <w:rFonts w:eastAsia="ＭＳ 明朝"/>
          <w:lang w:eastAsia="ja-JP"/>
        </w:rPr>
        <w:t xml:space="preserve">Beckage, B., .Osborne B., Gavin B. G., </w:t>
      </w:r>
      <w:proofErr w:type="spellStart"/>
      <w:r>
        <w:rPr>
          <w:rFonts w:eastAsia="ＭＳ 明朝"/>
          <w:lang w:eastAsia="ja-JP"/>
        </w:rPr>
        <w:t>Pucko</w:t>
      </w:r>
      <w:proofErr w:type="spellEnd"/>
      <w:r>
        <w:rPr>
          <w:rFonts w:eastAsia="ＭＳ 明朝"/>
          <w:lang w:eastAsia="ja-JP"/>
        </w:rPr>
        <w:t xml:space="preserve"> C., </w:t>
      </w:r>
      <w:proofErr w:type="spellStart"/>
      <w:r>
        <w:rPr>
          <w:rFonts w:eastAsia="ＭＳ 明朝"/>
          <w:lang w:eastAsia="ja-JP"/>
        </w:rPr>
        <w:t>Siccama</w:t>
      </w:r>
      <w:proofErr w:type="spellEnd"/>
      <w:r>
        <w:rPr>
          <w:rFonts w:eastAsia="ＭＳ 明朝"/>
          <w:lang w:eastAsia="ja-JP"/>
        </w:rPr>
        <w:t xml:space="preserve"> T., and Perkins T. 2008. A Rapid Upward Shift of a Forest Ecotone During 40 Years of Warming in the Green Mountains of Vermont. Proceedings of the National Academy of Sciences 105 (11): 4197–4202.</w:t>
      </w:r>
    </w:p>
    <w:p w14:paraId="60EA2F91" w14:textId="77777777" w:rsidR="002E1604" w:rsidRPr="009A5DCD" w:rsidRDefault="002E1604" w:rsidP="002E1604">
      <w:pPr>
        <w:pStyle w:val="af1"/>
        <w:ind w:leftChars="60" w:left="425" w:hangingChars="117" w:hanging="281"/>
      </w:pPr>
      <w:r>
        <w:t>Bonan, G.B., 2008. Forests and climate change: Forcings, feedbacks, and the climate benefits of forests. Science 320, 1444–1449.</w:t>
      </w:r>
      <w:bookmarkEnd w:id="113"/>
    </w:p>
    <w:p w14:paraId="132FAD96" w14:textId="77777777" w:rsidR="002E1604" w:rsidRPr="009A5DCD" w:rsidRDefault="002E1604" w:rsidP="002E1604">
      <w:pPr>
        <w:pStyle w:val="a0"/>
        <w:ind w:leftChars="60" w:left="425" w:hangingChars="117" w:hanging="281"/>
        <w:rPr>
          <w:rFonts w:eastAsia="ＭＳ 明朝"/>
          <w:lang w:eastAsia="ja-JP"/>
        </w:rPr>
      </w:pPr>
      <w:r>
        <w:t xml:space="preserve">Chiba, S., </w:t>
      </w:r>
      <w:proofErr w:type="spellStart"/>
      <w:r>
        <w:t>Kawatsu</w:t>
      </w:r>
      <w:proofErr w:type="spellEnd"/>
      <w:r>
        <w:t>, S.,  Hayashida, M.</w:t>
      </w:r>
      <w:r>
        <w:rPr>
          <w:rFonts w:eastAsia="ＭＳ 明朝"/>
          <w:lang w:eastAsia="ja-JP"/>
        </w:rPr>
        <w:t xml:space="preserve"> </w:t>
      </w:r>
      <w:r>
        <w:t>2020</w:t>
      </w:r>
      <w:r>
        <w:rPr>
          <w:rFonts w:eastAsia="ＭＳ 明朝"/>
          <w:lang w:eastAsia="ja-JP"/>
        </w:rPr>
        <w:t>.</w:t>
      </w:r>
      <w:r>
        <w:t xml:space="preserve">Large-area Mapping of the Mass Mortality and Subsequent Regeneration of </w:t>
      </w:r>
      <w:r>
        <w:rPr>
          <w:i/>
          <w:iCs/>
        </w:rPr>
        <w:t xml:space="preserve">Abies </w:t>
      </w:r>
      <w:proofErr w:type="spellStart"/>
      <w:r>
        <w:rPr>
          <w:i/>
          <w:iCs/>
        </w:rPr>
        <w:t>mariesii</w:t>
      </w:r>
      <w:proofErr w:type="spellEnd"/>
      <w:r>
        <w:t xml:space="preserve"> Forests in the Zao Mountains in Northern Japan. J . </w:t>
      </w:r>
      <w:proofErr w:type="spellStart"/>
      <w:r>
        <w:t>Jpn</w:t>
      </w:r>
      <w:proofErr w:type="spellEnd"/>
      <w:r>
        <w:t>. For. Soc. 102: 108–114</w:t>
      </w:r>
    </w:p>
    <w:p w14:paraId="217D4553" w14:textId="3F010B57" w:rsidR="00FA0B4D" w:rsidRDefault="002E1604" w:rsidP="002E1604">
      <w:pPr>
        <w:pStyle w:val="af1"/>
        <w:ind w:leftChars="60" w:left="425" w:hangingChars="117" w:hanging="281"/>
        <w:rPr>
          <w:rFonts w:eastAsia="ＭＳ 明朝"/>
          <w:lang w:eastAsia="ja-JP"/>
        </w:rPr>
      </w:pPr>
      <w:r>
        <w:rPr>
          <w:rFonts w:eastAsia="ＭＳ 明朝"/>
          <w:lang w:eastAsia="ja-JP"/>
        </w:rPr>
        <w:t xml:space="preserve">Condit, R., Ashton, P.S., Manokaran, N., LaFrankie, J.V., Hubbell, S.P., Foster, R.B., 1999. Dynamics of the forest communities at </w:t>
      </w:r>
      <w:proofErr w:type="spellStart"/>
      <w:r>
        <w:rPr>
          <w:rFonts w:eastAsia="ＭＳ 明朝"/>
          <w:lang w:eastAsia="ja-JP"/>
        </w:rPr>
        <w:t>Pasoh</w:t>
      </w:r>
      <w:proofErr w:type="spellEnd"/>
      <w:r>
        <w:rPr>
          <w:rFonts w:eastAsia="ＭＳ 明朝"/>
          <w:lang w:eastAsia="ja-JP"/>
        </w:rPr>
        <w:t xml:space="preserve"> and Barro Colorado: comparing two 50-ha </w:t>
      </w:r>
      <w:r>
        <w:rPr>
          <w:rFonts w:eastAsia="ＭＳ 明朝"/>
          <w:lang w:eastAsia="ja-JP"/>
        </w:rPr>
        <w:lastRenderedPageBreak/>
        <w:t>plots.</w:t>
      </w:r>
      <w:bookmarkStart w:id="114" w:name="ref-Domingo_2024"/>
      <w:r w:rsidR="00751F0C" w:rsidRPr="00751F0C">
        <w:rPr>
          <w:rFonts w:eastAsia="ＭＳ 明朝"/>
          <w:lang w:eastAsia="ja-JP"/>
        </w:rPr>
        <w:t xml:space="preserve"> Philosophical Transactions of the Royal Society of London. Series B: Biological Sciences 354, 1739--1748.</w:t>
      </w:r>
    </w:p>
    <w:p w14:paraId="27231A27" w14:textId="33FD8FAA" w:rsidR="002E1604" w:rsidRPr="009A5DCD" w:rsidRDefault="002E1604" w:rsidP="002E1604">
      <w:pPr>
        <w:pStyle w:val="af1"/>
        <w:ind w:leftChars="60" w:left="425" w:hangingChars="117" w:hanging="281"/>
      </w:pPr>
      <w:r>
        <w:t xml:space="preserve">Domingo, D., Vicente-Serrano, S.M., Gómez, C., Olano, J.M., </w:t>
      </w:r>
      <w:proofErr w:type="spellStart"/>
      <w:r>
        <w:t>Sangüesa</w:t>
      </w:r>
      <w:proofErr w:type="spellEnd"/>
      <w:r>
        <w:t xml:space="preserve">-Barreda, G., 2024. Summer heat waves could counterbalance the increasing incidence of pine processionary due to warmer winters in Mediterranean pine forests. Forest Ecology and Management 555, 121695. </w:t>
      </w:r>
      <w:hyperlink r:id="rId22">
        <w:r>
          <w:rPr>
            <w:rStyle w:val="a7"/>
            <w:color w:val="auto"/>
          </w:rPr>
          <w:t>https://doi.org/10.1016/j.foreco.2024.121695</w:t>
        </w:r>
      </w:hyperlink>
      <w:bookmarkEnd w:id="114"/>
    </w:p>
    <w:p w14:paraId="686F74DE" w14:textId="77777777" w:rsidR="00AD7A7C" w:rsidRPr="00390F3A" w:rsidRDefault="00AD7A7C" w:rsidP="002E1604">
      <w:pPr>
        <w:pStyle w:val="af1"/>
        <w:ind w:leftChars="60" w:left="425" w:hangingChars="117" w:hanging="281"/>
        <w:rPr>
          <w:rFonts w:eastAsiaTheme="minorEastAsia"/>
          <w:color w:val="EE0000"/>
          <w:lang w:eastAsia="ja-JP"/>
        </w:rPr>
      </w:pPr>
      <w:bookmarkStart w:id="115" w:name="ref-fang1990climate"/>
      <w:r w:rsidRPr="00390F3A">
        <w:rPr>
          <w:color w:val="EE0000"/>
        </w:rPr>
        <w:t xml:space="preserve">Dobrowski, S.Z. (2011) A climatic basis for microrefugia: the influence of terrain on climate. Global Change Biology, 17, 1022–1035. https://doi.org/10.1111/j.1365-2486.2010.02263.x </w:t>
      </w:r>
    </w:p>
    <w:p w14:paraId="08AF08A9" w14:textId="0EBFA025" w:rsidR="002E1604" w:rsidRPr="009A5DCD" w:rsidRDefault="002E1604" w:rsidP="002E1604">
      <w:pPr>
        <w:pStyle w:val="af1"/>
        <w:ind w:leftChars="60" w:left="425" w:hangingChars="117" w:hanging="281"/>
      </w:pPr>
      <w:r>
        <w:t>Fang, J., Yoda, K., 1990. Climate and vegetation in China IV. Distribution of tree species along the thermal gradient. Ecological Research 5, 291–302.</w:t>
      </w:r>
      <w:bookmarkEnd w:id="115"/>
    </w:p>
    <w:p w14:paraId="3DEC019A" w14:textId="77777777" w:rsidR="002E1604" w:rsidRPr="0007623E" w:rsidRDefault="002E1604" w:rsidP="002E1604">
      <w:pPr>
        <w:pStyle w:val="af1"/>
        <w:ind w:leftChars="60" w:left="425" w:hangingChars="117" w:hanging="281"/>
        <w:rPr>
          <w:rFonts w:eastAsia="ＭＳ 明朝"/>
          <w:lang w:eastAsia="ja-JP"/>
        </w:rPr>
      </w:pPr>
      <w:bookmarkStart w:id="116" w:name="ref-gartner2023"/>
      <w:r>
        <w:rPr>
          <w:rFonts w:eastAsia="ＭＳ 明朝"/>
          <w:lang w:eastAsia="ja-JP"/>
        </w:rPr>
        <w:t>Frei, Esther R., and Gregory H. R. Henry. 2022. Long-Term Effects of Snowmelt Timing and Climate Warming on Phenology, Growth, and Reproductive Effort of Arctic Tundra Plant Species. Arctic Science 8 (3): 700–721. https://doi.org/10.1139/as-2021-0028.</w:t>
      </w:r>
    </w:p>
    <w:p w14:paraId="2206525B" w14:textId="77777777" w:rsidR="002E1604" w:rsidRPr="009A5DCD" w:rsidRDefault="002E1604" w:rsidP="002E1604">
      <w:pPr>
        <w:pStyle w:val="af1"/>
        <w:ind w:leftChars="60" w:left="425" w:hangingChars="117" w:hanging="281"/>
      </w:pPr>
      <w:r>
        <w:t xml:space="preserve">Gärtner, A., Jönsson, A.M., Metcalfe, D.B., Pugh, T.A.M., Tagesson, T., Ahlström, A., 2023. Temperature and tree size explain the mean time to fall of dead standing trees across large scales. Forests 14, 1017. </w:t>
      </w:r>
      <w:hyperlink r:id="rId23">
        <w:r>
          <w:rPr>
            <w:rStyle w:val="a7"/>
            <w:color w:val="auto"/>
          </w:rPr>
          <w:t>https://doi.org/10.3390/f14051017</w:t>
        </w:r>
      </w:hyperlink>
      <w:bookmarkEnd w:id="116"/>
    </w:p>
    <w:p w14:paraId="679225A1" w14:textId="77777777" w:rsidR="002E1604" w:rsidRPr="0007623E" w:rsidRDefault="002E1604" w:rsidP="002E1604">
      <w:pPr>
        <w:pStyle w:val="af1"/>
        <w:ind w:leftChars="60" w:left="425" w:hangingChars="117" w:hanging="281"/>
        <w:rPr>
          <w:rFonts w:eastAsia="ＭＳ 明朝"/>
          <w:lang w:eastAsia="ja-JP"/>
        </w:rPr>
      </w:pPr>
      <w:bookmarkStart w:id="117" w:name="ref-hattenschwiler1995responses"/>
      <w:r>
        <w:rPr>
          <w:rFonts w:eastAsia="ＭＳ 明朝"/>
          <w:lang w:eastAsia="ja-JP"/>
        </w:rPr>
        <w:t xml:space="preserve">Harada, I., Matsumura, T., Hara, K., </w:t>
      </w:r>
      <w:proofErr w:type="spellStart"/>
      <w:r>
        <w:rPr>
          <w:rFonts w:eastAsia="ＭＳ 明朝"/>
          <w:lang w:eastAsia="ja-JP"/>
        </w:rPr>
        <w:t>Kondoh</w:t>
      </w:r>
      <w:proofErr w:type="spellEnd"/>
      <w:r>
        <w:rPr>
          <w:rFonts w:eastAsia="ＭＳ 明朝"/>
          <w:lang w:eastAsia="ja-JP"/>
        </w:rPr>
        <w:t>, A., 2011. Spatial analysis of changes in Japanese forests during the process of modernization. Japan Association for Landscape Ecology 16 (1): 17–32</w:t>
      </w:r>
    </w:p>
    <w:p w14:paraId="6CBA70A5" w14:textId="77777777" w:rsidR="002E1604" w:rsidRPr="0007623E" w:rsidRDefault="002E1604" w:rsidP="002E1604">
      <w:pPr>
        <w:pStyle w:val="af1"/>
        <w:ind w:leftChars="60" w:left="425" w:hangingChars="117" w:hanging="281"/>
        <w:rPr>
          <w:rFonts w:eastAsia="ＭＳ 明朝"/>
          <w:lang w:eastAsia="ja-JP"/>
        </w:rPr>
      </w:pPr>
      <w:bookmarkStart w:id="118" w:name="ref-hu2010"/>
      <w:bookmarkEnd w:id="117"/>
      <w:r>
        <w:rPr>
          <w:rFonts w:eastAsia="ＭＳ 明朝"/>
          <w:lang w:eastAsia="ja-JP"/>
        </w:rPr>
        <w:t xml:space="preserve">Hiura, </w:t>
      </w:r>
      <w:proofErr w:type="spellStart"/>
      <w:r>
        <w:rPr>
          <w:rFonts w:eastAsia="ＭＳ 明朝"/>
          <w:lang w:eastAsia="ja-JP"/>
        </w:rPr>
        <w:t>Tsutom</w:t>
      </w:r>
      <w:proofErr w:type="spellEnd"/>
      <w:r>
        <w:rPr>
          <w:rFonts w:eastAsia="ＭＳ 明朝"/>
          <w:lang w:eastAsia="ja-JP"/>
        </w:rPr>
        <w:t xml:space="preserve">, Sato Go, and Hayato Iijima. 2019. Long-Term Forest Dynamics in Response to Climate Change in Northern Mixed Forests in Japan: A 38-Year Individual-Based Approach. </w:t>
      </w:r>
      <w:r>
        <w:rPr>
          <w:rFonts w:eastAsia="ＭＳ 明朝"/>
          <w:lang w:eastAsia="ja-JP"/>
        </w:rPr>
        <w:lastRenderedPageBreak/>
        <w:t>Forest Ecology and Management 449: 117469. https://doi.org/https://doi.org/10.1016/j.foreco.2019.117469.</w:t>
      </w:r>
    </w:p>
    <w:p w14:paraId="47805E01" w14:textId="77777777" w:rsidR="002E1604" w:rsidRPr="009A5DCD" w:rsidRDefault="002E1604" w:rsidP="002E1604">
      <w:pPr>
        <w:pStyle w:val="af1"/>
        <w:ind w:leftChars="60" w:left="425" w:hangingChars="117" w:hanging="281"/>
      </w:pPr>
      <w:r>
        <w:t xml:space="preserve">Hu, J., Moore, D.J.P., Burns, S.P., Monson, R.K., 2010. Longer growing seasons lead to less carbon sequestration by a subalpine forest. Global Change Biology 16, 771–783. </w:t>
      </w:r>
      <w:hyperlink r:id="rId24">
        <w:r>
          <w:rPr>
            <w:rStyle w:val="a7"/>
            <w:color w:val="auto"/>
          </w:rPr>
          <w:t>https://doi.org/10.1111/j.1365-2486.2009.01967.x</w:t>
        </w:r>
      </w:hyperlink>
      <w:bookmarkEnd w:id="118"/>
    </w:p>
    <w:p w14:paraId="22A33424" w14:textId="77777777" w:rsidR="002E1604" w:rsidRPr="009A5DCD" w:rsidRDefault="002E1604" w:rsidP="002E1604">
      <w:pPr>
        <w:pStyle w:val="af1"/>
        <w:ind w:leftChars="60" w:left="425" w:hangingChars="117" w:hanging="281"/>
      </w:pPr>
      <w:bookmarkStart w:id="119" w:name="ref-ipcc2023"/>
      <w:r>
        <w:t>Intergovernmental Panel On Climate Change (</w:t>
      </w:r>
      <w:proofErr w:type="spellStart"/>
      <w:r>
        <w:t>Ipcc</w:t>
      </w:r>
      <w:proofErr w:type="spellEnd"/>
      <w:r>
        <w:t xml:space="preserve">), 2023. Climate Change 2021 - The Physical Science Basis: Working Group I Contribution to the Sixth Assessment Report of the Intergovernmental Panel on Climate Change, 1st ed. Cambridge University Press. </w:t>
      </w:r>
      <w:hyperlink r:id="rId25">
        <w:r>
          <w:rPr>
            <w:rStyle w:val="a7"/>
            <w:color w:val="auto"/>
          </w:rPr>
          <w:t>https://doi.org/10.1017/9781009157896</w:t>
        </w:r>
      </w:hyperlink>
      <w:bookmarkEnd w:id="119"/>
    </w:p>
    <w:p w14:paraId="6A141281" w14:textId="2AF7A36B" w:rsidR="002E1604" w:rsidRPr="00010BAF" w:rsidRDefault="002E1604" w:rsidP="002E1604">
      <w:pPr>
        <w:pStyle w:val="af1"/>
        <w:ind w:leftChars="60" w:left="425" w:hangingChars="117" w:hanging="281"/>
        <w:rPr>
          <w:rFonts w:eastAsiaTheme="minorEastAsia"/>
          <w:lang w:eastAsia="ja-JP"/>
        </w:rPr>
      </w:pPr>
      <w:bookmarkStart w:id="120" w:name="ref-ishida_2006"/>
      <w:r>
        <w:t xml:space="preserve">Ishida, M., 2006. Altitudinal gradient of annual snow cover period in forested areas of Toyama Prefecture: Estimation from forest floor surface temperatures. Journal of the Japanese Society of Snow and Ice 68, 489–496. </w:t>
      </w:r>
      <w:hyperlink r:id="rId26">
        <w:r>
          <w:rPr>
            <w:rStyle w:val="a7"/>
            <w:color w:val="auto"/>
          </w:rPr>
          <w:t>https://doi.org/10.5331/seppyo.68.489</w:t>
        </w:r>
      </w:hyperlink>
      <w:bookmarkEnd w:id="120"/>
      <w:r>
        <w:rPr>
          <w:rFonts w:eastAsiaTheme="minorEastAsia" w:hint="eastAsia"/>
          <w:lang w:eastAsia="ja-JP"/>
        </w:rPr>
        <w:t xml:space="preserve"> </w:t>
      </w:r>
      <w:r>
        <w:rPr>
          <w:rFonts w:eastAsia="ＭＳ 明朝" w:hint="eastAsia"/>
          <w:lang w:eastAsia="ja-JP"/>
        </w:rPr>
        <w:t xml:space="preserve"> (in Japanese)</w:t>
      </w:r>
    </w:p>
    <w:p w14:paraId="1F16DF5E" w14:textId="77777777" w:rsidR="002E1604" w:rsidRPr="009A5DCD" w:rsidRDefault="002E1604" w:rsidP="002E1604">
      <w:pPr>
        <w:pStyle w:val="af1"/>
        <w:ind w:leftChars="60" w:left="425" w:hangingChars="117" w:hanging="281"/>
      </w:pPr>
      <w:bookmarkStart w:id="121" w:name="ref-ishida_1991mesh"/>
      <w:r>
        <w:t xml:space="preserve">Ishida, M., 1991. The properties of the presumed </w:t>
      </w:r>
      <w:proofErr w:type="spellStart"/>
      <w:r>
        <w:t>meteological</w:t>
      </w:r>
      <w:proofErr w:type="spellEnd"/>
      <w:r>
        <w:t xml:space="preserve"> data file (temperature precipitation snow depth) in Toyama prefecture. Journal of the Japanese Society of Snow and Ice 53, 45–51. </w:t>
      </w:r>
      <w:hyperlink r:id="rId27">
        <w:r>
          <w:rPr>
            <w:rStyle w:val="a7"/>
            <w:color w:val="auto"/>
          </w:rPr>
          <w:t>https://doi.org/10.5331/seppyo.53.45 (in Japanese)</w:t>
        </w:r>
      </w:hyperlink>
      <w:bookmarkEnd w:id="121"/>
    </w:p>
    <w:p w14:paraId="4B83E054" w14:textId="77777777" w:rsidR="002E1604" w:rsidRPr="009A5DCD" w:rsidRDefault="002E1604" w:rsidP="002E1604">
      <w:pPr>
        <w:pStyle w:val="af1"/>
        <w:ind w:leftChars="60" w:left="425" w:hangingChars="117" w:hanging="281"/>
      </w:pPr>
      <w:bookmarkStart w:id="122" w:name="ref-mesh2020"/>
      <w:r>
        <w:t xml:space="preserve">Japan Meteorological Agency, 2022. </w:t>
      </w:r>
      <w:hyperlink r:id="rId28">
        <w:r>
          <w:rPr>
            <w:rStyle w:val="a7"/>
            <w:color w:val="auto"/>
          </w:rPr>
          <w:t>Mesh climatological normal 2020 (1991-2020)</w:t>
        </w:r>
      </w:hyperlink>
      <w:r>
        <w:t>.</w:t>
      </w:r>
      <w:bookmarkEnd w:id="122"/>
    </w:p>
    <w:p w14:paraId="1D41E5C9" w14:textId="77777777" w:rsidR="002E1604" w:rsidRPr="009A5DCD" w:rsidRDefault="002E1604" w:rsidP="002E1604">
      <w:pPr>
        <w:pStyle w:val="af1"/>
        <w:ind w:leftChars="60" w:left="425" w:hangingChars="117" w:hanging="281"/>
      </w:pPr>
      <w:bookmarkStart w:id="123" w:name="ref-jonsson2004"/>
      <w:r>
        <w:t xml:space="preserve">Jönsson, A.M., Linderson, M.-L., </w:t>
      </w:r>
      <w:proofErr w:type="spellStart"/>
      <w:r>
        <w:t>Stjernquist</w:t>
      </w:r>
      <w:proofErr w:type="spellEnd"/>
      <w:r>
        <w:t xml:space="preserve">, I., Schlyter, P., </w:t>
      </w:r>
      <w:proofErr w:type="spellStart"/>
      <w:r>
        <w:t>Bärring</w:t>
      </w:r>
      <w:proofErr w:type="spellEnd"/>
      <w:r>
        <w:t>, L., 2004. Climate change and the effect of temperature backlashes causing frost damage in Picea abies. Global and planetary change 44, 195–207.</w:t>
      </w:r>
      <w:bookmarkEnd w:id="123"/>
    </w:p>
    <w:p w14:paraId="04191FBF" w14:textId="4D6A6DFC" w:rsidR="002E1604" w:rsidRPr="00010BAF" w:rsidRDefault="002E1604" w:rsidP="002E1604">
      <w:pPr>
        <w:pStyle w:val="af1"/>
        <w:ind w:leftChars="60" w:left="425" w:hangingChars="117" w:hanging="281"/>
        <w:rPr>
          <w:rFonts w:eastAsiaTheme="minorEastAsia"/>
          <w:lang w:eastAsia="ja-JP"/>
        </w:rPr>
      </w:pPr>
      <w:bookmarkStart w:id="124" w:name="ref-Kasper_2022"/>
      <w:r>
        <w:lastRenderedPageBreak/>
        <w:t xml:space="preserve">Kaji, M. 1982. Studies on the ecological geography of subalpine conifers. Distribution pattern of Abies </w:t>
      </w:r>
      <w:proofErr w:type="spellStart"/>
      <w:r>
        <w:t>mariesii</w:t>
      </w:r>
      <w:proofErr w:type="spellEnd"/>
      <w:r>
        <w:t xml:space="preserve"> in relation to the effect of climate in the postglacial warm period. Bulletin, Tokyo University Forests </w:t>
      </w:r>
      <w:r>
        <w:rPr>
          <w:rFonts w:eastAsia="ＭＳ 明朝"/>
          <w:lang w:eastAsia="ja-JP"/>
        </w:rPr>
        <w:t>72, 31-120</w:t>
      </w:r>
      <w:r>
        <w:t>.</w:t>
      </w:r>
      <w:r>
        <w:rPr>
          <w:rFonts w:eastAsiaTheme="minorEastAsia" w:hint="eastAsia"/>
          <w:lang w:eastAsia="ja-JP"/>
        </w:rPr>
        <w:t xml:space="preserve"> </w:t>
      </w:r>
      <w:r>
        <w:rPr>
          <w:rFonts w:eastAsia="ＭＳ 明朝" w:hint="eastAsia"/>
          <w:lang w:eastAsia="ja-JP"/>
        </w:rPr>
        <w:t>(in Japanese)</w:t>
      </w:r>
    </w:p>
    <w:p w14:paraId="52E3A00D" w14:textId="68B88B70" w:rsidR="002E1604" w:rsidRPr="00010BAF" w:rsidRDefault="002E1604" w:rsidP="002E1604">
      <w:pPr>
        <w:pStyle w:val="af1"/>
        <w:ind w:leftChars="60" w:left="425" w:hangingChars="117" w:hanging="281"/>
        <w:rPr>
          <w:rFonts w:eastAsiaTheme="minorEastAsia"/>
          <w:lang w:eastAsia="ja-JP"/>
        </w:rPr>
      </w:pPr>
      <w:bookmarkStart w:id="125" w:name="ref-kawano2000impacts"/>
      <w:bookmarkEnd w:id="124"/>
      <w:r>
        <w:t>Kawano S., Kato T., 2000. Implications of long-term monitoring on the tree growth exposed to air pollution and an assessment of its effects. Japanese Journal of Ecology 50, 289–295.</w:t>
      </w:r>
      <w:bookmarkEnd w:id="125"/>
      <w:r>
        <w:rPr>
          <w:rFonts w:eastAsiaTheme="minorEastAsia" w:hint="eastAsia"/>
          <w:lang w:eastAsia="ja-JP"/>
        </w:rPr>
        <w:t xml:space="preserve"> </w:t>
      </w:r>
      <w:r>
        <w:rPr>
          <w:rFonts w:eastAsia="ＭＳ 明朝" w:hint="eastAsia"/>
          <w:lang w:eastAsia="ja-JP"/>
        </w:rPr>
        <w:t>(in Japanese)</w:t>
      </w:r>
    </w:p>
    <w:p w14:paraId="017FFF5F" w14:textId="5915C9E3" w:rsidR="002E1604" w:rsidRPr="00010BAF" w:rsidRDefault="002E1604" w:rsidP="002E1604">
      <w:pPr>
        <w:pStyle w:val="af1"/>
        <w:ind w:leftChars="60" w:left="425" w:hangingChars="117" w:hanging="281"/>
        <w:rPr>
          <w:rFonts w:eastAsiaTheme="minorEastAsia"/>
          <w:lang w:eastAsia="ja-JP"/>
        </w:rPr>
      </w:pPr>
      <w:bookmarkStart w:id="126" w:name="ref-kira1948altitudinal"/>
      <w:r>
        <w:t>Kira, T., 1948. On the altitudinal arrangement of climatic zones in Japan. Kanchi-nogaku 2, 143–173.</w:t>
      </w:r>
      <w:bookmarkEnd w:id="126"/>
      <w:r>
        <w:rPr>
          <w:rFonts w:eastAsiaTheme="minorEastAsia" w:hint="eastAsia"/>
          <w:lang w:eastAsia="ja-JP"/>
        </w:rPr>
        <w:t xml:space="preserve"> </w:t>
      </w:r>
      <w:r>
        <w:rPr>
          <w:rFonts w:eastAsia="ＭＳ 明朝" w:hint="eastAsia"/>
          <w:lang w:eastAsia="ja-JP"/>
        </w:rPr>
        <w:t>(in Japanese)</w:t>
      </w:r>
    </w:p>
    <w:p w14:paraId="2674A187" w14:textId="7C972C48" w:rsidR="002E1604" w:rsidRPr="00010BAF" w:rsidRDefault="002E1604" w:rsidP="002E1604">
      <w:pPr>
        <w:pStyle w:val="af1"/>
        <w:ind w:leftChars="60" w:left="425" w:hangingChars="117" w:hanging="281"/>
        <w:rPr>
          <w:rFonts w:eastAsiaTheme="minorEastAsia"/>
          <w:lang w:eastAsia="ja-JP"/>
        </w:rPr>
      </w:pPr>
      <w:bookmarkStart w:id="127" w:name="ref-kira1967primary"/>
      <w:r>
        <w:t xml:space="preserve">Kira, T., </w:t>
      </w:r>
      <w:proofErr w:type="spellStart"/>
      <w:r>
        <w:t>Shidei</w:t>
      </w:r>
      <w:proofErr w:type="spellEnd"/>
      <w:r>
        <w:t>, T., 1967. Primary production and turnover of organic matter in different forest ecosystems of the western pacific. Japanese Journal of Ecology 17, 70–87.</w:t>
      </w:r>
      <w:bookmarkEnd w:id="127"/>
      <w:r>
        <w:rPr>
          <w:rFonts w:eastAsiaTheme="minorEastAsia" w:hint="eastAsia"/>
          <w:lang w:eastAsia="ja-JP"/>
        </w:rPr>
        <w:t xml:space="preserve"> </w:t>
      </w:r>
      <w:r>
        <w:rPr>
          <w:rFonts w:eastAsia="ＭＳ 明朝" w:hint="eastAsia"/>
          <w:lang w:eastAsia="ja-JP"/>
        </w:rPr>
        <w:t>(in Japanese)</w:t>
      </w:r>
    </w:p>
    <w:p w14:paraId="63656C7E" w14:textId="77777777" w:rsidR="002E1604" w:rsidRPr="009A5DCD" w:rsidRDefault="002E1604" w:rsidP="002E1604">
      <w:pPr>
        <w:pStyle w:val="af1"/>
        <w:ind w:leftChars="60" w:left="425" w:hangingChars="117" w:hanging="281"/>
      </w:pPr>
      <w:bookmarkStart w:id="128" w:name="ref-kume2009"/>
      <w:r>
        <w:t xml:space="preserve">Kume, A., Numata, S., Watanabe, K., Honoki, H., Nakajima, H., Ishida, M., 2009. Influence of air pollution on the mountain forests along the </w:t>
      </w:r>
      <w:proofErr w:type="spellStart"/>
      <w:r>
        <w:t>tateyama-kurobe</w:t>
      </w:r>
      <w:proofErr w:type="spellEnd"/>
      <w:r>
        <w:t xml:space="preserve"> alpine route. Ecological Research 24. </w:t>
      </w:r>
      <w:hyperlink r:id="rId29">
        <w:r>
          <w:rPr>
            <w:rStyle w:val="a7"/>
            <w:color w:val="auto"/>
          </w:rPr>
          <w:t>https://doi.org/10.1007/s11284-008-0557-2</w:t>
        </w:r>
      </w:hyperlink>
      <w:bookmarkEnd w:id="128"/>
    </w:p>
    <w:p w14:paraId="450008CF" w14:textId="77777777" w:rsidR="002E1604" w:rsidRPr="009A5DCD" w:rsidRDefault="002E1604" w:rsidP="002E1604">
      <w:pPr>
        <w:pStyle w:val="af1"/>
        <w:ind w:leftChars="60" w:left="425" w:hangingChars="117" w:hanging="281"/>
      </w:pPr>
      <w:r>
        <w:t xml:space="preserve">Kume, A., Fujimoto, M., Mizoue, N., Honoki, H., Nakajima, H., &amp; Ishida, M., 2020. Impact of reduced ozone concentration on the mountain forests of Mt. Tateyama, Japan. Environmental Pollution, 267(2), 115407. </w:t>
      </w:r>
      <w:hyperlink r:id="rId30">
        <w:r>
          <w:rPr>
            <w:rStyle w:val="a7"/>
            <w:color w:val="auto"/>
          </w:rPr>
          <w:t>https://doi.org/10.1016/j.envpol.2020.115407</w:t>
        </w:r>
      </w:hyperlink>
    </w:p>
    <w:p w14:paraId="2D5EC611" w14:textId="77777777" w:rsidR="002E1604" w:rsidRPr="009A5DCD" w:rsidRDefault="002E1604" w:rsidP="002E1604">
      <w:pPr>
        <w:pStyle w:val="af1"/>
        <w:ind w:leftChars="60" w:left="425" w:hangingChars="117" w:hanging="281"/>
      </w:pPr>
      <w:r>
        <w:t>Larcher, W.  2003. Physiological plant ecology: ecophysiology and stress physiology of functional groups. Springer Science &amp; Business Media.</w:t>
      </w:r>
    </w:p>
    <w:p w14:paraId="27E13DFD" w14:textId="77777777" w:rsidR="002E1604" w:rsidRPr="009A5DCD" w:rsidRDefault="002E1604" w:rsidP="002E1604">
      <w:pPr>
        <w:pStyle w:val="af1"/>
        <w:ind w:leftChars="60" w:left="425" w:hangingChars="117" w:hanging="281"/>
      </w:pPr>
      <w:bookmarkStart w:id="129" w:name="ref-lenoir2010forest"/>
      <w:r>
        <w:t xml:space="preserve">Lenoir, J., </w:t>
      </w:r>
      <w:proofErr w:type="spellStart"/>
      <w:r>
        <w:t>Gégout</w:t>
      </w:r>
      <w:proofErr w:type="spellEnd"/>
      <w:r>
        <w:t>, J.-C., Dupouey, J.-L., Bert, D., Svenning, J.-C., 2010</w:t>
      </w:r>
      <w:r>
        <w:rPr>
          <w:rFonts w:eastAsia="ＭＳ 明朝"/>
          <w:lang w:eastAsia="ja-JP"/>
        </w:rPr>
        <w:t>a</w:t>
      </w:r>
      <w:r>
        <w:t>. Forest plant community changes during 1989-2007 in response to climate warming in the jura mountains (</w:t>
      </w:r>
      <w:proofErr w:type="spellStart"/>
      <w:r>
        <w:t>france</w:t>
      </w:r>
      <w:proofErr w:type="spellEnd"/>
      <w:r>
        <w:t xml:space="preserve"> and </w:t>
      </w:r>
      <w:proofErr w:type="spellStart"/>
      <w:r>
        <w:t>switzerland</w:t>
      </w:r>
      <w:proofErr w:type="spellEnd"/>
      <w:r>
        <w:t>). Journal of Vegetation Science 21, 949–964.</w:t>
      </w:r>
      <w:bookmarkEnd w:id="129"/>
    </w:p>
    <w:p w14:paraId="0713D527" w14:textId="77777777" w:rsidR="002E1604" w:rsidRPr="009A5DCD" w:rsidRDefault="002E1604" w:rsidP="002E1604">
      <w:pPr>
        <w:pStyle w:val="af1"/>
        <w:ind w:leftChars="60" w:left="425" w:hangingChars="117" w:hanging="281"/>
      </w:pPr>
      <w:bookmarkStart w:id="130" w:name="ref-leonelli_climate_2011"/>
      <w:r>
        <w:lastRenderedPageBreak/>
        <w:t xml:space="preserve">Leonelli, G., Pelfini, M., Morra di Cella, U., Garavaglia, V., 2011. Climate warming and the recent </w:t>
      </w:r>
      <w:proofErr w:type="spellStart"/>
      <w:r>
        <w:t>treeline</w:t>
      </w:r>
      <w:proofErr w:type="spellEnd"/>
      <w:r>
        <w:t xml:space="preserve"> shift in the European Alps: The role of geomorphological factors in high-altitude sites. </w:t>
      </w:r>
      <w:proofErr w:type="spellStart"/>
      <w:r>
        <w:t>Ambio</w:t>
      </w:r>
      <w:proofErr w:type="spellEnd"/>
      <w:r>
        <w:t xml:space="preserve"> 40, 264–273.</w:t>
      </w:r>
      <w:bookmarkEnd w:id="130"/>
    </w:p>
    <w:p w14:paraId="1EE4DC29" w14:textId="77777777" w:rsidR="002E1604" w:rsidRPr="0007623E" w:rsidRDefault="002E1604" w:rsidP="002E1604">
      <w:pPr>
        <w:pStyle w:val="af1"/>
        <w:ind w:leftChars="60" w:left="425" w:hangingChars="117" w:hanging="281"/>
        <w:rPr>
          <w:rFonts w:eastAsia="ＭＳ 明朝"/>
          <w:lang w:eastAsia="ja-JP"/>
        </w:rPr>
      </w:pPr>
      <w:bookmarkStart w:id="131" w:name="ref-luyssaert2008old"/>
      <w:r>
        <w:rPr>
          <w:rFonts w:eastAsia="ＭＳ 明朝"/>
          <w:lang w:eastAsia="ja-JP"/>
        </w:rPr>
        <w:t xml:space="preserve">Lutz, David A., Rebecca L. Powell, and Miles R. Silman. 2013. Four Decades of Andean Timberline Migration and Implications for Biodiversity Loss with Climate Change. Edited by Maura Geraldine Chapman. </w:t>
      </w:r>
      <w:proofErr w:type="spellStart"/>
      <w:r>
        <w:rPr>
          <w:rFonts w:eastAsia="ＭＳ 明朝"/>
          <w:lang w:eastAsia="ja-JP"/>
        </w:rPr>
        <w:t>PLoS</w:t>
      </w:r>
      <w:proofErr w:type="spellEnd"/>
      <w:r>
        <w:rPr>
          <w:rFonts w:eastAsia="ＭＳ 明朝"/>
          <w:lang w:eastAsia="ja-JP"/>
        </w:rPr>
        <w:t xml:space="preserve"> ONE 8 (9): e74496. https://doi.org/10.1371/journal.pone.0074496.</w:t>
      </w:r>
    </w:p>
    <w:p w14:paraId="4CDEE411" w14:textId="77777777" w:rsidR="002E1604" w:rsidRPr="009A5DCD" w:rsidRDefault="002E1604" w:rsidP="002E1604">
      <w:pPr>
        <w:pStyle w:val="af1"/>
        <w:ind w:leftChars="60" w:left="425" w:hangingChars="117" w:hanging="281"/>
      </w:pPr>
      <w:r>
        <w:t xml:space="preserve">Luyssaert, S., Schulze, E.-D., Börner, A., Knohl, A., </w:t>
      </w:r>
      <w:proofErr w:type="spellStart"/>
      <w:r>
        <w:t>Hessenmöller</w:t>
      </w:r>
      <w:proofErr w:type="spellEnd"/>
      <w:r>
        <w:t>, D., Law, B.E., Ciais, P., Grace, J., 2008. Old-growth forests as global carbon sinks. Nature 455, 213–215.</w:t>
      </w:r>
      <w:bookmarkEnd w:id="131"/>
    </w:p>
    <w:p w14:paraId="1DE02B7B" w14:textId="77777777" w:rsidR="002E1604" w:rsidRPr="00003DE6" w:rsidRDefault="002E1604" w:rsidP="002E1604">
      <w:pPr>
        <w:pStyle w:val="af1"/>
        <w:ind w:leftChars="60" w:left="425" w:hangingChars="117" w:hanging="281"/>
        <w:rPr>
          <w:rFonts w:eastAsia="ＭＳ 明朝"/>
          <w:lang w:val="fi-FI"/>
        </w:rPr>
      </w:pPr>
      <w:bookmarkStart w:id="132" w:name="ref-matsumoto1991k"/>
      <w:r>
        <w:t>Mamantov, M.A., Gibson</w:t>
      </w:r>
      <w:r>
        <w:rPr>
          <w:rFonts w:hint="eastAsia"/>
        </w:rPr>
        <w:t>‐</w:t>
      </w:r>
      <w:proofErr w:type="spellStart"/>
      <w:r>
        <w:t>Reinemer</w:t>
      </w:r>
      <w:proofErr w:type="spellEnd"/>
      <w:r>
        <w:t>, D.K., Linck, E.B., Sheldon, K.S., 2021. Climate</w:t>
      </w:r>
      <w:r>
        <w:rPr>
          <w:rFonts w:hint="eastAsia"/>
        </w:rPr>
        <w:t>‐</w:t>
      </w:r>
      <w:r>
        <w:t xml:space="preserve">driven range shifts of montane species vary with elevation. Global Ecol. </w:t>
      </w:r>
      <w:proofErr w:type="spellStart"/>
      <w:r>
        <w:t>Biogeogr</w:t>
      </w:r>
      <w:proofErr w:type="spellEnd"/>
      <w:r>
        <w:t xml:space="preserve">. </w:t>
      </w:r>
      <w:r w:rsidRPr="00003DE6">
        <w:rPr>
          <w:lang w:val="fi-FI"/>
        </w:rPr>
        <w:t xml:space="preserve">30, 784–794. https://doi.org/10.1111/geb.13246 </w:t>
      </w:r>
    </w:p>
    <w:p w14:paraId="5853E315" w14:textId="77777777" w:rsidR="00266194" w:rsidRPr="00390F3A" w:rsidRDefault="00266194" w:rsidP="002E1604">
      <w:pPr>
        <w:pStyle w:val="af1"/>
        <w:ind w:leftChars="60" w:left="425" w:hangingChars="117" w:hanging="281"/>
        <w:rPr>
          <w:rFonts w:eastAsiaTheme="minorEastAsia"/>
          <w:color w:val="EE0000"/>
          <w:lang w:eastAsia="ja-JP"/>
        </w:rPr>
      </w:pPr>
      <w:r w:rsidRPr="00003DE6">
        <w:rPr>
          <w:color w:val="EE0000"/>
          <w:lang w:val="fi-FI"/>
        </w:rPr>
        <w:t xml:space="preserve">Matsui, T., Yagihashi, T., Nakaya, T., Tanaka, N., Taoda, H., 2009. </w:t>
      </w:r>
      <w:r w:rsidRPr="00390F3A">
        <w:rPr>
          <w:color w:val="EE0000"/>
        </w:rPr>
        <w:t>Predicting the impact of climate change on potential habitats of fir (Abies) species in Japan and on the East Asian continent. Journal of Vegetation Science 20, 120–130.</w:t>
      </w:r>
    </w:p>
    <w:p w14:paraId="3BF0D637" w14:textId="09F35D6D" w:rsidR="002E1604" w:rsidRPr="00010BAF" w:rsidRDefault="002E1604" w:rsidP="002E1604">
      <w:pPr>
        <w:pStyle w:val="af1"/>
        <w:ind w:leftChars="60" w:left="425" w:hangingChars="117" w:hanging="281"/>
        <w:rPr>
          <w:rFonts w:eastAsiaTheme="minorEastAsia"/>
          <w:lang w:eastAsia="ja-JP"/>
        </w:rPr>
      </w:pPr>
      <w:r>
        <w:t>Matsumoto, A., Fujii, S., Shibata, K., 1991. K-</w:t>
      </w:r>
      <w:proofErr w:type="spellStart"/>
      <w:r>
        <w:t>ar</w:t>
      </w:r>
      <w:proofErr w:type="spellEnd"/>
      <w:r>
        <w:t xml:space="preserve"> ages of lavas from </w:t>
      </w:r>
      <w:proofErr w:type="spellStart"/>
      <w:r>
        <w:t>tateyama</w:t>
      </w:r>
      <w:proofErr w:type="spellEnd"/>
      <w:r>
        <w:t xml:space="preserve"> volcano, </w:t>
      </w:r>
      <w:proofErr w:type="spellStart"/>
      <w:r>
        <w:t>toyama</w:t>
      </w:r>
      <w:proofErr w:type="spellEnd"/>
      <w:r>
        <w:t xml:space="preserve"> prefecture, central </w:t>
      </w:r>
      <w:proofErr w:type="spellStart"/>
      <w:r>
        <w:t>japan</w:t>
      </w:r>
      <w:proofErr w:type="spellEnd"/>
      <w:r>
        <w:t>. Journal of Mineralogy, Petrology and Economic Geology 86, 278–282.</w:t>
      </w:r>
      <w:bookmarkEnd w:id="132"/>
      <w:r>
        <w:rPr>
          <w:rFonts w:eastAsiaTheme="minorEastAsia" w:hint="eastAsia"/>
          <w:lang w:eastAsia="ja-JP"/>
        </w:rPr>
        <w:t xml:space="preserve"> </w:t>
      </w:r>
      <w:r>
        <w:rPr>
          <w:rFonts w:eastAsia="ＭＳ 明朝" w:hint="eastAsia"/>
          <w:lang w:eastAsia="ja-JP"/>
        </w:rPr>
        <w:t>(in Japanese)</w:t>
      </w:r>
    </w:p>
    <w:p w14:paraId="2156CF3A" w14:textId="77777777" w:rsidR="002E1604" w:rsidRPr="0007623E" w:rsidRDefault="002E1604" w:rsidP="002E1604">
      <w:pPr>
        <w:pStyle w:val="af1"/>
        <w:ind w:leftChars="60" w:left="425" w:hangingChars="117" w:hanging="281"/>
        <w:rPr>
          <w:rFonts w:eastAsia="ＭＳ 明朝"/>
          <w:lang w:eastAsia="ja-JP"/>
        </w:rPr>
      </w:pPr>
      <w:bookmarkStart w:id="133" w:name="ref-Nakajima_2020"/>
      <w:r>
        <w:rPr>
          <w:rFonts w:eastAsia="ＭＳ 明朝"/>
          <w:lang w:eastAsia="ja-JP"/>
        </w:rPr>
        <w:t xml:space="preserve">Mori, S. A., </w:t>
      </w:r>
      <w:proofErr w:type="spellStart"/>
      <w:r>
        <w:rPr>
          <w:rFonts w:eastAsia="ＭＳ 明朝"/>
          <w:lang w:eastAsia="ja-JP"/>
        </w:rPr>
        <w:t>Mizumachi</w:t>
      </w:r>
      <w:proofErr w:type="spellEnd"/>
      <w:r>
        <w:rPr>
          <w:rFonts w:eastAsia="ＭＳ 明朝"/>
          <w:lang w:eastAsia="ja-JP"/>
        </w:rPr>
        <w:t xml:space="preserve"> E. 2009. Within-Crown Structural Variability of Dwarfed Mature Abies </w:t>
      </w:r>
      <w:proofErr w:type="spellStart"/>
      <w:r>
        <w:rPr>
          <w:rFonts w:eastAsia="ＭＳ 明朝"/>
          <w:lang w:eastAsia="ja-JP"/>
        </w:rPr>
        <w:t>Mariesii</w:t>
      </w:r>
      <w:proofErr w:type="spellEnd"/>
      <w:r>
        <w:rPr>
          <w:rFonts w:eastAsia="ＭＳ 明朝"/>
          <w:lang w:eastAsia="ja-JP"/>
        </w:rPr>
        <w:t xml:space="preserve"> in Snowy Subalpine Parkland in Central Japan. Journal of Forest Research 14(3): 155–66. doi:10.1007/s10310-009-0115-y.</w:t>
      </w:r>
    </w:p>
    <w:p w14:paraId="1A58B658" w14:textId="77777777" w:rsidR="002E1604" w:rsidRPr="009A5DCD" w:rsidRDefault="002E1604" w:rsidP="002E1604">
      <w:pPr>
        <w:pStyle w:val="af1"/>
        <w:ind w:leftChars="60" w:left="425" w:hangingChars="117" w:hanging="281"/>
      </w:pPr>
      <w:bookmarkStart w:id="134" w:name="ref-nakajima_evaluation_2011"/>
      <w:bookmarkEnd w:id="133"/>
      <w:r>
        <w:lastRenderedPageBreak/>
        <w:t xml:space="preserve">Nakajima, H., Kume, A., Ishida, M., </w:t>
      </w:r>
      <w:proofErr w:type="spellStart"/>
      <w:r>
        <w:t>Ohmiya</w:t>
      </w:r>
      <w:proofErr w:type="spellEnd"/>
      <w:r>
        <w:t xml:space="preserve">, T., Mizoue, N., 2011. Evaluation of estimates of crown condition in forest monitoring: Comparison between visual estimation and automated crown image analysis. Annals of Forest Science 68, 1333–1340. </w:t>
      </w:r>
      <w:hyperlink r:id="rId31">
        <w:r>
          <w:rPr>
            <w:rStyle w:val="a7"/>
            <w:color w:val="auto"/>
          </w:rPr>
          <w:t>https://doi.org/10.1007/s13595-011-0132-9</w:t>
        </w:r>
      </w:hyperlink>
      <w:bookmarkEnd w:id="134"/>
    </w:p>
    <w:p w14:paraId="58581261" w14:textId="714320FF" w:rsidR="002E1604" w:rsidRPr="00180649" w:rsidRDefault="002E1604" w:rsidP="002E1604">
      <w:pPr>
        <w:pStyle w:val="af1"/>
        <w:ind w:leftChars="60" w:left="425" w:hangingChars="117" w:hanging="281"/>
        <w:rPr>
          <w:rFonts w:eastAsia="ＭＳ 明朝"/>
          <w:lang w:eastAsia="ja-JP"/>
        </w:rPr>
      </w:pPr>
      <w:bookmarkStart w:id="135" w:name="ref-odum1969strategy"/>
      <w:r>
        <w:rPr>
          <w:rFonts w:eastAsia="ＭＳ 明朝"/>
          <w:lang w:eastAsia="ja-JP"/>
        </w:rPr>
        <w:t xml:space="preserve">Noguchi, Mahoko, Kazuhiko Hoshizaki, </w:t>
      </w:r>
      <w:proofErr w:type="spellStart"/>
      <w:r>
        <w:rPr>
          <w:rFonts w:eastAsia="ＭＳ 明朝"/>
          <w:lang w:eastAsia="ja-JP"/>
        </w:rPr>
        <w:t>Michinari</w:t>
      </w:r>
      <w:proofErr w:type="spellEnd"/>
      <w:r>
        <w:rPr>
          <w:rFonts w:eastAsia="ＭＳ 明朝"/>
          <w:lang w:eastAsia="ja-JP"/>
        </w:rPr>
        <w:t xml:space="preserve"> Matsushita, Daiki Sugiura, Tsutomu Yagihashi, Tomoyuki Saitoh, Tomohiro Itabashi, et al. 2022. Aboveground Biomass Increments over 26 Years (1993–2019) in an Old-Growth Cool-Temperate Forest in Northern Japan.  Journal of Plant Research 135 (1): 69–79. </w:t>
      </w:r>
      <w:hyperlink r:id="rId32" w:history="1">
        <w:r>
          <w:rPr>
            <w:rStyle w:val="a7"/>
            <w:rFonts w:eastAsia="ＭＳ 明朝"/>
            <w:color w:val="auto"/>
            <w:lang w:eastAsia="ja-JP"/>
          </w:rPr>
          <w:t>https://doi.org/10.1007/s10265-021-01358-5</w:t>
        </w:r>
      </w:hyperlink>
      <w:r>
        <w:rPr>
          <w:rFonts w:eastAsia="ＭＳ 明朝"/>
          <w:lang w:eastAsia="ja-JP"/>
        </w:rPr>
        <w:t>.</w:t>
      </w:r>
    </w:p>
    <w:p w14:paraId="45C5E6DC" w14:textId="71C34183" w:rsidR="002E1604" w:rsidRPr="0007623E" w:rsidRDefault="002E1604" w:rsidP="002E1604">
      <w:pPr>
        <w:pStyle w:val="af1"/>
        <w:ind w:left="425" w:hangingChars="177" w:hanging="425"/>
        <w:rPr>
          <w:rFonts w:eastAsia="ＭＳ 明朝"/>
          <w:lang w:eastAsia="ja-JP"/>
        </w:rPr>
      </w:pPr>
      <w:r>
        <w:rPr>
          <w:rFonts w:eastAsia="ＭＳ 明朝"/>
          <w:lang w:eastAsia="ja-JP"/>
        </w:rPr>
        <w:t>Nogami M., 1994.</w:t>
      </w:r>
      <w:r>
        <w:t xml:space="preserve"> </w:t>
      </w:r>
      <w:r>
        <w:rPr>
          <w:rFonts w:eastAsia="ＭＳ 明朝"/>
          <w:lang w:eastAsia="ja-JP"/>
        </w:rPr>
        <w:t xml:space="preserve">Thermal Condition of the Forest Vegetation Zones and their Potential Distribution under Different Climates in Japan. Journal of Geography 103(7): 886-897 </w:t>
      </w:r>
      <w:r>
        <w:rPr>
          <w:rFonts w:eastAsia="ＭＳ 明朝" w:hint="eastAsia"/>
          <w:lang w:eastAsia="ja-JP"/>
        </w:rPr>
        <w:t xml:space="preserve">  (in Japanese)</w:t>
      </w:r>
    </w:p>
    <w:p w14:paraId="543654AC" w14:textId="77777777" w:rsidR="002E1604" w:rsidRPr="00180649" w:rsidRDefault="002E1604" w:rsidP="002E1604">
      <w:pPr>
        <w:pStyle w:val="af1"/>
        <w:ind w:left="425" w:hangingChars="177" w:hanging="425"/>
        <w:rPr>
          <w:rFonts w:eastAsia="ＭＳ 明朝"/>
          <w:lang w:eastAsia="ja-JP"/>
        </w:rPr>
      </w:pPr>
      <w:r>
        <w:rPr>
          <w:rFonts w:eastAsia="ＭＳ 明朝"/>
          <w:lang w:eastAsia="ja-JP"/>
        </w:rPr>
        <w:t xml:space="preserve">O’Sullivan, Kirsten S. W., Paloma Ruiz‐Benito, Jan‐Chang Chen, and Alistair S. Jump. 2021. Onward but Not Always Upward: Individualistic Elevational Shifts of Tree Species in Subtropical Montane Forests. </w:t>
      </w:r>
      <w:proofErr w:type="spellStart"/>
      <w:r>
        <w:rPr>
          <w:rFonts w:eastAsia="ＭＳ 明朝"/>
          <w:lang w:eastAsia="ja-JP"/>
        </w:rPr>
        <w:t>Ecography</w:t>
      </w:r>
      <w:proofErr w:type="spellEnd"/>
      <w:r>
        <w:rPr>
          <w:rFonts w:eastAsia="ＭＳ 明朝"/>
          <w:lang w:eastAsia="ja-JP"/>
        </w:rPr>
        <w:t xml:space="preserve"> 44 (1): 112–23. https://doi.org/10.1111/ecog.05334.</w:t>
      </w:r>
    </w:p>
    <w:p w14:paraId="435B20A7" w14:textId="77777777" w:rsidR="002E1604" w:rsidRDefault="002E1604" w:rsidP="002E1604">
      <w:pPr>
        <w:pStyle w:val="af1"/>
        <w:ind w:left="425" w:hangingChars="177" w:hanging="425"/>
        <w:rPr>
          <w:rFonts w:eastAsia="ＭＳ 明朝"/>
          <w:lang w:eastAsia="ja-JP"/>
        </w:rPr>
      </w:pPr>
      <w:bookmarkStart w:id="136" w:name="ref-Petritan_2021"/>
      <w:bookmarkEnd w:id="135"/>
      <w:r>
        <w:rPr>
          <w:rFonts w:eastAsia="ＭＳ 明朝"/>
          <w:lang w:eastAsia="ja-JP"/>
        </w:rPr>
        <w:t>Shinohara, Y., Kumagai, T., Otsuki, K., Kume, A. and Wada, N. 2009</w:t>
      </w:r>
      <w:r>
        <w:rPr>
          <w:rFonts w:eastAsia="ＭＳ 明朝" w:hint="eastAsia"/>
          <w:lang w:eastAsia="ja-JP"/>
        </w:rPr>
        <w:t>.1313</w:t>
      </w:r>
      <w:r>
        <w:rPr>
          <w:rFonts w:eastAsia="ＭＳ 明朝"/>
          <w:lang w:eastAsia="ja-JP"/>
        </w:rPr>
        <w:t xml:space="preserve"> Impact of climate change on runoff from a mid-latitude mountainous catchment in central Japan. </w:t>
      </w:r>
      <w:proofErr w:type="spellStart"/>
      <w:r>
        <w:rPr>
          <w:rFonts w:eastAsia="ＭＳ 明朝"/>
          <w:lang w:eastAsia="ja-JP"/>
        </w:rPr>
        <w:t>Hydrol</w:t>
      </w:r>
      <w:proofErr w:type="spellEnd"/>
      <w:r>
        <w:rPr>
          <w:rFonts w:eastAsia="ＭＳ 明朝"/>
          <w:lang w:eastAsia="ja-JP"/>
        </w:rPr>
        <w:t xml:space="preserve">. Process., 23: 1418–1429. </w:t>
      </w:r>
      <w:hyperlink r:id="rId33" w:history="1">
        <w:r>
          <w:rPr>
            <w:rStyle w:val="a7"/>
            <w:rFonts w:eastAsia="ＭＳ 明朝"/>
            <w:lang w:eastAsia="ja-JP"/>
          </w:rPr>
          <w:t>https://doi.org/10.1002/hyp.7264</w:t>
        </w:r>
      </w:hyperlink>
    </w:p>
    <w:p w14:paraId="1A007C2A" w14:textId="77777777" w:rsidR="002E1604" w:rsidRPr="0007623E" w:rsidRDefault="002E1604" w:rsidP="002E1604">
      <w:pPr>
        <w:pStyle w:val="af1"/>
        <w:ind w:left="425" w:hangingChars="177" w:hanging="425"/>
        <w:rPr>
          <w:rFonts w:eastAsia="ＭＳ 明朝"/>
          <w:lang w:eastAsia="ja-JP"/>
        </w:rPr>
      </w:pPr>
      <w:r>
        <w:rPr>
          <w:rFonts w:eastAsia="ＭＳ 明朝"/>
          <w:lang w:eastAsia="ja-JP"/>
        </w:rPr>
        <w:t xml:space="preserve">Smith, F. W., &amp; Long, J. N. 2001. Age-related decline in forest growth: An emergent property. Forest Ecology and Management, 144(1), 175–181. </w:t>
      </w:r>
      <w:hyperlink r:id="rId34" w:history="1">
        <w:r>
          <w:rPr>
            <w:rStyle w:val="a7"/>
            <w:rFonts w:eastAsia="ＭＳ 明朝"/>
            <w:color w:val="auto"/>
            <w:lang w:eastAsia="ja-JP"/>
          </w:rPr>
          <w:t>https://doi.org/10.1016/S0378-1127(00)00369-8</w:t>
        </w:r>
      </w:hyperlink>
    </w:p>
    <w:p w14:paraId="1FA81467" w14:textId="77777777" w:rsidR="002E1604" w:rsidRPr="0007623E" w:rsidRDefault="002E1604" w:rsidP="002E1604">
      <w:pPr>
        <w:pStyle w:val="af1"/>
        <w:ind w:leftChars="1" w:left="283" w:hangingChars="117" w:hanging="281"/>
        <w:rPr>
          <w:rFonts w:eastAsia="ＭＳ 明朝"/>
          <w:lang w:eastAsia="ja-JP"/>
        </w:rPr>
      </w:pPr>
      <w:r>
        <w:rPr>
          <w:rFonts w:eastAsia="ＭＳ 明朝"/>
          <w:lang w:eastAsia="ja-JP"/>
        </w:rPr>
        <w:lastRenderedPageBreak/>
        <w:t xml:space="preserve">Pepin, N. C., E. Arnone, A. </w:t>
      </w:r>
      <w:proofErr w:type="spellStart"/>
      <w:r>
        <w:rPr>
          <w:rFonts w:eastAsia="ＭＳ 明朝"/>
          <w:lang w:eastAsia="ja-JP"/>
        </w:rPr>
        <w:t>Gobiet</w:t>
      </w:r>
      <w:proofErr w:type="spellEnd"/>
      <w:r>
        <w:rPr>
          <w:rFonts w:eastAsia="ＭＳ 明朝"/>
          <w:lang w:eastAsia="ja-JP"/>
        </w:rPr>
        <w:t xml:space="preserve">, K. Haslinger, S. Kotlarski, C. Notarnicola, E. Palazzi, et al. 2022. Climate Changes and Their Elevational Patterns in the Mountains of the World. Reviews of Geophysics 60 (1): </w:t>
      </w:r>
      <w:r>
        <w:rPr>
          <w:rFonts w:eastAsia="ＭＳ 明朝" w:hint="eastAsia"/>
          <w:lang w:eastAsia="ja-JP"/>
        </w:rPr>
        <w:t>1-40</w:t>
      </w:r>
      <w:r>
        <w:rPr>
          <w:rFonts w:eastAsia="ＭＳ 明朝"/>
          <w:lang w:eastAsia="ja-JP"/>
        </w:rPr>
        <w:t>. https://doi.org/10.1029/2020RG000730.</w:t>
      </w:r>
    </w:p>
    <w:p w14:paraId="53F93635" w14:textId="77777777" w:rsidR="00C15C95" w:rsidRPr="009C0340" w:rsidRDefault="00C15C95" w:rsidP="00C15C95">
      <w:pPr>
        <w:pStyle w:val="af1"/>
        <w:ind w:left="425" w:hangingChars="177" w:hanging="425"/>
        <w:rPr>
          <w:rFonts w:eastAsia="ＭＳ 明朝"/>
          <w:color w:val="EE0000"/>
          <w:lang w:eastAsia="ja-JP"/>
        </w:rPr>
      </w:pPr>
      <w:bookmarkStart w:id="137" w:name="ref-sakio2012advancing"/>
      <w:bookmarkEnd w:id="136"/>
      <w:r w:rsidRPr="009C0340">
        <w:rPr>
          <w:rFonts w:eastAsia="ＭＳ 明朝"/>
          <w:color w:val="EE0000"/>
          <w:lang w:eastAsia="ja-JP"/>
        </w:rPr>
        <w:t>R Core Team, 2024. R: A Language and Environment for Statistical Computing. R Foundation for Statistical Computing, Vienna, Austria.</w:t>
      </w:r>
    </w:p>
    <w:p w14:paraId="0E236F4A" w14:textId="77777777" w:rsidR="002E1604" w:rsidRPr="0007623E" w:rsidRDefault="002E1604" w:rsidP="002E1604">
      <w:pPr>
        <w:pStyle w:val="af1"/>
        <w:ind w:left="425" w:hangingChars="177" w:hanging="425"/>
        <w:rPr>
          <w:rFonts w:eastAsia="ＭＳ 明朝"/>
          <w:lang w:eastAsia="ja-JP"/>
        </w:rPr>
      </w:pPr>
      <w:r>
        <w:rPr>
          <w:rFonts w:eastAsia="ＭＳ 明朝"/>
          <w:lang w:eastAsia="ja-JP"/>
        </w:rPr>
        <w:t>Rumpf, Sabine B., Karl Hülber, Günther Klonner, Dietmar Moser, Martin Schütz, Johannes Wessely, Wolfgang Willner, Niklaus E. Zimmermann, and Stefan Dullinger. 2018. Range Dynamics of Mountain Plants Decrease with Elevation. Proceedings of the National Academy of Sciences 115 (8): 1848–53. https://doi.org/10.1073/pnas.1713936115.</w:t>
      </w:r>
    </w:p>
    <w:p w14:paraId="00712262" w14:textId="77777777" w:rsidR="002E1604" w:rsidRPr="0007623E" w:rsidRDefault="002E1604" w:rsidP="002E1604">
      <w:pPr>
        <w:pStyle w:val="af1"/>
        <w:ind w:left="425" w:hangingChars="177" w:hanging="425"/>
        <w:rPr>
          <w:rFonts w:eastAsia="ＭＳ 明朝"/>
          <w:lang w:eastAsia="ja-JP"/>
        </w:rPr>
      </w:pPr>
      <w:r>
        <w:rPr>
          <w:rFonts w:eastAsia="ＭＳ 明朝"/>
          <w:lang w:eastAsia="ja-JP"/>
        </w:rPr>
        <w:t>Ryan, Michael G, Dan Binkley, James H Fownes, Christian P Giardina, and Randy S Senock. 2004. An Experimental Test of the Causes of Forest Growth Decline with Stand Age. Ecological Monographs 74 (3): 393–414.</w:t>
      </w:r>
    </w:p>
    <w:p w14:paraId="0F40BB6F" w14:textId="77777777" w:rsidR="002E1604" w:rsidRPr="009A5DCD" w:rsidRDefault="002E1604" w:rsidP="002E1604">
      <w:pPr>
        <w:pStyle w:val="af1"/>
        <w:ind w:left="425" w:hangingChars="177" w:hanging="425"/>
      </w:pPr>
      <w:proofErr w:type="spellStart"/>
      <w:r>
        <w:t>Sakio</w:t>
      </w:r>
      <w:proofErr w:type="spellEnd"/>
      <w:r>
        <w:t xml:space="preserve">, H., </w:t>
      </w:r>
      <w:proofErr w:type="spellStart"/>
      <w:r>
        <w:t>Masuzawa</w:t>
      </w:r>
      <w:proofErr w:type="spellEnd"/>
      <w:r>
        <w:t>, T., 2012. The advancing timberline on Mt. Fuji: Natural recovery or climate change? Journal of plant research 125, 539–546.</w:t>
      </w:r>
      <w:bookmarkEnd w:id="137"/>
    </w:p>
    <w:p w14:paraId="41633CC9" w14:textId="77777777" w:rsidR="002E1604" w:rsidRPr="009A5DCD" w:rsidRDefault="002E1604" w:rsidP="002E1604">
      <w:pPr>
        <w:pStyle w:val="af1"/>
        <w:ind w:left="425" w:hangingChars="177" w:hanging="425"/>
        <w:rPr>
          <w:lang w:val="fi-FI"/>
        </w:rPr>
      </w:pPr>
      <w:bookmarkStart w:id="138" w:name="ref-saxe_2001"/>
      <w:r>
        <w:t xml:space="preserve">Saxe, H., Cannell, M.G.R., Johnsen, Ø., Ryan, M.G., </w:t>
      </w:r>
      <w:proofErr w:type="spellStart"/>
      <w:r>
        <w:t>Vourlitis</w:t>
      </w:r>
      <w:proofErr w:type="spellEnd"/>
      <w:r>
        <w:t xml:space="preserve">, G., 2001. Tree and forest functioning in response to global warming. New Phytologist 149, 369–399. </w:t>
      </w:r>
      <w:hyperlink r:id="rId35">
        <w:r>
          <w:rPr>
            <w:rStyle w:val="a7"/>
            <w:color w:val="auto"/>
            <w:lang w:val="fi-FI"/>
          </w:rPr>
          <w:t>https://doi.org/10.1046/j.1469-8137.2001.00057.x</w:t>
        </w:r>
      </w:hyperlink>
      <w:bookmarkEnd w:id="138"/>
    </w:p>
    <w:p w14:paraId="171FB77D" w14:textId="77777777" w:rsidR="002E1604" w:rsidRPr="009A5DCD" w:rsidRDefault="002E1604" w:rsidP="002E1604">
      <w:pPr>
        <w:pStyle w:val="af1"/>
        <w:ind w:left="425" w:hangingChars="177" w:hanging="425"/>
        <w:rPr>
          <w:rFonts w:eastAsia="ＭＳ 明朝"/>
          <w:lang w:eastAsia="ja-JP"/>
        </w:rPr>
      </w:pPr>
      <w:bookmarkStart w:id="139" w:name="ref-SHI2021119551"/>
      <w:r>
        <w:rPr>
          <w:lang w:val="fi-FI"/>
        </w:rPr>
        <w:t>Seki, T</w:t>
      </w:r>
      <w:r>
        <w:rPr>
          <w:rFonts w:eastAsia="ＭＳ 明朝"/>
          <w:lang w:val="fi-FI" w:eastAsia="ja-JP"/>
        </w:rPr>
        <w:t>.</w:t>
      </w:r>
      <w:r>
        <w:rPr>
          <w:lang w:val="fi-FI"/>
        </w:rPr>
        <w:t xml:space="preserve">, Kajimoto, </w:t>
      </w:r>
      <w:r>
        <w:rPr>
          <w:rFonts w:eastAsia="ＭＳ 明朝"/>
          <w:lang w:val="fi-FI" w:eastAsia="ja-JP"/>
        </w:rPr>
        <w:t xml:space="preserve">T., </w:t>
      </w:r>
      <w:r>
        <w:rPr>
          <w:lang w:val="fi-FI"/>
        </w:rPr>
        <w:t>Sugita</w:t>
      </w:r>
      <w:r>
        <w:rPr>
          <w:rFonts w:eastAsia="ＭＳ 明朝"/>
          <w:lang w:val="fi-FI" w:eastAsia="ja-JP"/>
        </w:rPr>
        <w:t xml:space="preserve"> H.</w:t>
      </w:r>
      <w:r>
        <w:rPr>
          <w:lang w:val="fi-FI"/>
        </w:rPr>
        <w:t>, Daimaru</w:t>
      </w:r>
      <w:r>
        <w:rPr>
          <w:rFonts w:eastAsia="ＭＳ 明朝"/>
          <w:lang w:val="fi-FI" w:eastAsia="ja-JP"/>
        </w:rPr>
        <w:t xml:space="preserve"> H.</w:t>
      </w:r>
      <w:r>
        <w:rPr>
          <w:lang w:val="fi-FI"/>
        </w:rPr>
        <w:t>, Ikeda</w:t>
      </w:r>
      <w:r>
        <w:rPr>
          <w:rFonts w:eastAsia="ＭＳ 明朝"/>
          <w:lang w:val="fi-FI" w:eastAsia="ja-JP"/>
        </w:rPr>
        <w:t xml:space="preserve"> S.,</w:t>
      </w:r>
      <w:r>
        <w:rPr>
          <w:rFonts w:eastAsia="ＭＳ 明朝"/>
          <w:lang w:val="fi-FI"/>
        </w:rPr>
        <w:t xml:space="preserve"> </w:t>
      </w:r>
      <w:r>
        <w:rPr>
          <w:lang w:val="fi-FI"/>
        </w:rPr>
        <w:t>Okamoto</w:t>
      </w:r>
      <w:r>
        <w:rPr>
          <w:rFonts w:eastAsia="ＭＳ 明朝"/>
          <w:lang w:val="fi-FI" w:eastAsia="ja-JP"/>
        </w:rPr>
        <w:t>,T</w:t>
      </w:r>
      <w:r>
        <w:rPr>
          <w:lang w:val="fi-FI"/>
        </w:rPr>
        <w:t xml:space="preserve">. 2005. </w:t>
      </w:r>
      <w:r>
        <w:t xml:space="preserve">Mechanical Damage on Abies </w:t>
      </w:r>
      <w:proofErr w:type="spellStart"/>
      <w:r>
        <w:t>Mariesii</w:t>
      </w:r>
      <w:proofErr w:type="spellEnd"/>
      <w:r>
        <w:t xml:space="preserve"> Trees Buried below the Snowpack. Arctic, Antarctic, and Alpine Research 37(1): 34–40. doi:10.1657/1523-0430(2005)037[0034:MDOAMT]2.0.CO;2.</w:t>
      </w:r>
    </w:p>
    <w:p w14:paraId="36CEE4B7" w14:textId="7C04AFCA" w:rsidR="002E1604" w:rsidRPr="0007623E" w:rsidRDefault="002E1604" w:rsidP="002E1604">
      <w:pPr>
        <w:pStyle w:val="af1"/>
        <w:ind w:left="425" w:hangingChars="177" w:hanging="425"/>
        <w:rPr>
          <w:rFonts w:eastAsia="ＭＳ 明朝"/>
          <w:lang w:eastAsia="ja-JP"/>
        </w:rPr>
      </w:pPr>
      <w:bookmarkStart w:id="140" w:name="ref-takahashi_Kihei_1968"/>
      <w:bookmarkEnd w:id="139"/>
      <w:r>
        <w:rPr>
          <w:rFonts w:eastAsia="ＭＳ 明朝"/>
          <w:lang w:eastAsia="ja-JP"/>
        </w:rPr>
        <w:lastRenderedPageBreak/>
        <w:t>Shidei, T. 1956. The effect of some climatic factors on the existence of vertical forest zones in &amp;</w:t>
      </w:r>
      <w:proofErr w:type="spellStart"/>
      <w:r>
        <w:rPr>
          <w:rFonts w:eastAsia="ＭＳ 明朝"/>
          <w:lang w:eastAsia="ja-JP"/>
        </w:rPr>
        <w:t>Ocirc;u-district</w:t>
      </w:r>
      <w:proofErr w:type="spellEnd"/>
      <w:r>
        <w:rPr>
          <w:rFonts w:ascii="ＭＳ 明朝" w:eastAsia="ＭＳ 明朝" w:hAnsi="ＭＳ 明朝" w:cs="ＭＳ 明朝" w:hint="eastAsia"/>
          <w:lang w:eastAsia="ja-JP"/>
        </w:rPr>
        <w:t>」</w:t>
      </w:r>
      <w:r>
        <w:rPr>
          <w:rFonts w:eastAsia="ＭＳ 明朝"/>
          <w:lang w:eastAsia="ja-JP"/>
        </w:rPr>
        <w:t>. Journal of the Japanese Forestry Society 38(9): 356–58. doi:10.11519/jjfs1953.38.9_356.</w:t>
      </w:r>
      <w:r>
        <w:rPr>
          <w:rFonts w:eastAsia="ＭＳ 明朝" w:hint="eastAsia"/>
          <w:lang w:eastAsia="ja-JP"/>
        </w:rPr>
        <w:t xml:space="preserve"> (in Japanese)</w:t>
      </w:r>
    </w:p>
    <w:p w14:paraId="3A292410" w14:textId="77777777" w:rsidR="002E1604" w:rsidRPr="0007623E" w:rsidRDefault="002E1604" w:rsidP="002E1604">
      <w:pPr>
        <w:pStyle w:val="af1"/>
        <w:ind w:left="425" w:hangingChars="177" w:hanging="425"/>
        <w:rPr>
          <w:rFonts w:eastAsia="ＭＳ 明朝"/>
          <w:lang w:eastAsia="ja-JP"/>
        </w:rPr>
      </w:pPr>
      <w:r>
        <w:rPr>
          <w:rFonts w:eastAsia="ＭＳ 明朝"/>
          <w:lang w:eastAsia="ja-JP"/>
        </w:rPr>
        <w:t xml:space="preserve">Sugita, H. 1992.  Ecological geography of the range of the Abies </w:t>
      </w:r>
      <w:proofErr w:type="spellStart"/>
      <w:r>
        <w:rPr>
          <w:rFonts w:eastAsia="ＭＳ 明朝"/>
          <w:lang w:eastAsia="ja-JP"/>
        </w:rPr>
        <w:t>mariesii</w:t>
      </w:r>
      <w:proofErr w:type="spellEnd"/>
      <w:r>
        <w:rPr>
          <w:rFonts w:eastAsia="ＭＳ 明朝"/>
          <w:lang w:eastAsia="ja-JP"/>
        </w:rPr>
        <w:t xml:space="preserve"> forest in northeast Honshu, Japan, with special reference to the physiographic conditions. Ecological Research 7(2): 119–32. doi:10.1007/BF02348490.</w:t>
      </w:r>
    </w:p>
    <w:p w14:paraId="57593CA6" w14:textId="6EC31AAC" w:rsidR="002E1604" w:rsidRPr="00010BAF" w:rsidRDefault="002E1604" w:rsidP="002E1604">
      <w:pPr>
        <w:pStyle w:val="af1"/>
        <w:ind w:left="425" w:hangingChars="177" w:hanging="425"/>
        <w:rPr>
          <w:rFonts w:eastAsiaTheme="minorEastAsia"/>
          <w:lang w:eastAsia="ja-JP"/>
        </w:rPr>
      </w:pPr>
      <w:r>
        <w:t xml:space="preserve">Takahashi, K., 1968. On the snow scale for measuring maximum snow depth. Journal of the Japanese Society of Snow and Ice 30, 111–114. </w:t>
      </w:r>
      <w:hyperlink r:id="rId36">
        <w:r>
          <w:rPr>
            <w:rStyle w:val="a7"/>
            <w:color w:val="auto"/>
          </w:rPr>
          <w:t>https://doi.org/10.5331/seppyo.30.111</w:t>
        </w:r>
      </w:hyperlink>
      <w:bookmarkEnd w:id="140"/>
      <w:r>
        <w:rPr>
          <w:rFonts w:eastAsiaTheme="minorEastAsia" w:hint="eastAsia"/>
          <w:lang w:eastAsia="ja-JP"/>
        </w:rPr>
        <w:t xml:space="preserve"> </w:t>
      </w:r>
      <w:r>
        <w:rPr>
          <w:rFonts w:eastAsia="ＭＳ 明朝" w:hint="eastAsia"/>
          <w:lang w:eastAsia="ja-JP"/>
        </w:rPr>
        <w:t xml:space="preserve"> (in Japanese)</w:t>
      </w:r>
    </w:p>
    <w:p w14:paraId="1578870C" w14:textId="77777777" w:rsidR="002E1604" w:rsidRPr="009A5DCD" w:rsidRDefault="002E1604" w:rsidP="002E1604">
      <w:pPr>
        <w:pStyle w:val="af1"/>
        <w:ind w:left="425" w:hangingChars="177" w:hanging="425"/>
      </w:pPr>
      <w:bookmarkStart w:id="141" w:name="ref-takahashi2003effects"/>
      <w:r>
        <w:rPr>
          <w:lang w:val="fi-FI"/>
        </w:rPr>
        <w:t xml:space="preserve">Takahashi, K., Azuma, H., Yasue, K., 2003. </w:t>
      </w:r>
      <w:r>
        <w:t xml:space="preserve">Effects of climate on the radial growth of tree species in the upper and lower distribution limits of an altitudinal ecotone on Mount </w:t>
      </w:r>
      <w:proofErr w:type="spellStart"/>
      <w:r>
        <w:t>Norikura</w:t>
      </w:r>
      <w:proofErr w:type="spellEnd"/>
      <w:r>
        <w:t>, central Japan. Ecological Research 18, 549–558.</w:t>
      </w:r>
      <w:bookmarkEnd w:id="141"/>
    </w:p>
    <w:p w14:paraId="4BE18990" w14:textId="77777777" w:rsidR="002E1604" w:rsidRDefault="002E1604" w:rsidP="002E1604">
      <w:pPr>
        <w:pStyle w:val="af1"/>
        <w:ind w:left="425" w:hangingChars="177" w:hanging="425"/>
        <w:rPr>
          <w:rFonts w:eastAsiaTheme="minorEastAsia"/>
          <w:lang w:eastAsia="ja-JP"/>
        </w:rPr>
      </w:pPr>
      <w:bookmarkStart w:id="142" w:name="ref-takahashi2011"/>
      <w:r>
        <w:t xml:space="preserve">Takahashi, K., Okuhara, I., </w:t>
      </w:r>
      <w:proofErr w:type="spellStart"/>
      <w:r>
        <w:t>Tokumitsu</w:t>
      </w:r>
      <w:proofErr w:type="spellEnd"/>
      <w:r>
        <w:t xml:space="preserve">, Y., Yasue, K., 2011. Responses to climate by tree-ring widths and maximum latewood densities of two Abies species at upper and lower altitudinal distribution limits in central Japan. Trees - Structure and Function 25, 745–753. </w:t>
      </w:r>
      <w:hyperlink r:id="rId37">
        <w:r>
          <w:rPr>
            <w:rStyle w:val="a7"/>
            <w:color w:val="auto"/>
          </w:rPr>
          <w:t>https://doi.org/10.1007/s00468-011-0552-z</w:t>
        </w:r>
      </w:hyperlink>
      <w:bookmarkEnd w:id="142"/>
    </w:p>
    <w:p w14:paraId="6ED401DA" w14:textId="4B0B09A0" w:rsidR="00147E35" w:rsidRPr="00390F3A" w:rsidRDefault="002D78B1" w:rsidP="00010BAF">
      <w:pPr>
        <w:pStyle w:val="af1"/>
        <w:ind w:left="425" w:hangingChars="177" w:hanging="425"/>
        <w:rPr>
          <w:rFonts w:eastAsiaTheme="minorEastAsia"/>
          <w:color w:val="EE0000"/>
          <w:lang w:eastAsia="ja-JP"/>
        </w:rPr>
      </w:pPr>
      <w:r w:rsidRPr="00390F3A">
        <w:rPr>
          <w:rFonts w:eastAsiaTheme="minorEastAsia"/>
          <w:color w:val="EE0000"/>
          <w:lang w:eastAsia="ja-JP"/>
        </w:rPr>
        <w:t xml:space="preserve">Tanaka, N., Nakao, K., </w:t>
      </w:r>
      <w:proofErr w:type="spellStart"/>
      <w:r w:rsidRPr="00390F3A">
        <w:rPr>
          <w:rFonts w:eastAsiaTheme="minorEastAsia"/>
          <w:color w:val="EE0000"/>
          <w:lang w:eastAsia="ja-JP"/>
        </w:rPr>
        <w:t>Tsuyama</w:t>
      </w:r>
      <w:proofErr w:type="spellEnd"/>
      <w:r w:rsidRPr="00390F3A">
        <w:rPr>
          <w:rFonts w:eastAsiaTheme="minorEastAsia"/>
          <w:color w:val="EE0000"/>
          <w:lang w:eastAsia="ja-JP"/>
        </w:rPr>
        <w:t xml:space="preserve">, I., Higa, M., </w:t>
      </w:r>
      <w:proofErr w:type="spellStart"/>
      <w:r w:rsidRPr="00390F3A">
        <w:rPr>
          <w:rFonts w:eastAsiaTheme="minorEastAsia"/>
          <w:color w:val="EE0000"/>
          <w:lang w:eastAsia="ja-JP"/>
        </w:rPr>
        <w:t>Nakazono</w:t>
      </w:r>
      <w:proofErr w:type="spellEnd"/>
      <w:r w:rsidRPr="00390F3A">
        <w:rPr>
          <w:rFonts w:eastAsiaTheme="minorEastAsia"/>
          <w:color w:val="EE0000"/>
          <w:lang w:eastAsia="ja-JP"/>
        </w:rPr>
        <w:t xml:space="preserve">, E., Matsui, T., 2012. Predicting the impact of climate change on potential habitats of fir (Abies) species in Japan and on the East Asian continent. Procedia Environmental Sciences 13, 455–466. </w:t>
      </w:r>
      <w:hyperlink r:id="rId38" w:history="1">
        <w:r w:rsidRPr="00390F3A">
          <w:rPr>
            <w:rStyle w:val="a7"/>
            <w:rFonts w:eastAsiaTheme="minorEastAsia"/>
            <w:color w:val="EE0000"/>
            <w:lang w:eastAsia="ja-JP"/>
          </w:rPr>
          <w:t>https://doi.org/10.1016/j.proenv.2012.01.039</w:t>
        </w:r>
      </w:hyperlink>
      <w:bookmarkStart w:id="143" w:name="ref-toyama2020"/>
    </w:p>
    <w:p w14:paraId="011524A2" w14:textId="6F6773D7" w:rsidR="00010BAF" w:rsidRDefault="002E1604" w:rsidP="00010BAF">
      <w:pPr>
        <w:pStyle w:val="af1"/>
        <w:ind w:left="425" w:hangingChars="177" w:hanging="425"/>
      </w:pPr>
      <w:proofErr w:type="spellStart"/>
      <w:r w:rsidRPr="009C0340">
        <w:rPr>
          <w:rFonts w:eastAsia="ＭＳ 明朝"/>
        </w:rPr>
        <w:lastRenderedPageBreak/>
        <w:t>Takyu</w:t>
      </w:r>
      <w:proofErr w:type="spellEnd"/>
      <w:r w:rsidRPr="009C0340">
        <w:rPr>
          <w:rFonts w:eastAsia="ＭＳ 明朝"/>
        </w:rPr>
        <w:t xml:space="preserve">, M., Kubota Y., </w:t>
      </w:r>
      <w:proofErr w:type="spellStart"/>
      <w:r w:rsidRPr="009C0340">
        <w:rPr>
          <w:rFonts w:eastAsia="ＭＳ 明朝"/>
        </w:rPr>
        <w:t>Aiba</w:t>
      </w:r>
      <w:proofErr w:type="spellEnd"/>
      <w:r w:rsidRPr="009C0340">
        <w:rPr>
          <w:rFonts w:eastAsia="ＭＳ 明朝"/>
        </w:rPr>
        <w:t xml:space="preserve"> </w:t>
      </w:r>
      <w:proofErr w:type="spellStart"/>
      <w:r w:rsidRPr="009C0340">
        <w:rPr>
          <w:rFonts w:eastAsia="ＭＳ 明朝"/>
        </w:rPr>
        <w:t>S.,Seino</w:t>
      </w:r>
      <w:proofErr w:type="spellEnd"/>
      <w:r w:rsidRPr="009C0340">
        <w:rPr>
          <w:rFonts w:eastAsia="ＭＳ 明朝"/>
        </w:rPr>
        <w:t xml:space="preserve"> T., Nishimura T. 2005. </w:t>
      </w:r>
      <w:r>
        <w:rPr>
          <w:rFonts w:eastAsia="ＭＳ 明朝"/>
          <w:lang w:eastAsia="ja-JP"/>
        </w:rPr>
        <w:t>Pattern of Changes in Species Diversity, Structure and Dynamics of Forest Ecosystems Along Latitudinal Gradients in East Asia. Ecological Research 20, 287-296.</w:t>
      </w:r>
    </w:p>
    <w:p w14:paraId="51779F88" w14:textId="6A76A8BE" w:rsidR="00C445F7" w:rsidRDefault="00C445F7" w:rsidP="00C445F7">
      <w:pPr>
        <w:pStyle w:val="af1"/>
        <w:ind w:left="425" w:hangingChars="177" w:hanging="425"/>
        <w:rPr>
          <w:rFonts w:eastAsia="ＭＳ 明朝"/>
          <w:lang w:eastAsia="ja-JP"/>
        </w:rPr>
      </w:pPr>
      <w:bookmarkStart w:id="144" w:name="ref-wada2004"/>
      <w:bookmarkEnd w:id="143"/>
      <w:r>
        <w:t>Toyama Prefecture, 200</w:t>
      </w:r>
      <w:r>
        <w:rPr>
          <w:rFonts w:eastAsiaTheme="minorEastAsia" w:hint="eastAsia"/>
          <w:lang w:eastAsia="ja-JP"/>
        </w:rPr>
        <w:t>2</w:t>
      </w:r>
      <w:r>
        <w:t>. Report of Mt. Tateyama Vegetation Program (I). Toyama Prefectural Government.</w:t>
      </w:r>
      <w:r>
        <w:rPr>
          <w:rFonts w:eastAsiaTheme="minorEastAsia" w:hint="eastAsia"/>
          <w:lang w:eastAsia="ja-JP"/>
        </w:rPr>
        <w:t xml:space="preserve"> </w:t>
      </w:r>
      <w:r>
        <w:rPr>
          <w:rFonts w:eastAsia="ＭＳ 明朝" w:hint="eastAsia"/>
          <w:lang w:eastAsia="ja-JP"/>
        </w:rPr>
        <w:t>(in Japanese)</w:t>
      </w:r>
    </w:p>
    <w:p w14:paraId="6CCC9E48" w14:textId="0C7D3E66" w:rsidR="00010BAF" w:rsidRDefault="00010BAF" w:rsidP="00010BAF">
      <w:pPr>
        <w:pStyle w:val="af1"/>
        <w:ind w:left="425" w:hangingChars="177" w:hanging="425"/>
        <w:rPr>
          <w:rFonts w:eastAsia="ＭＳ 明朝"/>
          <w:lang w:eastAsia="ja-JP"/>
        </w:rPr>
      </w:pPr>
      <w:bookmarkStart w:id="145" w:name="ref-toyama2008"/>
      <w:r>
        <w:t>Toyama Prefecture, 2008.</w:t>
      </w:r>
      <w:bookmarkStart w:id="146" w:name="ref-toyama2002"/>
      <w:bookmarkEnd w:id="145"/>
      <w:r>
        <w:t xml:space="preserve"> Report of Mt. Tateyama Vegetation Program (II). Toyama Prefectural Government.</w:t>
      </w:r>
      <w:r>
        <w:rPr>
          <w:rFonts w:eastAsiaTheme="minorEastAsia" w:hint="eastAsia"/>
          <w:lang w:eastAsia="ja-JP"/>
        </w:rPr>
        <w:t xml:space="preserve"> </w:t>
      </w:r>
      <w:r>
        <w:rPr>
          <w:rFonts w:eastAsia="ＭＳ 明朝" w:hint="eastAsia"/>
          <w:lang w:eastAsia="ja-JP"/>
        </w:rPr>
        <w:t>(in Japanese)</w:t>
      </w:r>
    </w:p>
    <w:p w14:paraId="52A5CA78" w14:textId="77777777" w:rsidR="00010BAF" w:rsidRPr="00010BAF" w:rsidRDefault="00010BAF" w:rsidP="00010BAF">
      <w:pPr>
        <w:pStyle w:val="af1"/>
        <w:ind w:left="425" w:hangingChars="177" w:hanging="425"/>
        <w:rPr>
          <w:rFonts w:eastAsiaTheme="minorEastAsia"/>
          <w:lang w:eastAsia="ja-JP"/>
        </w:rPr>
      </w:pPr>
      <w:bookmarkStart w:id="147" w:name="ref-toyama2014"/>
      <w:r>
        <w:t>Toyama Prefecture, 2014. Report of Mt. Tateyama Vegetation Program (III). Toyama Prefectural Government.</w:t>
      </w:r>
      <w:bookmarkEnd w:id="147"/>
      <w:r>
        <w:rPr>
          <w:rFonts w:eastAsiaTheme="minorEastAsia" w:hint="eastAsia"/>
          <w:lang w:eastAsia="ja-JP"/>
        </w:rPr>
        <w:t xml:space="preserve"> </w:t>
      </w:r>
      <w:r>
        <w:rPr>
          <w:rFonts w:eastAsia="ＭＳ 明朝" w:hint="eastAsia"/>
          <w:lang w:eastAsia="ja-JP"/>
        </w:rPr>
        <w:t>(in Japanese)</w:t>
      </w:r>
    </w:p>
    <w:p w14:paraId="139EAF9B" w14:textId="77777777" w:rsidR="00010BAF" w:rsidRDefault="00010BAF" w:rsidP="00010BAF">
      <w:pPr>
        <w:pStyle w:val="af1"/>
        <w:ind w:left="425" w:hangingChars="177" w:hanging="425"/>
        <w:rPr>
          <w:rFonts w:eastAsia="ＭＳ 明朝"/>
          <w:lang w:eastAsia="ja-JP"/>
        </w:rPr>
      </w:pPr>
      <w:r>
        <w:t>Toyama Prefecture, 2020. Report of Mt. Tateyama Vegetation Program (IV). Toyama Prefectural Government.</w:t>
      </w:r>
      <w:r>
        <w:rPr>
          <w:rFonts w:eastAsiaTheme="minorEastAsia" w:hint="eastAsia"/>
          <w:lang w:eastAsia="ja-JP"/>
        </w:rPr>
        <w:t xml:space="preserve"> </w:t>
      </w:r>
      <w:r>
        <w:rPr>
          <w:rFonts w:eastAsia="ＭＳ 明朝" w:hint="eastAsia"/>
          <w:lang w:eastAsia="ja-JP"/>
        </w:rPr>
        <w:t>(in Japanese)</w:t>
      </w:r>
    </w:p>
    <w:p w14:paraId="37BC5BF4" w14:textId="77777777" w:rsidR="00C304EC" w:rsidRPr="00390F3A" w:rsidRDefault="00C304EC" w:rsidP="00C304EC">
      <w:pPr>
        <w:pStyle w:val="af1"/>
        <w:ind w:left="425" w:hangingChars="177" w:hanging="425"/>
        <w:rPr>
          <w:rFonts w:eastAsiaTheme="minorEastAsia"/>
          <w:color w:val="EE0000"/>
          <w:lang w:eastAsia="ja-JP"/>
        </w:rPr>
      </w:pPr>
      <w:proofErr w:type="spellStart"/>
      <w:r w:rsidRPr="00390F3A">
        <w:rPr>
          <w:rFonts w:eastAsiaTheme="minorEastAsia"/>
          <w:color w:val="EE0000"/>
          <w:lang w:eastAsia="ja-JP"/>
        </w:rPr>
        <w:t>Tsuyama</w:t>
      </w:r>
      <w:proofErr w:type="spellEnd"/>
      <w:r w:rsidRPr="00390F3A">
        <w:rPr>
          <w:rFonts w:eastAsiaTheme="minorEastAsia"/>
          <w:color w:val="EE0000"/>
          <w:lang w:eastAsia="ja-JP"/>
        </w:rPr>
        <w:t xml:space="preserve">, I., Higa, M., Nakao, K., Matsui, T., Horikawa, M., Tanaka, N., 2015. How will subalpine conifer distributions be affected by climate change? Impact assessment for spatial conservation planning. Regional Environmental Change 15, 393–404. </w:t>
      </w:r>
      <w:hyperlink r:id="rId39" w:history="1">
        <w:r w:rsidRPr="00390F3A">
          <w:rPr>
            <w:rStyle w:val="a7"/>
            <w:rFonts w:eastAsiaTheme="minorEastAsia"/>
            <w:color w:val="EE0000"/>
            <w:lang w:eastAsia="ja-JP"/>
          </w:rPr>
          <w:t>https://doi.org/10.1007/s10113-014-0641-9</w:t>
        </w:r>
      </w:hyperlink>
    </w:p>
    <w:bookmarkEnd w:id="146"/>
    <w:p w14:paraId="1AE2895F" w14:textId="1327B188" w:rsidR="00A832F1" w:rsidRDefault="002E1604" w:rsidP="00612864">
      <w:pPr>
        <w:pStyle w:val="af1"/>
        <w:ind w:left="425" w:hangingChars="177" w:hanging="425"/>
      </w:pPr>
      <w:r w:rsidRPr="009C0340">
        <w:rPr>
          <w:lang w:val="fi-FI"/>
        </w:rPr>
        <w:t xml:space="preserve">Wada, N., Kawada, K., Kawamura, R., Aoki, K., Kume, A., 2004. </w:t>
      </w:r>
      <w:r>
        <w:t xml:space="preserve">Increasing winter runoff in a middle-latitude mountain area of central </w:t>
      </w:r>
      <w:proofErr w:type="spellStart"/>
      <w:r>
        <w:t>japan</w:t>
      </w:r>
      <w:proofErr w:type="spellEnd"/>
      <w:r>
        <w:t>. Journal of the Meteorological Society of Japan. Ser. II 82, 1589–1597.</w:t>
      </w:r>
      <w:bookmarkEnd w:id="112"/>
      <w:bookmarkEnd w:id="144"/>
    </w:p>
    <w:p w14:paraId="74D267A6" w14:textId="77777777" w:rsidR="00A832F1" w:rsidRDefault="00A832F1">
      <w:pPr>
        <w:spacing w:before="0" w:after="0" w:line="240" w:lineRule="auto"/>
        <w:ind w:firstLine="0"/>
      </w:pPr>
      <w:r>
        <w:br w:type="page"/>
      </w:r>
    </w:p>
    <w:p w14:paraId="3C40A187" w14:textId="2000CD57" w:rsidR="00AF7FC9" w:rsidRPr="00447B39" w:rsidRDefault="00AF7FC9" w:rsidP="006D58C4">
      <w:pPr>
        <w:pStyle w:val="1"/>
        <w:rPr>
          <w:rFonts w:eastAsiaTheme="minorEastAsia"/>
          <w:lang w:eastAsia="ja-JP"/>
        </w:rPr>
      </w:pPr>
      <w:r>
        <w:lastRenderedPageBreak/>
        <w:t>Supporting Information to the paper</w:t>
      </w:r>
    </w:p>
    <w:p w14:paraId="1681872C" w14:textId="009977CA" w:rsidR="00AF7FC9" w:rsidRDefault="00BD08CD" w:rsidP="00AF7FC9">
      <w:pPr>
        <w:spacing w:before="0" w:after="0" w:line="360" w:lineRule="auto"/>
        <w:ind w:firstLine="0"/>
        <w:rPr>
          <w:rFonts w:eastAsiaTheme="minorEastAsia"/>
          <w:b/>
          <w:bCs/>
          <w:i/>
          <w:iCs/>
          <w:lang w:eastAsia="ja-JP"/>
        </w:rPr>
      </w:pPr>
      <w:r>
        <w:rPr>
          <w:rFonts w:ascii="ＭＳ 明朝" w:eastAsia="ＭＳ 明朝" w:hAnsi="ＭＳ 明朝" w:cs="ＭＳ 明朝"/>
          <w:lang w:eastAsia="ja-JP"/>
        </w:rPr>
        <w:t>“</w:t>
      </w:r>
      <w:r w:rsidR="00AF7FC9">
        <w:t>The Impacts of Climate Warming on the Forest Vegetation Zone on Mt. Tateyama, Japan: Findings From Long-Term Forest Monitoring (1998–2024) and Meteorological Observation Data.</w:t>
      </w:r>
      <w:r>
        <w:rPr>
          <w:rFonts w:eastAsiaTheme="minorEastAsia"/>
          <w:lang w:eastAsia="ja-JP"/>
        </w:rPr>
        <w:t>”</w:t>
      </w:r>
      <w:r w:rsidR="00CE19F4">
        <w:rPr>
          <w:rFonts w:eastAsiaTheme="minorEastAsia" w:hint="eastAsia"/>
          <w:lang w:eastAsia="ja-JP"/>
        </w:rPr>
        <w:t xml:space="preserve"> </w:t>
      </w:r>
      <w:r w:rsidR="00CE19F4" w:rsidRPr="000605B5">
        <w:rPr>
          <w:rFonts w:eastAsiaTheme="minorEastAsia" w:hint="eastAsia"/>
          <w:b/>
          <w:bCs/>
          <w:i/>
          <w:iCs/>
          <w:lang w:eastAsia="ja-JP"/>
        </w:rPr>
        <w:t xml:space="preserve"> (</w:t>
      </w:r>
      <w:r w:rsidR="00AF7FC9" w:rsidRPr="000605B5">
        <w:rPr>
          <w:b/>
          <w:bCs/>
          <w:i/>
          <w:iCs/>
        </w:rPr>
        <w:t xml:space="preserve"> Journal of Vegetation Science</w:t>
      </w:r>
      <w:r w:rsidR="00CE19F4" w:rsidRPr="000605B5">
        <w:rPr>
          <w:rFonts w:eastAsiaTheme="minorEastAsia" w:hint="eastAsia"/>
          <w:b/>
          <w:bCs/>
          <w:i/>
          <w:iCs/>
          <w:lang w:eastAsia="ja-JP"/>
        </w:rPr>
        <w:t>)</w:t>
      </w:r>
    </w:p>
    <w:p w14:paraId="4923510D" w14:textId="77777777" w:rsidR="007C1A67" w:rsidRDefault="007C1A67" w:rsidP="00AF7FC9">
      <w:pPr>
        <w:spacing w:before="0" w:after="0" w:line="360" w:lineRule="auto"/>
        <w:ind w:firstLine="0"/>
        <w:rPr>
          <w:rFonts w:eastAsiaTheme="minorEastAsia"/>
          <w:b/>
          <w:bCs/>
          <w:i/>
          <w:iCs/>
          <w:lang w:eastAsia="ja-JP"/>
        </w:rPr>
      </w:pPr>
    </w:p>
    <w:p w14:paraId="0A931F78" w14:textId="4A69F28F" w:rsidR="007C1A67" w:rsidRPr="009A5DCD" w:rsidRDefault="007C1A67" w:rsidP="007C1A67">
      <w:pPr>
        <w:pStyle w:val="3"/>
      </w:pPr>
      <w:r>
        <w:t>Appendix S1</w:t>
      </w:r>
      <w:r w:rsidR="00AC65AC">
        <w:rPr>
          <w:rFonts w:eastAsiaTheme="minorEastAsia" w:hint="eastAsia"/>
          <w:lang w:eastAsia="ja-JP"/>
        </w:rPr>
        <w:t>:</w:t>
      </w:r>
      <w:r>
        <w:t xml:space="preserve"> Changes in the </w:t>
      </w:r>
      <w:r>
        <w:rPr>
          <w:rFonts w:eastAsia="ＭＳ 明朝"/>
          <w:lang w:eastAsia="ja-JP"/>
        </w:rPr>
        <w:t xml:space="preserve">maximum snow depth </w:t>
      </w:r>
      <w:r>
        <w:t>for each plot over time</w:t>
      </w:r>
    </w:p>
    <w:p w14:paraId="492AFE6F" w14:textId="017D28A1" w:rsidR="007C1A67" w:rsidRPr="00894C71" w:rsidRDefault="007C1A67" w:rsidP="00324DCF">
      <w:pPr>
        <w:pStyle w:val="a0"/>
        <w:rPr>
          <w:rFonts w:eastAsia="ＭＳ 明朝"/>
          <w:b/>
          <w:bCs/>
          <w:sz w:val="22"/>
          <w:szCs w:val="22"/>
          <w:lang w:eastAsia="ja-JP"/>
        </w:rPr>
      </w:pPr>
      <w:r>
        <w:rPr>
          <w:rFonts w:eastAsia="ＭＳ 明朝"/>
          <w:b/>
          <w:bCs/>
          <w:sz w:val="22"/>
          <w:szCs w:val="22"/>
          <w:lang w:eastAsia="ja-JP"/>
        </w:rPr>
        <w:t>The values represent the snow season from the previous autumn to the spring of the indicated year.</w:t>
      </w:r>
      <w:r w:rsidRPr="00477058">
        <w:t xml:space="preserve"> </w:t>
      </w:r>
      <w:r w:rsidRPr="00477058">
        <w:rPr>
          <w:rFonts w:eastAsia="ＭＳ 明朝"/>
          <w:b/>
          <w:bCs/>
          <w:sz w:val="22"/>
          <w:szCs w:val="22"/>
          <w:lang w:eastAsia="ja-JP"/>
        </w:rPr>
        <w:t>Maximum snow depth measured at the Temperate, Ecotone, and Subarctic plots from 2004 to 2024.</w:t>
      </w:r>
      <w:r w:rsidRPr="009C0340">
        <w:rPr>
          <w:rFonts w:eastAsia="ＭＳ 明朝"/>
          <w:b/>
          <w:bCs/>
          <w:color w:val="EE0000"/>
          <w:sz w:val="22"/>
          <w:szCs w:val="22"/>
          <w:lang w:eastAsia="ja-JP"/>
        </w:rPr>
        <w:t xml:space="preserve"> </w:t>
      </w:r>
      <w:r w:rsidR="00324DCF" w:rsidRPr="009C0340">
        <w:rPr>
          <w:rFonts w:eastAsia="ＭＳ 明朝"/>
          <w:b/>
          <w:bCs/>
          <w:color w:val="EE0000"/>
          <w:sz w:val="22"/>
          <w:szCs w:val="22"/>
          <w:lang w:eastAsia="ja-JP"/>
        </w:rPr>
        <w:t xml:space="preserve">No statistically significant trend was detected in snow depth at any plot during the observation period (Mann–Kendall test: all </w:t>
      </w:r>
      <w:r w:rsidR="00324DCF" w:rsidRPr="009C0340">
        <w:rPr>
          <w:rFonts w:eastAsia="ＭＳ 明朝"/>
          <w:b/>
          <w:bCs/>
          <w:i/>
          <w:iCs/>
          <w:color w:val="EE0000"/>
          <w:sz w:val="22"/>
          <w:szCs w:val="22"/>
          <w:lang w:eastAsia="ja-JP"/>
        </w:rPr>
        <w:t>p</w:t>
      </w:r>
      <w:r w:rsidR="00324DCF" w:rsidRPr="009C0340">
        <w:rPr>
          <w:rFonts w:eastAsia="ＭＳ 明朝"/>
          <w:b/>
          <w:bCs/>
          <w:color w:val="EE0000"/>
          <w:sz w:val="22"/>
          <w:szCs w:val="22"/>
          <w:lang w:eastAsia="ja-JP"/>
        </w:rPr>
        <w:t xml:space="preserve"> &gt; 0.05). </w:t>
      </w:r>
      <w:r w:rsidRPr="009C0340">
        <w:rPr>
          <w:rFonts w:eastAsia="ＭＳ 明朝"/>
          <w:b/>
          <w:bCs/>
          <w:color w:val="EE0000"/>
          <w:sz w:val="22"/>
          <w:szCs w:val="22"/>
          <w:lang w:eastAsia="ja-JP"/>
        </w:rPr>
        <w:t xml:space="preserve">Data for </w:t>
      </w:r>
      <w:r w:rsidR="00D30256" w:rsidRPr="009C0340">
        <w:rPr>
          <w:rFonts w:eastAsia="ＭＳ 明朝"/>
          <w:b/>
          <w:bCs/>
          <w:color w:val="EE0000"/>
          <w:sz w:val="22"/>
          <w:szCs w:val="22"/>
          <w:lang w:eastAsia="ja-JP"/>
        </w:rPr>
        <w:t>Timberline plot</w:t>
      </w:r>
      <w:r w:rsidRPr="009C0340">
        <w:rPr>
          <w:rFonts w:eastAsia="ＭＳ 明朝"/>
          <w:b/>
          <w:bCs/>
          <w:color w:val="EE0000"/>
          <w:sz w:val="22"/>
          <w:szCs w:val="22"/>
          <w:lang w:eastAsia="ja-JP"/>
        </w:rPr>
        <w:t xml:space="preserve"> are unavailable.</w:t>
      </w:r>
      <w:r w:rsidRPr="009C0340">
        <w:rPr>
          <w:rFonts w:eastAsia="ＭＳ 明朝" w:hint="eastAsia"/>
          <w:b/>
          <w:bCs/>
          <w:color w:val="EE0000"/>
          <w:sz w:val="22"/>
          <w:szCs w:val="22"/>
          <w:lang w:eastAsia="ja-JP"/>
        </w:rPr>
        <w:t xml:space="preserve">　</w:t>
      </w:r>
      <w:r w:rsidRPr="009C0340">
        <w:rPr>
          <w:color w:val="EE0000"/>
        </w:rPr>
        <w:t xml:space="preserve"> </w:t>
      </w:r>
      <w:r w:rsidRPr="00DC2BB5">
        <w:rPr>
          <w:rFonts w:eastAsia="ＭＳ 明朝"/>
          <w:b/>
          <w:bCs/>
          <w:sz w:val="22"/>
          <w:szCs w:val="22"/>
          <w:lang w:eastAsia="ja-JP"/>
        </w:rPr>
        <w:t>Annual maximum snow depth was measured using a Takahashi snow depth gauge (Takahashi 1968).</w:t>
      </w:r>
    </w:p>
    <w:p w14:paraId="245A797C" w14:textId="77777777" w:rsidR="007C1A67" w:rsidRPr="007C1A67" w:rsidRDefault="007C1A67" w:rsidP="00AF7FC9">
      <w:pPr>
        <w:spacing w:before="0" w:after="0" w:line="360" w:lineRule="auto"/>
        <w:ind w:firstLine="0"/>
        <w:rPr>
          <w:rFonts w:eastAsiaTheme="minorEastAsia"/>
          <w:b/>
          <w:bCs/>
          <w:lang w:eastAsia="ja-JP"/>
        </w:rPr>
      </w:pPr>
    </w:p>
    <w:p w14:paraId="56285765" w14:textId="77777777" w:rsidR="009E51DF" w:rsidRPr="009E51DF" w:rsidRDefault="009E51DF" w:rsidP="009E51DF">
      <w:pPr>
        <w:spacing w:before="0" w:after="0" w:line="240" w:lineRule="auto"/>
        <w:ind w:firstLine="0"/>
        <w:rPr>
          <w:rFonts w:eastAsiaTheme="minorEastAsia"/>
          <w:lang w:eastAsia="ja-JP"/>
        </w:rPr>
      </w:pPr>
    </w:p>
    <w:p w14:paraId="525F6A09" w14:textId="77777777" w:rsidR="00E9268E" w:rsidRPr="0007623E" w:rsidRDefault="00E9268E" w:rsidP="00E9268E">
      <w:pPr>
        <w:pStyle w:val="a0"/>
        <w:rPr>
          <w:rFonts w:eastAsia="ＭＳ 明朝"/>
          <w:lang w:eastAsia="ja-JP"/>
        </w:rPr>
      </w:pPr>
      <w:r>
        <w:rPr>
          <w:rFonts w:eastAsia="ＭＳ 明朝"/>
          <w:noProof/>
          <w:lang w:eastAsia="ja-JP"/>
        </w:rPr>
        <w:drawing>
          <wp:inline distT="0" distB="0" distL="0" distR="0" wp14:anchorId="5D7557AB" wp14:editId="79B11CF9">
            <wp:extent cx="5943600" cy="3242945"/>
            <wp:effectExtent l="0" t="0" r="0" b="0"/>
            <wp:docPr id="728372675" name="図 5" descr="グラフ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72675" name="図 5" descr="グラフ  AI によって生成されたコンテンツは間違っている可能性があります。"/>
                    <pic:cNvPicPr/>
                  </pic:nvPicPr>
                  <pic:blipFill>
                    <a:blip r:embed="rId40">
                      <a:extLst>
                        <a:ext uri="{28A0092B-C50C-407E-A947-70E740481C1C}">
                          <a14:useLocalDpi xmlns:a14="http://schemas.microsoft.com/office/drawing/2010/main" val="0"/>
                        </a:ext>
                      </a:extLst>
                    </a:blip>
                    <a:stretch>
                      <a:fillRect/>
                    </a:stretch>
                  </pic:blipFill>
                  <pic:spPr>
                    <a:xfrm>
                      <a:off x="0" y="0"/>
                      <a:ext cx="5943600" cy="3242945"/>
                    </a:xfrm>
                    <a:prstGeom prst="rect">
                      <a:avLst/>
                    </a:prstGeom>
                  </pic:spPr>
                </pic:pic>
              </a:graphicData>
            </a:graphic>
          </wp:inline>
        </w:drawing>
      </w:r>
    </w:p>
    <w:p w14:paraId="1227941D" w14:textId="60B08F92" w:rsidR="00520B70" w:rsidRPr="0007623E" w:rsidRDefault="00520B70" w:rsidP="00520B70">
      <w:pPr>
        <w:pStyle w:val="a0"/>
        <w:rPr>
          <w:rFonts w:eastAsia="ＭＳ 明朝"/>
          <w:lang w:eastAsia="ja-JP"/>
        </w:rPr>
      </w:pPr>
    </w:p>
    <w:p w14:paraId="35728787" w14:textId="6F7143FA" w:rsidR="007C1A67" w:rsidRPr="0007623E" w:rsidRDefault="007C1A67" w:rsidP="007C1A67">
      <w:pPr>
        <w:pStyle w:val="3"/>
        <w:rPr>
          <w:lang w:eastAsia="ja-JP"/>
        </w:rPr>
      </w:pPr>
      <w:r>
        <w:t>Appendix S</w:t>
      </w:r>
      <w:r>
        <w:rPr>
          <w:rFonts w:eastAsiaTheme="minorEastAsia" w:hint="eastAsia"/>
          <w:lang w:eastAsia="ja-JP"/>
        </w:rPr>
        <w:t>2</w:t>
      </w:r>
      <w:r w:rsidR="00AC65AC">
        <w:rPr>
          <w:rFonts w:eastAsiaTheme="minorEastAsia" w:hint="eastAsia"/>
          <w:lang w:eastAsia="ja-JP"/>
        </w:rPr>
        <w:t xml:space="preserve">: </w:t>
      </w:r>
      <w:r>
        <w:rPr>
          <w:lang w:eastAsia="ja-JP"/>
        </w:rPr>
        <w:t xml:space="preserve"> </w:t>
      </w:r>
      <w:r>
        <w:t xml:space="preserve">Changes in the </w:t>
      </w:r>
      <w:r>
        <w:rPr>
          <w:lang w:eastAsia="ja-JP"/>
        </w:rPr>
        <w:t xml:space="preserve">annual snow cover duration (days) </w:t>
      </w:r>
      <w:r>
        <w:t>for each plot over time</w:t>
      </w:r>
    </w:p>
    <w:p w14:paraId="05C60CB4" w14:textId="77777777" w:rsidR="007C1A67" w:rsidRPr="00894C71" w:rsidRDefault="007C1A67" w:rsidP="007C1A67">
      <w:pPr>
        <w:pStyle w:val="a0"/>
        <w:rPr>
          <w:rFonts w:eastAsia="ＭＳ 明朝"/>
          <w:b/>
          <w:bCs/>
          <w:sz w:val="22"/>
          <w:szCs w:val="22"/>
          <w:lang w:eastAsia="ja-JP"/>
        </w:rPr>
      </w:pPr>
      <w:r>
        <w:rPr>
          <w:rFonts w:eastAsia="ＭＳ 明朝"/>
          <w:b/>
          <w:bCs/>
          <w:sz w:val="22"/>
          <w:szCs w:val="22"/>
          <w:lang w:eastAsia="ja-JP"/>
        </w:rPr>
        <w:t xml:space="preserve">The values </w:t>
      </w:r>
      <w:r>
        <w:rPr>
          <w:rFonts w:eastAsia="ＭＳ 明朝"/>
          <w:b/>
          <w:bCs/>
          <w:sz w:val="22"/>
          <w:szCs w:val="22"/>
          <w:highlight w:val="yellow"/>
          <w:lang w:eastAsia="ja-JP"/>
        </w:rPr>
        <w:t>​​</w:t>
      </w:r>
      <w:r>
        <w:rPr>
          <w:rFonts w:eastAsia="ＭＳ 明朝"/>
          <w:b/>
          <w:bCs/>
          <w:sz w:val="22"/>
          <w:szCs w:val="22"/>
          <w:lang w:eastAsia="ja-JP"/>
        </w:rPr>
        <w:t>represent the snow season from the previous autumn to the spring of the indicated year.</w:t>
      </w:r>
      <w:r w:rsidRPr="003B527D">
        <w:t xml:space="preserve"> </w:t>
      </w:r>
      <w:r w:rsidRPr="003B527D">
        <w:rPr>
          <w:rFonts w:eastAsia="ＭＳ 明朝"/>
          <w:b/>
          <w:bCs/>
          <w:sz w:val="22"/>
          <w:szCs w:val="22"/>
          <w:lang w:eastAsia="ja-JP"/>
        </w:rPr>
        <w:t>Annual snow cover duration (days) estimated from ground surface temperature records at all four plots from 1999 to 2024. Values represent the snow season from the previous autumn to the spring of the indicated year.</w:t>
      </w:r>
      <w:r w:rsidRPr="009C0340">
        <w:rPr>
          <w:rFonts w:eastAsia="ＭＳ 明朝"/>
          <w:b/>
          <w:bCs/>
          <w:color w:val="EE0000"/>
          <w:sz w:val="22"/>
          <w:szCs w:val="22"/>
          <w:lang w:eastAsia="ja-JP"/>
        </w:rPr>
        <w:t xml:space="preserve"> No statistically significant trend was detected in either variable during the observation period (Mann–Kendall test: all </w:t>
      </w:r>
      <w:r w:rsidRPr="009C0340">
        <w:rPr>
          <w:rFonts w:eastAsia="ＭＳ 明朝"/>
          <w:b/>
          <w:bCs/>
          <w:i/>
          <w:iCs/>
          <w:color w:val="EE0000"/>
          <w:sz w:val="22"/>
          <w:szCs w:val="22"/>
          <w:lang w:eastAsia="ja-JP"/>
        </w:rPr>
        <w:t xml:space="preserve">p </w:t>
      </w:r>
      <w:r w:rsidRPr="009C0340">
        <w:rPr>
          <w:rFonts w:eastAsia="ＭＳ 明朝"/>
          <w:b/>
          <w:bCs/>
          <w:color w:val="EE0000"/>
          <w:sz w:val="22"/>
          <w:szCs w:val="22"/>
          <w:lang w:eastAsia="ja-JP"/>
        </w:rPr>
        <w:t>&gt; 0.05).</w:t>
      </w:r>
      <w:r w:rsidRPr="009C0340">
        <w:rPr>
          <w:rFonts w:eastAsia="ＭＳ 明朝" w:hint="eastAsia"/>
          <w:b/>
          <w:bCs/>
          <w:color w:val="EE0000"/>
          <w:sz w:val="22"/>
          <w:szCs w:val="22"/>
          <w:lang w:eastAsia="ja-JP"/>
        </w:rPr>
        <w:t xml:space="preserve">　</w:t>
      </w:r>
      <w:r w:rsidRPr="00DC2BB5">
        <w:t xml:space="preserve"> </w:t>
      </w:r>
      <w:r w:rsidRPr="00DC2BB5">
        <w:rPr>
          <w:rFonts w:eastAsia="ＭＳ 明朝"/>
          <w:b/>
          <w:bCs/>
          <w:sz w:val="22"/>
          <w:szCs w:val="22"/>
          <w:lang w:eastAsia="ja-JP"/>
        </w:rPr>
        <w:t>Snow cover duration was estimated from periods when the ground surface temperature was at 0°C, recorded by a ground thermometer (Ishida 2006). Data are shown for years in which measurements were available at each plot.</w:t>
      </w:r>
    </w:p>
    <w:p w14:paraId="18D832E3" w14:textId="61E12BF3" w:rsidR="00067351" w:rsidRPr="00067351" w:rsidRDefault="00067351" w:rsidP="00067351">
      <w:pPr>
        <w:spacing w:before="0" w:after="0" w:line="240" w:lineRule="auto"/>
        <w:ind w:firstLine="0"/>
      </w:pPr>
    </w:p>
    <w:p w14:paraId="37321D3D" w14:textId="1DF16927" w:rsidR="001A3DBA" w:rsidRDefault="007C1A67" w:rsidP="0029677F">
      <w:pPr>
        <w:spacing w:before="0" w:after="0" w:line="240" w:lineRule="auto"/>
        <w:ind w:firstLine="0"/>
      </w:pPr>
      <w:r>
        <w:rPr>
          <w:rFonts w:eastAsia="ＭＳ 明朝"/>
          <w:noProof/>
          <w:lang w:eastAsia="ja-JP"/>
        </w:rPr>
        <w:drawing>
          <wp:inline distT="0" distB="0" distL="0" distR="0" wp14:anchorId="515BB4D7" wp14:editId="507C4C85">
            <wp:extent cx="5943600" cy="3242945"/>
            <wp:effectExtent l="0" t="0" r="0" b="0"/>
            <wp:docPr id="478127686" name="図 6" descr="グラフ が含まれている画像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27686" name="図 6" descr="グラフ が含まれている画像  AI によって生成されたコンテンツは間違っている可能性があります。"/>
                    <pic:cNvPicPr/>
                  </pic:nvPicPr>
                  <pic:blipFill>
                    <a:blip r:embed="rId41">
                      <a:extLst>
                        <a:ext uri="{28A0092B-C50C-407E-A947-70E740481C1C}">
                          <a14:useLocalDpi xmlns:a14="http://schemas.microsoft.com/office/drawing/2010/main" val="0"/>
                        </a:ext>
                      </a:extLst>
                    </a:blip>
                    <a:stretch>
                      <a:fillRect/>
                    </a:stretch>
                  </pic:blipFill>
                  <pic:spPr>
                    <a:xfrm>
                      <a:off x="0" y="0"/>
                      <a:ext cx="5943600" cy="3242945"/>
                    </a:xfrm>
                    <a:prstGeom prst="rect">
                      <a:avLst/>
                    </a:prstGeom>
                  </pic:spPr>
                </pic:pic>
              </a:graphicData>
            </a:graphic>
          </wp:inline>
        </w:drawing>
      </w:r>
    </w:p>
    <w:p w14:paraId="5504DAA4" w14:textId="77777777" w:rsidR="0029677F" w:rsidRDefault="0029677F">
      <w:pPr>
        <w:spacing w:before="0" w:after="0" w:line="240" w:lineRule="auto"/>
        <w:ind w:firstLine="0"/>
        <w:rPr>
          <w:rFonts w:eastAsia="ＭＳ 明朝"/>
          <w:lang w:eastAsia="ja-JP"/>
        </w:rPr>
      </w:pPr>
      <w:r>
        <w:rPr>
          <w:rFonts w:eastAsia="ＭＳ 明朝"/>
          <w:lang w:eastAsia="ja-JP"/>
        </w:rPr>
        <w:br w:type="page"/>
      </w:r>
    </w:p>
    <w:p w14:paraId="20B8D260" w14:textId="5E4DC03B" w:rsidR="001A3DBA" w:rsidRPr="009C0340" w:rsidRDefault="00326D02" w:rsidP="00197645">
      <w:pPr>
        <w:pStyle w:val="af1"/>
        <w:ind w:left="425" w:hangingChars="177" w:hanging="425"/>
        <w:jc w:val="right"/>
        <w:rPr>
          <w:rFonts w:eastAsia="ＭＳ 明朝"/>
          <w:color w:val="EE0000"/>
          <w:lang w:eastAsia="ja-JP"/>
        </w:rPr>
      </w:pPr>
      <w:r w:rsidRPr="009C0340">
        <w:rPr>
          <w:rFonts w:eastAsia="ＭＳ 明朝" w:hint="eastAsia"/>
          <w:color w:val="EE0000"/>
          <w:lang w:eastAsia="ja-JP"/>
        </w:rPr>
        <w:lastRenderedPageBreak/>
        <w:t>April</w:t>
      </w:r>
      <w:r w:rsidR="001A3DBA" w:rsidRPr="009C0340">
        <w:rPr>
          <w:rFonts w:eastAsia="ＭＳ 明朝"/>
          <w:color w:val="EE0000"/>
          <w:lang w:eastAsia="ja-JP"/>
        </w:rPr>
        <w:t xml:space="preserve"> </w:t>
      </w:r>
      <w:r w:rsidR="001D271E" w:rsidRPr="009C0340">
        <w:rPr>
          <w:rFonts w:eastAsia="ＭＳ 明朝" w:hint="eastAsia"/>
          <w:color w:val="EE0000"/>
          <w:lang w:eastAsia="ja-JP"/>
        </w:rPr>
        <w:t>**</w:t>
      </w:r>
      <w:r w:rsidR="001A3DBA" w:rsidRPr="009C0340">
        <w:rPr>
          <w:rFonts w:eastAsia="ＭＳ 明朝"/>
          <w:color w:val="EE0000"/>
          <w:lang w:eastAsia="ja-JP"/>
        </w:rPr>
        <w:t>, 2026</w:t>
      </w:r>
    </w:p>
    <w:p w14:paraId="0C30B116" w14:textId="77777777" w:rsidR="001A3DBA" w:rsidRPr="001A3DBA" w:rsidRDefault="001A3DBA" w:rsidP="00A0736B">
      <w:pPr>
        <w:pStyle w:val="1"/>
        <w:ind w:leftChars="59" w:left="284" w:hanging="142"/>
        <w:rPr>
          <w:rFonts w:eastAsia="ＭＳ 明朝"/>
          <w:lang w:eastAsia="ja-JP"/>
        </w:rPr>
      </w:pPr>
      <w:r>
        <w:rPr>
          <w:rFonts w:eastAsia="ＭＳ 明朝"/>
          <w:lang w:eastAsia="ja-JP"/>
        </w:rPr>
        <w:t>Editor, Journal of Vegetation Science</w:t>
      </w:r>
    </w:p>
    <w:p w14:paraId="657974B3" w14:textId="4C0B10A8" w:rsidR="001A3DBA" w:rsidRPr="001A3DBA" w:rsidRDefault="001A3DBA" w:rsidP="009C0340">
      <w:pPr>
        <w:pStyle w:val="af1"/>
        <w:spacing w:line="276" w:lineRule="auto"/>
        <w:ind w:leftChars="59" w:left="284" w:hanging="142"/>
        <w:rPr>
          <w:rFonts w:eastAsia="ＭＳ 明朝"/>
          <w:lang w:eastAsia="ja-JP"/>
        </w:rPr>
      </w:pPr>
      <w:r>
        <w:rPr>
          <w:rFonts w:eastAsia="ＭＳ 明朝"/>
          <w:lang w:eastAsia="ja-JP"/>
        </w:rPr>
        <w:t xml:space="preserve"> Manuscript Revision — "The Impacts of Climate Warming on the Forest Vegetation Zone on Mt. Tateyama, Japan: Findings From Long-Term Forest Monitoring (1998–2024) and Meteorological Observation Data"</w:t>
      </w:r>
    </w:p>
    <w:p w14:paraId="7F7EF3B4" w14:textId="77777777" w:rsidR="001A3DBA" w:rsidRPr="00750A7A" w:rsidRDefault="001A3DBA" w:rsidP="0099129A">
      <w:pPr>
        <w:pStyle w:val="af1"/>
        <w:spacing w:line="360" w:lineRule="auto"/>
        <w:ind w:leftChars="59" w:left="284" w:hanging="142"/>
        <w:rPr>
          <w:rFonts w:eastAsia="ＭＳ 明朝"/>
          <w:b/>
          <w:bCs/>
          <w:lang w:eastAsia="ja-JP"/>
        </w:rPr>
      </w:pPr>
      <w:r w:rsidRPr="00750A7A">
        <w:rPr>
          <w:rFonts w:eastAsia="ＭＳ 明朝"/>
          <w:b/>
          <w:bCs/>
          <w:lang w:eastAsia="ja-JP"/>
        </w:rPr>
        <w:t>Manuscript ID: 5217335</w:t>
      </w:r>
    </w:p>
    <w:p w14:paraId="0A22C86A" w14:textId="77777777" w:rsidR="001A3DBA" w:rsidRPr="001A3DBA" w:rsidRDefault="001A3DBA" w:rsidP="0099129A">
      <w:pPr>
        <w:pStyle w:val="af1"/>
        <w:spacing w:line="360" w:lineRule="auto"/>
        <w:ind w:leftChars="59" w:left="284" w:hanging="142"/>
        <w:rPr>
          <w:rFonts w:eastAsia="ＭＳ 明朝"/>
          <w:lang w:eastAsia="ja-JP"/>
        </w:rPr>
      </w:pPr>
      <w:r>
        <w:rPr>
          <w:rFonts w:eastAsia="ＭＳ 明朝"/>
          <w:lang w:eastAsia="ja-JP"/>
        </w:rPr>
        <w:t xml:space="preserve">Dear Dr. </w:t>
      </w:r>
      <w:proofErr w:type="spellStart"/>
      <w:r>
        <w:rPr>
          <w:rFonts w:eastAsia="ＭＳ 明朝"/>
          <w:lang w:eastAsia="ja-JP"/>
        </w:rPr>
        <w:t>Gazol</w:t>
      </w:r>
      <w:proofErr w:type="spellEnd"/>
      <w:r>
        <w:rPr>
          <w:rFonts w:eastAsia="ＭＳ 明朝"/>
          <w:lang w:eastAsia="ja-JP"/>
        </w:rPr>
        <w:t>,</w:t>
      </w:r>
    </w:p>
    <w:p w14:paraId="23F1309B" w14:textId="77777777" w:rsidR="00E06F0C" w:rsidRPr="00E06F0C" w:rsidRDefault="00E06F0C" w:rsidP="0099129A">
      <w:pPr>
        <w:spacing w:before="0" w:after="0" w:line="360" w:lineRule="auto"/>
        <w:ind w:firstLine="142"/>
        <w:rPr>
          <w:rFonts w:eastAsia="ＭＳ 明朝"/>
          <w:lang w:eastAsia="ja-JP"/>
        </w:rPr>
      </w:pPr>
      <w:r w:rsidRPr="00E06F0C">
        <w:rPr>
          <w:rFonts w:eastAsia="ＭＳ 明朝"/>
          <w:lang w:eastAsia="ja-JP"/>
        </w:rPr>
        <w:t>Thank you for the opportunity to revise our manuscript. We are grateful to both reviewers for their thorough and constructive comments, which have substantially strengthened the manuscript. The principal revisions are as follows:</w:t>
      </w:r>
    </w:p>
    <w:p w14:paraId="76E2759C" w14:textId="77777777" w:rsidR="00E06F0C" w:rsidRPr="00E06F0C" w:rsidRDefault="00E06F0C" w:rsidP="0099129A">
      <w:pPr>
        <w:spacing w:before="0" w:after="0" w:line="360" w:lineRule="auto"/>
        <w:ind w:leftChars="1" w:left="283" w:hangingChars="117" w:hanging="281"/>
        <w:rPr>
          <w:rFonts w:eastAsia="ＭＳ 明朝"/>
          <w:lang w:eastAsia="ja-JP"/>
        </w:rPr>
      </w:pPr>
      <w:r w:rsidRPr="00E06F0C">
        <w:rPr>
          <w:rFonts w:eastAsia="ＭＳ 明朝"/>
          <w:lang w:eastAsia="ja-JP"/>
        </w:rPr>
        <w:t>(1) Figures 5 (annual maximum snow depth) and 6 (snow cover duration) have been moved to Supplementary Material (Appendix S1 and S2), as they provide supporting evidence for the absence of a snow trend rather than primary results.</w:t>
      </w:r>
    </w:p>
    <w:p w14:paraId="68C6D090" w14:textId="38AF1ED1" w:rsidR="00E06F0C" w:rsidRPr="00E06F0C" w:rsidRDefault="00E06F0C" w:rsidP="0099129A">
      <w:pPr>
        <w:spacing w:before="0" w:after="0" w:line="360" w:lineRule="auto"/>
        <w:ind w:leftChars="1" w:left="283" w:hangingChars="117" w:hanging="281"/>
        <w:rPr>
          <w:rFonts w:eastAsia="ＭＳ 明朝"/>
          <w:lang w:eastAsia="ja-JP"/>
        </w:rPr>
      </w:pPr>
      <w:r w:rsidRPr="00E06F0C">
        <w:rPr>
          <w:rFonts w:eastAsia="ＭＳ 明朝"/>
          <w:lang w:eastAsia="ja-JP"/>
        </w:rPr>
        <w:t>(2) Figures 9 and 10 (basal area changes in the Ecotone plot) have been merged into a single two-panel figure, reducing the total number of figures to 10.</w:t>
      </w:r>
    </w:p>
    <w:p w14:paraId="2E3C1DEC" w14:textId="77777777" w:rsidR="00E06F0C" w:rsidRDefault="00E06F0C" w:rsidP="0099129A">
      <w:pPr>
        <w:spacing w:before="0" w:after="0" w:line="360" w:lineRule="auto"/>
        <w:ind w:leftChars="1" w:left="283" w:hangingChars="117" w:hanging="281"/>
        <w:rPr>
          <w:rFonts w:eastAsia="ＭＳ 明朝"/>
          <w:lang w:eastAsia="ja-JP"/>
        </w:rPr>
      </w:pPr>
      <w:r w:rsidRPr="00E06F0C">
        <w:rPr>
          <w:rFonts w:eastAsia="ＭＳ 明朝"/>
          <w:lang w:eastAsia="ja-JP"/>
        </w:rPr>
        <w:t>(3) A new subsection (Section 2.5, Statistical Analysis) has been added to the Methods, consolidating all statistical procedures previously described in the Results section.</w:t>
      </w:r>
    </w:p>
    <w:p w14:paraId="53EC971E" w14:textId="22D15128" w:rsidR="0099129A" w:rsidRPr="00E06F0C" w:rsidRDefault="005776FF" w:rsidP="009C0340">
      <w:pPr>
        <w:spacing w:before="0" w:after="0" w:line="360" w:lineRule="auto"/>
        <w:ind w:leftChars="1" w:left="283" w:hangingChars="117" w:hanging="281"/>
        <w:rPr>
          <w:rFonts w:eastAsia="ＭＳ 明朝"/>
          <w:lang w:eastAsia="ja-JP"/>
        </w:rPr>
      </w:pPr>
      <w:r w:rsidRPr="00E06F0C">
        <w:rPr>
          <w:rFonts w:eastAsia="ＭＳ 明朝"/>
          <w:lang w:eastAsia="ja-JP"/>
        </w:rPr>
        <w:t>(</w:t>
      </w:r>
      <w:r>
        <w:rPr>
          <w:rFonts w:eastAsia="ＭＳ 明朝" w:hint="eastAsia"/>
          <w:lang w:eastAsia="ja-JP"/>
        </w:rPr>
        <w:t>4</w:t>
      </w:r>
      <w:r w:rsidRPr="00E06F0C">
        <w:rPr>
          <w:rFonts w:eastAsia="ＭＳ 明朝"/>
          <w:lang w:eastAsia="ja-JP"/>
        </w:rPr>
        <w:t>)</w:t>
      </w:r>
      <w:r w:rsidR="00EF10BB">
        <w:rPr>
          <w:rFonts w:eastAsia="ＭＳ 明朝" w:hint="eastAsia"/>
          <w:lang w:eastAsia="ja-JP"/>
        </w:rPr>
        <w:t xml:space="preserve"> </w:t>
      </w:r>
      <w:r w:rsidR="00EF10BB" w:rsidRPr="00EF10BB">
        <w:rPr>
          <w:rFonts w:eastAsia="ＭＳ 明朝"/>
          <w:lang w:eastAsia="ja-JP"/>
        </w:rPr>
        <w:t xml:space="preserve">Table 5 </w:t>
      </w:r>
      <w:r w:rsidR="00EF10BB">
        <w:rPr>
          <w:rFonts w:eastAsia="ＭＳ 明朝" w:hint="eastAsia"/>
          <w:lang w:eastAsia="ja-JP"/>
        </w:rPr>
        <w:t>(</w:t>
      </w:r>
      <w:r w:rsidR="00EF10BB" w:rsidRPr="00EF10BB">
        <w:rPr>
          <w:rFonts w:eastAsia="ＭＳ 明朝"/>
          <w:lang w:eastAsia="ja-JP"/>
        </w:rPr>
        <w:t>WI vs. the basal area ratio — ANCOVA</w:t>
      </w:r>
      <w:r w:rsidR="00EF10BB">
        <w:rPr>
          <w:rFonts w:eastAsia="ＭＳ 明朝" w:hint="eastAsia"/>
          <w:lang w:eastAsia="ja-JP"/>
        </w:rPr>
        <w:t>)</w:t>
      </w:r>
      <w:r w:rsidR="000F2E1F">
        <w:rPr>
          <w:rFonts w:eastAsia="ＭＳ 明朝" w:hint="eastAsia"/>
          <w:lang w:eastAsia="ja-JP"/>
        </w:rPr>
        <w:t xml:space="preserve"> </w:t>
      </w:r>
      <w:r w:rsidR="000F2E1F" w:rsidRPr="00E06F0C">
        <w:rPr>
          <w:rFonts w:eastAsia="ＭＳ 明朝"/>
          <w:lang w:eastAsia="ja-JP"/>
        </w:rPr>
        <w:t>has been added to</w:t>
      </w:r>
      <w:r w:rsidR="000F2E1F">
        <w:rPr>
          <w:rFonts w:eastAsia="ＭＳ 明朝" w:hint="eastAsia"/>
          <w:lang w:eastAsia="ja-JP"/>
        </w:rPr>
        <w:t xml:space="preserve"> section </w:t>
      </w:r>
      <w:r w:rsidR="000F2E1F" w:rsidRPr="000F2E1F">
        <w:rPr>
          <w:rFonts w:eastAsia="ＭＳ 明朝"/>
          <w:lang w:eastAsia="ja-JP"/>
        </w:rPr>
        <w:t>3.3. Forest dynamics in each climate zone</w:t>
      </w:r>
    </w:p>
    <w:p w14:paraId="6C28593C" w14:textId="50B9467C" w:rsidR="00D378FF" w:rsidRDefault="00413606" w:rsidP="00893D64">
      <w:pPr>
        <w:spacing w:before="0" w:after="0" w:line="360" w:lineRule="auto"/>
        <w:ind w:firstLine="142"/>
        <w:rPr>
          <w:rFonts w:eastAsia="ＭＳ 明朝"/>
          <w:lang w:eastAsia="ja-JP"/>
        </w:rPr>
      </w:pPr>
      <w:r w:rsidRPr="00413606">
        <w:rPr>
          <w:rFonts w:eastAsia="ＭＳ 明朝"/>
          <w:lang w:eastAsia="ja-JP"/>
        </w:rPr>
        <w:t>All changes in the revised manuscript are shown as tracked changes with inline comments indicating the reviewer concern being addressed. Point-by-point responses to the comments of Reviewer 1 and Reviewer 2, and Additional Revisions are provided in the accompanying letters.</w:t>
      </w:r>
      <w:r w:rsidR="00893D64">
        <w:rPr>
          <w:rFonts w:eastAsia="ＭＳ 明朝" w:hint="eastAsia"/>
          <w:lang w:eastAsia="ja-JP"/>
        </w:rPr>
        <w:t xml:space="preserve"> </w:t>
      </w:r>
      <w:r w:rsidR="00893D64" w:rsidRPr="00893D64">
        <w:rPr>
          <w:rFonts w:eastAsia="ＭＳ 明朝"/>
          <w:lang w:eastAsia="ja-JP"/>
        </w:rPr>
        <w:t>Other minor corrections were made during English proofreading.</w:t>
      </w:r>
    </w:p>
    <w:p w14:paraId="7CE55C8C" w14:textId="77777777" w:rsidR="00D44065" w:rsidRPr="00E06F0C" w:rsidRDefault="00D44065" w:rsidP="00413606">
      <w:pPr>
        <w:spacing w:before="0" w:after="0" w:line="360" w:lineRule="auto"/>
        <w:ind w:firstLine="142"/>
        <w:rPr>
          <w:rFonts w:eastAsia="ＭＳ 明朝"/>
          <w:lang w:eastAsia="ja-JP"/>
        </w:rPr>
      </w:pPr>
    </w:p>
    <w:p w14:paraId="5F355985" w14:textId="77777777" w:rsidR="00352E6D" w:rsidRPr="00352E6D" w:rsidRDefault="00352E6D" w:rsidP="00413606">
      <w:pPr>
        <w:spacing w:before="0" w:after="0" w:line="360" w:lineRule="auto"/>
        <w:ind w:firstLine="142"/>
        <w:rPr>
          <w:rFonts w:eastAsia="ＭＳ 明朝"/>
          <w:lang w:eastAsia="ja-JP"/>
        </w:rPr>
      </w:pPr>
      <w:r w:rsidRPr="00352E6D">
        <w:rPr>
          <w:rFonts w:eastAsia="ＭＳ 明朝"/>
          <w:lang w:eastAsia="ja-JP"/>
        </w:rPr>
        <w:t>Sincerely,</w:t>
      </w:r>
    </w:p>
    <w:p w14:paraId="1081E9EA" w14:textId="3ABBDB7D" w:rsidR="00352E6D" w:rsidRDefault="00D52C40" w:rsidP="009C0340">
      <w:pPr>
        <w:spacing w:before="0" w:after="0" w:line="240" w:lineRule="auto"/>
        <w:ind w:firstLine="0"/>
        <w:jc w:val="right"/>
        <w:rPr>
          <w:rFonts w:eastAsia="ＭＳ 明朝"/>
          <w:lang w:eastAsia="ja-JP"/>
        </w:rPr>
      </w:pPr>
      <w:r w:rsidRPr="00D52C40">
        <w:rPr>
          <w:rFonts w:eastAsia="ＭＳ 明朝"/>
          <w:lang w:eastAsia="ja-JP"/>
        </w:rPr>
        <w:t>The authors</w:t>
      </w:r>
      <w:r w:rsidR="00352E6D" w:rsidRPr="00352E6D">
        <w:rPr>
          <w:rFonts w:eastAsia="ＭＳ 明朝"/>
          <w:lang w:eastAsia="ja-JP"/>
        </w:rPr>
        <w:t> </w:t>
      </w:r>
      <w:r w:rsidR="00352E6D">
        <w:rPr>
          <w:rFonts w:eastAsia="ＭＳ 明朝"/>
          <w:lang w:eastAsia="ja-JP"/>
        </w:rPr>
        <w:br w:type="page"/>
      </w:r>
    </w:p>
    <w:p w14:paraId="5B53E863" w14:textId="77777777" w:rsidR="001A3DBA" w:rsidRPr="001A3DBA" w:rsidRDefault="001A3DBA" w:rsidP="00A0736B">
      <w:pPr>
        <w:pStyle w:val="1"/>
        <w:ind w:leftChars="59" w:left="284" w:hanging="142"/>
        <w:rPr>
          <w:rFonts w:eastAsia="ＭＳ 明朝"/>
          <w:lang w:eastAsia="ja-JP"/>
        </w:rPr>
      </w:pPr>
      <w:r>
        <w:rPr>
          <w:rFonts w:eastAsia="ＭＳ 明朝"/>
          <w:lang w:eastAsia="ja-JP"/>
        </w:rPr>
        <w:lastRenderedPageBreak/>
        <w:t>Response to Reviewer 1</w:t>
      </w:r>
    </w:p>
    <w:p w14:paraId="52C74431" w14:textId="77777777" w:rsidR="001A3DBA" w:rsidRPr="001A3DBA" w:rsidRDefault="001A3DBA" w:rsidP="00A0736B">
      <w:pPr>
        <w:pStyle w:val="af1"/>
        <w:ind w:leftChars="59" w:left="284" w:hanging="142"/>
        <w:rPr>
          <w:rFonts w:eastAsia="ＭＳ 明朝"/>
          <w:lang w:eastAsia="ja-JP"/>
        </w:rPr>
      </w:pPr>
      <w:r>
        <w:rPr>
          <w:rFonts w:eastAsia="ＭＳ 明朝"/>
          <w:lang w:eastAsia="ja-JP"/>
        </w:rPr>
        <w:t>We thank Reviewer 1 for the positive assessment of our long-term dataset and for the helpful suggestions for improving the manuscript.</w:t>
      </w:r>
    </w:p>
    <w:p w14:paraId="418FF261" w14:textId="77777777" w:rsidR="001A3DBA" w:rsidRPr="001A3DBA" w:rsidRDefault="001A3DBA" w:rsidP="00A0736B">
      <w:pPr>
        <w:pStyle w:val="af1"/>
        <w:ind w:leftChars="59" w:left="284" w:hanging="142"/>
        <w:rPr>
          <w:rFonts w:eastAsia="ＭＳ 明朝"/>
          <w:lang w:eastAsia="ja-JP"/>
        </w:rPr>
      </w:pPr>
    </w:p>
    <w:p w14:paraId="4A524044" w14:textId="77777777" w:rsidR="001A3DBA" w:rsidRPr="001A3DBA" w:rsidRDefault="001A3DBA" w:rsidP="00390F3A">
      <w:pPr>
        <w:pStyle w:val="2"/>
        <w:rPr>
          <w:rFonts w:eastAsia="ＭＳ 明朝"/>
        </w:rPr>
      </w:pPr>
      <w:r>
        <w:rPr>
          <w:rFonts w:eastAsia="ＭＳ 明朝"/>
        </w:rPr>
        <w:t>Comment 1 (Keywords):</w:t>
      </w:r>
    </w:p>
    <w:p w14:paraId="5078400D" w14:textId="77777777" w:rsidR="001A3DBA" w:rsidRPr="00394265" w:rsidRDefault="001A3DBA" w:rsidP="00A0736B">
      <w:pPr>
        <w:pStyle w:val="af1"/>
        <w:ind w:leftChars="59" w:left="284" w:hanging="142"/>
        <w:rPr>
          <w:rFonts w:eastAsia="ＭＳ 明朝"/>
          <w:i/>
          <w:iCs/>
          <w:lang w:eastAsia="ja-JP"/>
        </w:rPr>
      </w:pPr>
      <w:r w:rsidRPr="00394265">
        <w:rPr>
          <w:rFonts w:eastAsia="ＭＳ 明朝"/>
          <w:i/>
          <w:iCs/>
          <w:lang w:eastAsia="ja-JP"/>
        </w:rPr>
        <w:t>"I believe the long formulation of 'ecotone between temperate and subarctic' is not necessary, it can be break into two shorter keywords."</w:t>
      </w:r>
    </w:p>
    <w:p w14:paraId="303E1A46" w14:textId="5789E0B2" w:rsidR="001A3DBA" w:rsidRPr="001A3DBA" w:rsidRDefault="001A3DBA" w:rsidP="00A0736B">
      <w:pPr>
        <w:pStyle w:val="af1"/>
        <w:ind w:leftChars="59" w:left="284" w:hanging="142"/>
        <w:rPr>
          <w:rFonts w:eastAsia="ＭＳ 明朝"/>
          <w:lang w:eastAsia="ja-JP"/>
        </w:rPr>
      </w:pPr>
      <w:r>
        <w:rPr>
          <w:rFonts w:eastAsia="ＭＳ 明朝"/>
          <w:b/>
          <w:bCs/>
          <w:lang w:eastAsia="ja-JP"/>
        </w:rPr>
        <w:t xml:space="preserve">Response: </w:t>
      </w:r>
      <w:r w:rsidR="00DE54F0">
        <w:rPr>
          <w:rFonts w:eastAsia="ＭＳ 明朝" w:hint="eastAsia"/>
          <w:color w:val="EE0000"/>
          <w:lang w:eastAsia="ja-JP"/>
        </w:rPr>
        <w:t>（</w:t>
      </w:r>
      <w:r w:rsidR="00DE54F0">
        <w:rPr>
          <w:rFonts w:eastAsia="ＭＳ 明朝" w:hint="eastAsia"/>
          <w:color w:val="EE0000"/>
          <w:lang w:eastAsia="ja-JP"/>
        </w:rPr>
        <w:t>ver.2_L6</w:t>
      </w:r>
      <w:r w:rsidR="00DE54F0">
        <w:rPr>
          <w:rFonts w:eastAsia="ＭＳ 明朝" w:hint="eastAsia"/>
          <w:color w:val="EE0000"/>
          <w:lang w:eastAsia="ja-JP"/>
        </w:rPr>
        <w:t>）</w:t>
      </w:r>
      <w:r>
        <w:rPr>
          <w:rFonts w:eastAsia="ＭＳ 明朝"/>
          <w:lang w:eastAsia="ja-JP"/>
        </w:rPr>
        <w:t xml:space="preserve">The keyword has been shortened to </w:t>
      </w:r>
      <w:r w:rsidRPr="00390F3A">
        <w:rPr>
          <w:rFonts w:eastAsia="ＭＳ 明朝"/>
          <w:color w:val="EE0000"/>
          <w:lang w:eastAsia="ja-JP"/>
        </w:rPr>
        <w:t>"temperate-subarctic ecotone"</w:t>
      </w:r>
      <w:r>
        <w:rPr>
          <w:rFonts w:eastAsia="ＭＳ 明朝"/>
          <w:lang w:eastAsia="ja-JP"/>
        </w:rPr>
        <w:t xml:space="preserve"> in the revised manuscript. This change is marked with a tracked change in the Keywords section.</w:t>
      </w:r>
    </w:p>
    <w:p w14:paraId="5982CA51" w14:textId="77777777" w:rsidR="001A3DBA" w:rsidRPr="001A3DBA" w:rsidRDefault="001A3DBA" w:rsidP="00390F3A">
      <w:pPr>
        <w:pStyle w:val="2"/>
        <w:rPr>
          <w:rFonts w:eastAsia="ＭＳ 明朝"/>
        </w:rPr>
      </w:pPr>
      <w:r>
        <w:rPr>
          <w:rFonts w:eastAsia="ＭＳ 明朝"/>
        </w:rPr>
        <w:t>Comment 2 (Introduction, L37–38):</w:t>
      </w:r>
    </w:p>
    <w:p w14:paraId="09986BEE" w14:textId="77777777" w:rsidR="001A3DBA" w:rsidRPr="00394265" w:rsidRDefault="001A3DBA" w:rsidP="00A0736B">
      <w:pPr>
        <w:pStyle w:val="af1"/>
        <w:ind w:leftChars="59" w:left="284" w:hanging="142"/>
        <w:rPr>
          <w:rFonts w:eastAsia="ＭＳ 明朝"/>
          <w:i/>
          <w:iCs/>
          <w:lang w:eastAsia="ja-JP"/>
        </w:rPr>
      </w:pPr>
      <w:r w:rsidRPr="00394265">
        <w:rPr>
          <w:rFonts w:eastAsia="ＭＳ 明朝"/>
          <w:i/>
          <w:iCs/>
          <w:lang w:eastAsia="ja-JP"/>
        </w:rPr>
        <w:t>"Regarding complex topography in mountainous areas, specific landforms (e.g. local depressions in karst terrain) can have important buffering effect, acting as refugia for cold-adapted species. I would suggest adding some of these aspects here."</w:t>
      </w:r>
    </w:p>
    <w:p w14:paraId="37714F85" w14:textId="53E012F1" w:rsidR="001A3DBA" w:rsidRDefault="001A3DBA" w:rsidP="00A0736B">
      <w:pPr>
        <w:pStyle w:val="af1"/>
        <w:ind w:leftChars="59" w:left="284" w:hanging="142"/>
        <w:rPr>
          <w:rFonts w:eastAsia="ＭＳ 明朝"/>
          <w:lang w:eastAsia="ja-JP"/>
        </w:rPr>
      </w:pPr>
      <w:r>
        <w:rPr>
          <w:rFonts w:eastAsia="ＭＳ 明朝"/>
          <w:b/>
          <w:bCs/>
          <w:lang w:eastAsia="ja-JP"/>
        </w:rPr>
        <w:t>Response:</w:t>
      </w:r>
      <w:r>
        <w:rPr>
          <w:rFonts w:eastAsia="ＭＳ 明朝"/>
          <w:lang w:eastAsia="ja-JP"/>
        </w:rPr>
        <w:t xml:space="preserve"> </w:t>
      </w:r>
      <w:r w:rsidR="00BB72D0">
        <w:rPr>
          <w:rFonts w:eastAsia="ＭＳ 明朝" w:hint="eastAsia"/>
          <w:color w:val="EE0000"/>
          <w:lang w:eastAsia="ja-JP"/>
        </w:rPr>
        <w:t>（</w:t>
      </w:r>
      <w:r w:rsidR="00BB72D0">
        <w:rPr>
          <w:rFonts w:eastAsia="ＭＳ 明朝" w:hint="eastAsia"/>
          <w:color w:val="EE0000"/>
          <w:lang w:eastAsia="ja-JP"/>
        </w:rPr>
        <w:t>ver.2_L</w:t>
      </w:r>
      <w:r w:rsidR="00D77D6A">
        <w:rPr>
          <w:rFonts w:eastAsia="ＭＳ 明朝" w:hint="eastAsia"/>
          <w:color w:val="EE0000"/>
          <w:lang w:eastAsia="ja-JP"/>
        </w:rPr>
        <w:t>37-40</w:t>
      </w:r>
      <w:r w:rsidR="00BB72D0">
        <w:rPr>
          <w:rFonts w:eastAsia="ＭＳ 明朝" w:hint="eastAsia"/>
          <w:color w:val="EE0000"/>
          <w:lang w:eastAsia="ja-JP"/>
        </w:rPr>
        <w:t>）</w:t>
      </w:r>
      <w:r>
        <w:rPr>
          <w:rFonts w:eastAsia="ＭＳ 明朝"/>
          <w:lang w:eastAsia="ja-JP"/>
        </w:rPr>
        <w:t>We have added the following sentence to the Introduction (after the sentence on complex topography and elevational climatic gradients):</w:t>
      </w:r>
      <w:r w:rsidRPr="00237341">
        <w:rPr>
          <w:rFonts w:eastAsia="ＭＳ 明朝"/>
          <w:i/>
          <w:iCs/>
          <w:lang w:eastAsia="ja-JP"/>
        </w:rPr>
        <w:t xml:space="preserve"> </w:t>
      </w:r>
      <w:r w:rsidRPr="002217C1">
        <w:rPr>
          <w:rFonts w:eastAsia="ＭＳ 明朝"/>
          <w:lang w:eastAsia="ja-JP"/>
        </w:rPr>
        <w:t>"</w:t>
      </w:r>
      <w:r w:rsidRPr="00390F3A">
        <w:rPr>
          <w:rFonts w:eastAsia="ＭＳ 明朝"/>
          <w:color w:val="EE0000"/>
          <w:lang w:eastAsia="ja-JP"/>
        </w:rPr>
        <w:t>At the same time, specific topographic features such as local depressions, north-facing hollows, and valley bottoms can buffer against warming by maintaining cold air pooling and extended snow cover, potentially acting as microrefugia for cold-adapted species (Dobrowski, 2011).</w:t>
      </w:r>
      <w:r w:rsidRPr="002217C1">
        <w:rPr>
          <w:rFonts w:eastAsia="ＭＳ 明朝"/>
          <w:lang w:eastAsia="ja-JP"/>
        </w:rPr>
        <w:t>"</w:t>
      </w:r>
      <w:r w:rsidRPr="00237341">
        <w:rPr>
          <w:rFonts w:eastAsia="ＭＳ 明朝"/>
          <w:i/>
          <w:iCs/>
          <w:lang w:eastAsia="ja-JP"/>
        </w:rPr>
        <w:t xml:space="preserve"> </w:t>
      </w:r>
      <w:r>
        <w:rPr>
          <w:rFonts w:eastAsia="ＭＳ 明朝"/>
          <w:lang w:eastAsia="ja-JP"/>
        </w:rPr>
        <w:t>This addition is marked in the revised manuscript. We have also added Dobrowski (2011) to the References.</w:t>
      </w:r>
    </w:p>
    <w:p w14:paraId="52524111" w14:textId="2D7B8959" w:rsidR="00057E95" w:rsidRPr="00390F3A" w:rsidRDefault="00DF505E" w:rsidP="00A0736B">
      <w:pPr>
        <w:pStyle w:val="af1"/>
        <w:ind w:leftChars="59" w:left="284" w:hanging="142"/>
        <w:rPr>
          <w:rFonts w:eastAsiaTheme="minorEastAsia"/>
          <w:lang w:eastAsia="ja-JP"/>
        </w:rPr>
      </w:pPr>
      <w:r>
        <w:rPr>
          <w:rFonts w:ascii="ＭＳ 明朝" w:eastAsia="ＭＳ 明朝" w:hAnsi="ＭＳ 明朝" w:cs="ＭＳ 明朝"/>
          <w:color w:val="EE0000"/>
          <w:lang w:eastAsia="ja-JP"/>
        </w:rPr>
        <w:lastRenderedPageBreak/>
        <w:t>“</w:t>
      </w:r>
      <w:r w:rsidRPr="00552C71">
        <w:rPr>
          <w:color w:val="EE0000"/>
        </w:rPr>
        <w:t>Dobrowski, S.Z. (2011) A climatic basis for microrefugia: the influence of terrain on climate. Global Change Biology, 17, 1022–1035. https://doi.org/10.1111/j.1365-2486.2010.02263.x</w:t>
      </w:r>
      <w:r>
        <w:rPr>
          <w:rFonts w:eastAsiaTheme="minorEastAsia"/>
          <w:color w:val="EE0000"/>
          <w:lang w:eastAsia="ja-JP"/>
        </w:rPr>
        <w:t>”</w:t>
      </w:r>
    </w:p>
    <w:p w14:paraId="110474CA" w14:textId="77777777" w:rsidR="001A3DBA" w:rsidRPr="001A3DBA" w:rsidRDefault="001A3DBA" w:rsidP="00390F3A">
      <w:pPr>
        <w:pStyle w:val="2"/>
        <w:rPr>
          <w:rFonts w:eastAsia="ＭＳ 明朝"/>
        </w:rPr>
      </w:pPr>
      <w:r>
        <w:rPr>
          <w:rFonts w:eastAsia="ＭＳ 明朝"/>
        </w:rPr>
        <w:t>Comment 3 (Introduction, last paragraph):</w:t>
      </w:r>
    </w:p>
    <w:p w14:paraId="73012A31" w14:textId="77777777" w:rsidR="001A3DBA" w:rsidRPr="00237341" w:rsidRDefault="001A3DBA" w:rsidP="00A0736B">
      <w:pPr>
        <w:pStyle w:val="af1"/>
        <w:ind w:leftChars="59" w:left="284" w:hanging="142"/>
        <w:rPr>
          <w:rFonts w:eastAsia="ＭＳ 明朝"/>
          <w:i/>
          <w:iCs/>
          <w:lang w:eastAsia="ja-JP"/>
        </w:rPr>
      </w:pPr>
      <w:r w:rsidRPr="00237341">
        <w:rPr>
          <w:rFonts w:eastAsia="ＭＳ 明朝"/>
          <w:i/>
          <w:iCs/>
          <w:lang w:eastAsia="ja-JP"/>
        </w:rPr>
        <w:t>"In the last paragraph of the Introduction, I miss some clear formulation of study aims. It would be also beneficial to write some questions or even hypotheses. That would make reading more appealing."</w:t>
      </w:r>
    </w:p>
    <w:p w14:paraId="0EBC9E94" w14:textId="75CAB661" w:rsidR="001A3DBA" w:rsidRPr="001A3DBA" w:rsidRDefault="001A3DBA" w:rsidP="00A0736B">
      <w:pPr>
        <w:pStyle w:val="af1"/>
        <w:ind w:leftChars="59" w:left="284" w:hanging="142"/>
        <w:rPr>
          <w:rFonts w:eastAsia="ＭＳ 明朝"/>
          <w:lang w:eastAsia="ja-JP"/>
        </w:rPr>
      </w:pPr>
      <w:r>
        <w:rPr>
          <w:rFonts w:eastAsia="ＭＳ 明朝"/>
          <w:b/>
          <w:bCs/>
          <w:lang w:eastAsia="ja-JP"/>
        </w:rPr>
        <w:t>Response:</w:t>
      </w:r>
      <w:r>
        <w:rPr>
          <w:rFonts w:eastAsia="ＭＳ 明朝"/>
          <w:lang w:eastAsia="ja-JP"/>
        </w:rPr>
        <w:t xml:space="preserve"> </w:t>
      </w:r>
      <w:r w:rsidR="00BB72D0">
        <w:rPr>
          <w:rFonts w:eastAsia="ＭＳ 明朝" w:hint="eastAsia"/>
          <w:color w:val="EE0000"/>
          <w:lang w:eastAsia="ja-JP"/>
        </w:rPr>
        <w:t>（</w:t>
      </w:r>
      <w:r w:rsidR="00BB72D0">
        <w:rPr>
          <w:rFonts w:eastAsia="ＭＳ 明朝" w:hint="eastAsia"/>
          <w:color w:val="EE0000"/>
          <w:lang w:eastAsia="ja-JP"/>
        </w:rPr>
        <w:t>ver.2_L</w:t>
      </w:r>
      <w:r w:rsidR="005D3105">
        <w:rPr>
          <w:rFonts w:eastAsia="ＭＳ 明朝" w:hint="eastAsia"/>
          <w:color w:val="EE0000"/>
          <w:lang w:eastAsia="ja-JP"/>
        </w:rPr>
        <w:t>88-92</w:t>
      </w:r>
      <w:r w:rsidR="00BB72D0">
        <w:rPr>
          <w:rFonts w:eastAsia="ＭＳ 明朝" w:hint="eastAsia"/>
          <w:color w:val="EE0000"/>
          <w:lang w:eastAsia="ja-JP"/>
        </w:rPr>
        <w:t>）</w:t>
      </w:r>
      <w:r>
        <w:rPr>
          <w:rFonts w:eastAsia="ＭＳ 明朝"/>
          <w:lang w:eastAsia="ja-JP"/>
        </w:rPr>
        <w:t>We have replaced the final sentence with a clear statement of three testable hypotheses:</w:t>
      </w:r>
      <w:r w:rsidR="009C50BF" w:rsidRPr="00390F3A">
        <w:rPr>
          <w:color w:val="EE0000"/>
        </w:rPr>
        <w:t xml:space="preserve"> </w:t>
      </w:r>
      <w:r w:rsidR="00DC4FA0" w:rsidRPr="00390F3A">
        <w:rPr>
          <w:rFonts w:ascii="ＭＳ 明朝" w:eastAsia="ＭＳ 明朝" w:hAnsi="ＭＳ 明朝" w:cs="ＭＳ 明朝"/>
          <w:color w:val="EE0000"/>
          <w:lang w:eastAsia="ja-JP"/>
        </w:rPr>
        <w:t>“</w:t>
      </w:r>
      <w:r w:rsidR="009C50BF" w:rsidRPr="00390F3A">
        <w:rPr>
          <w:color w:val="EE0000"/>
        </w:rPr>
        <w:t xml:space="preserve">We specifically investigated the following questions: (1) How did </w:t>
      </w:r>
      <w:r w:rsidR="009A53DF">
        <w:rPr>
          <w:color w:val="EE0000"/>
        </w:rPr>
        <w:t>WI</w:t>
      </w:r>
      <w:r w:rsidR="009C50BF" w:rsidRPr="00390F3A">
        <w:rPr>
          <w:color w:val="EE0000"/>
        </w:rPr>
        <w:t xml:space="preserve"> increase in each study plot during the study period in response to regional warming? ; (2) What impact has regional warming had on the distribution range of </w:t>
      </w:r>
      <w:r w:rsidR="009C50BF" w:rsidRPr="00390F3A">
        <w:rPr>
          <w:i/>
          <w:iCs/>
          <w:color w:val="EE0000"/>
        </w:rPr>
        <w:t xml:space="preserve">A. </w:t>
      </w:r>
      <w:proofErr w:type="spellStart"/>
      <w:r w:rsidR="009C50BF" w:rsidRPr="00390F3A">
        <w:rPr>
          <w:i/>
          <w:iCs/>
          <w:color w:val="EE0000"/>
        </w:rPr>
        <w:t>mariesii</w:t>
      </w:r>
      <w:proofErr w:type="spellEnd"/>
      <w:r w:rsidR="009C50BF" w:rsidRPr="00390F3A">
        <w:rPr>
          <w:color w:val="EE0000"/>
        </w:rPr>
        <w:t xml:space="preserve"> at both its lower and upper elevation limits?; (3) How have interspecies relationships changed in temperate and subarctic ecotone zones on Mt. Tateyama, and what are the implications of these changes?</w:t>
      </w:r>
      <w:r w:rsidR="00DC4FA0" w:rsidRPr="008564C6">
        <w:rPr>
          <w:rFonts w:eastAsiaTheme="minorEastAsia"/>
          <w:color w:val="EE0000"/>
          <w:lang w:eastAsia="ja-JP"/>
        </w:rPr>
        <w:t>”</w:t>
      </w:r>
      <w:r>
        <w:rPr>
          <w:rFonts w:eastAsia="ＭＳ 明朝"/>
          <w:lang w:eastAsia="ja-JP"/>
        </w:rPr>
        <w:t xml:space="preserve"> These changes are marked in the revised manuscript.</w:t>
      </w:r>
    </w:p>
    <w:p w14:paraId="751C4225" w14:textId="77777777" w:rsidR="001A3DBA" w:rsidRPr="001A3DBA" w:rsidRDefault="001A3DBA" w:rsidP="00390F3A">
      <w:pPr>
        <w:pStyle w:val="2"/>
        <w:rPr>
          <w:rFonts w:eastAsia="ＭＳ 明朝"/>
        </w:rPr>
      </w:pPr>
      <w:r>
        <w:rPr>
          <w:rFonts w:eastAsia="ＭＳ 明朝"/>
        </w:rPr>
        <w:t>Comment 4 (Methods, Section 2.2):</w:t>
      </w:r>
    </w:p>
    <w:p w14:paraId="58226FFD" w14:textId="77777777" w:rsidR="001A3DBA" w:rsidRPr="001A3DBA" w:rsidRDefault="001A3DBA" w:rsidP="00A0736B">
      <w:pPr>
        <w:pStyle w:val="af1"/>
        <w:ind w:leftChars="59" w:left="284" w:hanging="142"/>
        <w:rPr>
          <w:rFonts w:eastAsia="ＭＳ 明朝"/>
          <w:lang w:eastAsia="ja-JP"/>
        </w:rPr>
      </w:pPr>
      <w:r>
        <w:rPr>
          <w:rFonts w:eastAsia="ＭＳ 明朝"/>
          <w:lang w:eastAsia="ja-JP"/>
        </w:rPr>
        <w:t>"</w:t>
      </w:r>
      <w:r w:rsidRPr="00195F1D">
        <w:rPr>
          <w:rFonts w:eastAsia="ＭＳ 明朝"/>
          <w:i/>
          <w:iCs/>
          <w:lang w:eastAsia="ja-JP"/>
        </w:rPr>
        <w:t>It should be explicitly stated the following: (1) the number of total surveys of forest composition at each plot, and (2) at which years surveys were performed (please provide exact years). Later, authors refer to periods from 1 to 7 but it is confusing.</w:t>
      </w:r>
      <w:r>
        <w:rPr>
          <w:rFonts w:eastAsia="ＭＳ 明朝"/>
          <w:lang w:eastAsia="ja-JP"/>
        </w:rPr>
        <w:t>"</w:t>
      </w:r>
    </w:p>
    <w:p w14:paraId="3C2F2224" w14:textId="7CC39202" w:rsidR="001A3DBA" w:rsidRDefault="001A3DBA" w:rsidP="00A0736B">
      <w:pPr>
        <w:pStyle w:val="af1"/>
        <w:ind w:leftChars="59" w:left="284" w:hanging="142"/>
        <w:rPr>
          <w:rFonts w:eastAsia="ＭＳ 明朝"/>
          <w:lang w:eastAsia="ja-JP"/>
        </w:rPr>
      </w:pPr>
      <w:r>
        <w:rPr>
          <w:rFonts w:eastAsia="ＭＳ 明朝"/>
          <w:b/>
          <w:bCs/>
          <w:lang w:eastAsia="ja-JP"/>
        </w:rPr>
        <w:t xml:space="preserve">Response: </w:t>
      </w:r>
      <w:r w:rsidR="00BB72D0">
        <w:rPr>
          <w:rFonts w:eastAsia="ＭＳ 明朝" w:hint="eastAsia"/>
          <w:color w:val="EE0000"/>
          <w:lang w:eastAsia="ja-JP"/>
        </w:rPr>
        <w:t>（</w:t>
      </w:r>
      <w:r w:rsidR="00BB72D0">
        <w:rPr>
          <w:rFonts w:eastAsia="ＭＳ 明朝" w:hint="eastAsia"/>
          <w:color w:val="EE0000"/>
          <w:lang w:eastAsia="ja-JP"/>
        </w:rPr>
        <w:t>ver.2_L</w:t>
      </w:r>
      <w:r w:rsidR="00D62C41">
        <w:rPr>
          <w:rFonts w:eastAsia="ＭＳ 明朝" w:hint="eastAsia"/>
          <w:color w:val="EE0000"/>
          <w:lang w:eastAsia="ja-JP"/>
        </w:rPr>
        <w:t>142-143</w:t>
      </w:r>
      <w:r w:rsidR="00BB72D0">
        <w:rPr>
          <w:rFonts w:eastAsia="ＭＳ 明朝" w:hint="eastAsia"/>
          <w:color w:val="EE0000"/>
          <w:lang w:eastAsia="ja-JP"/>
        </w:rPr>
        <w:t>）</w:t>
      </w:r>
      <w:r>
        <w:rPr>
          <w:rFonts w:eastAsia="ＭＳ 明朝"/>
          <w:lang w:eastAsia="ja-JP"/>
        </w:rPr>
        <w:t xml:space="preserve">We have added the following sentence to Section 2.2: </w:t>
      </w:r>
    </w:p>
    <w:p w14:paraId="48F049B3" w14:textId="52022AC3" w:rsidR="00AE4A45" w:rsidRPr="00B84E85" w:rsidRDefault="00AE4A45" w:rsidP="00A0736B">
      <w:pPr>
        <w:pStyle w:val="af1"/>
        <w:ind w:leftChars="59" w:left="284" w:hanging="142"/>
        <w:rPr>
          <w:rFonts w:eastAsia="ＭＳ 明朝"/>
          <w:lang w:eastAsia="ja-JP"/>
        </w:rPr>
      </w:pPr>
      <w:r w:rsidRPr="00AE4A45">
        <w:rPr>
          <w:rFonts w:eastAsia="ＭＳ 明朝"/>
          <w:lang w:eastAsia="ja-JP"/>
        </w:rPr>
        <w:t>"</w:t>
      </w:r>
      <w:r w:rsidRPr="00390F3A">
        <w:rPr>
          <w:rFonts w:eastAsia="ＭＳ 明朝"/>
          <w:color w:val="EE0000"/>
          <w:lang w:eastAsia="ja-JP"/>
        </w:rPr>
        <w:t>Forest composition surveys were conducted a total of seven times across all plots. Survey years for each plot are listed in Table 1 (see footnote *</w:t>
      </w:r>
      <w:r w:rsidR="00C15E00" w:rsidRPr="00390F3A">
        <w:rPr>
          <w:rFonts w:eastAsia="ＭＳ 明朝"/>
          <w:color w:val="EE0000"/>
          <w:lang w:eastAsia="ja-JP"/>
        </w:rPr>
        <w:t>*</w:t>
      </w:r>
      <w:r w:rsidRPr="00390F3A">
        <w:rPr>
          <w:rFonts w:eastAsia="ＭＳ 明朝"/>
          <w:color w:val="EE0000"/>
          <w:lang w:eastAsia="ja-JP"/>
        </w:rPr>
        <w:t>)</w:t>
      </w:r>
      <w:r w:rsidR="00B84E85">
        <w:rPr>
          <w:rFonts w:eastAsia="ＭＳ 明朝"/>
          <w:i/>
          <w:iCs/>
          <w:color w:val="EE0000"/>
          <w:lang w:eastAsia="ja-JP"/>
        </w:rPr>
        <w:t>”</w:t>
      </w:r>
    </w:p>
    <w:p w14:paraId="0BE86830" w14:textId="2A6AD096" w:rsidR="000008A1" w:rsidRDefault="00473886" w:rsidP="00A0736B">
      <w:pPr>
        <w:pStyle w:val="af1"/>
        <w:ind w:leftChars="59" w:left="284" w:hanging="142"/>
        <w:rPr>
          <w:rFonts w:eastAsia="ＭＳ 明朝"/>
          <w:lang w:eastAsia="ja-JP"/>
        </w:rPr>
      </w:pPr>
      <w:r>
        <w:rPr>
          <w:rFonts w:eastAsia="ＭＳ 明朝"/>
          <w:b/>
          <w:bCs/>
          <w:lang w:eastAsia="ja-JP"/>
        </w:rPr>
        <w:lastRenderedPageBreak/>
        <w:t>Footnote</w:t>
      </w:r>
      <w:r>
        <w:rPr>
          <w:rFonts w:eastAsia="ＭＳ 明朝" w:hint="eastAsia"/>
          <w:b/>
          <w:bCs/>
          <w:lang w:eastAsia="ja-JP"/>
        </w:rPr>
        <w:t xml:space="preserve"> </w:t>
      </w:r>
      <w:r w:rsidR="00CC3BF6">
        <w:rPr>
          <w:rFonts w:eastAsia="ＭＳ 明朝" w:hint="eastAsia"/>
          <w:b/>
          <w:bCs/>
          <w:lang w:eastAsia="ja-JP"/>
        </w:rPr>
        <w:t xml:space="preserve">of </w:t>
      </w:r>
      <w:r>
        <w:rPr>
          <w:rFonts w:eastAsia="ＭＳ 明朝"/>
          <w:b/>
          <w:bCs/>
          <w:lang w:eastAsia="ja-JP"/>
        </w:rPr>
        <w:t>T</w:t>
      </w:r>
      <w:r>
        <w:rPr>
          <w:rFonts w:eastAsia="ＭＳ 明朝" w:hint="eastAsia"/>
          <w:b/>
          <w:bCs/>
          <w:lang w:eastAsia="ja-JP"/>
        </w:rPr>
        <w:t>able  1</w:t>
      </w:r>
    </w:p>
    <w:p w14:paraId="6D514E47" w14:textId="3CDEB505" w:rsidR="00B0511E" w:rsidRPr="00D459A6" w:rsidRDefault="008E636B" w:rsidP="00A0736B">
      <w:pPr>
        <w:pStyle w:val="af1"/>
        <w:ind w:leftChars="59" w:left="284" w:hanging="142"/>
        <w:rPr>
          <w:rFonts w:eastAsia="ＭＳ 明朝"/>
          <w:color w:val="EE0000"/>
          <w:sz w:val="21"/>
          <w:szCs w:val="21"/>
          <w:lang w:eastAsia="ja-JP"/>
        </w:rPr>
      </w:pPr>
      <w:r w:rsidRPr="00D459A6">
        <w:rPr>
          <w:rFonts w:eastAsia="ＭＳ 明朝"/>
          <w:color w:val="EE0000"/>
          <w:sz w:val="21"/>
          <w:szCs w:val="21"/>
          <w:lang w:eastAsia="ja-JP"/>
        </w:rPr>
        <w:t>**)</w:t>
      </w:r>
      <w:r w:rsidR="00A63DB1" w:rsidRPr="00D459A6">
        <w:rPr>
          <w:color w:val="EE0000"/>
          <w:sz w:val="21"/>
          <w:szCs w:val="21"/>
        </w:rPr>
        <w:t xml:space="preserve"> </w:t>
      </w:r>
      <w:r w:rsidR="00A63DB1" w:rsidRPr="00D459A6">
        <w:rPr>
          <w:rFonts w:eastAsia="ＭＳ 明朝"/>
          <w:color w:val="EE0000"/>
          <w:sz w:val="21"/>
          <w:szCs w:val="21"/>
          <w:lang w:eastAsia="ja-JP"/>
        </w:rPr>
        <w:t xml:space="preserve">Survey years (periods 1–7): </w:t>
      </w:r>
      <w:r w:rsidR="00E208BF" w:rsidRPr="00D459A6">
        <w:rPr>
          <w:rFonts w:eastAsia="ＭＳ 明朝"/>
          <w:color w:val="EE0000"/>
          <w:sz w:val="21"/>
          <w:szCs w:val="21"/>
          <w:lang w:eastAsia="ja-JP"/>
        </w:rPr>
        <w:t>Temperate</w:t>
      </w:r>
      <w:r w:rsidR="00A63DB1" w:rsidRPr="00D459A6">
        <w:rPr>
          <w:rFonts w:eastAsia="ＭＳ 明朝"/>
          <w:color w:val="EE0000"/>
          <w:sz w:val="21"/>
          <w:szCs w:val="21"/>
          <w:lang w:eastAsia="ja-JP"/>
        </w:rPr>
        <w:t xml:space="preserve">: 1998, 2002, 2005, 2008, 2011, 2015, 2020; </w:t>
      </w:r>
      <w:r w:rsidR="00E208BF" w:rsidRPr="00D459A6">
        <w:rPr>
          <w:rFonts w:eastAsia="ＭＳ 明朝"/>
          <w:color w:val="EE0000"/>
          <w:sz w:val="21"/>
          <w:szCs w:val="21"/>
          <w:lang w:eastAsia="ja-JP"/>
        </w:rPr>
        <w:t>Ecotone</w:t>
      </w:r>
      <w:r w:rsidR="00A63DB1" w:rsidRPr="00D459A6">
        <w:rPr>
          <w:rFonts w:eastAsia="ＭＳ 明朝"/>
          <w:color w:val="EE0000"/>
          <w:sz w:val="21"/>
          <w:szCs w:val="21"/>
          <w:lang w:eastAsia="ja-JP"/>
        </w:rPr>
        <w:t xml:space="preserve">: 2000, 2004, 2007, 2010, 2013, 2018, 2024; </w:t>
      </w:r>
      <w:r w:rsidR="00E208BF" w:rsidRPr="00D459A6">
        <w:rPr>
          <w:rFonts w:eastAsia="ＭＳ 明朝"/>
          <w:color w:val="EE0000"/>
          <w:sz w:val="21"/>
          <w:szCs w:val="21"/>
          <w:lang w:eastAsia="ja-JP"/>
        </w:rPr>
        <w:t>Subarctic</w:t>
      </w:r>
      <w:r w:rsidR="00A63DB1" w:rsidRPr="00D459A6">
        <w:rPr>
          <w:rFonts w:eastAsia="ＭＳ 明朝"/>
          <w:color w:val="EE0000"/>
          <w:sz w:val="21"/>
          <w:szCs w:val="21"/>
          <w:lang w:eastAsia="ja-JP"/>
        </w:rPr>
        <w:t xml:space="preserve">: 1998, 2002, 2005, 2008, 2011, 2016, 2022; </w:t>
      </w:r>
      <w:r w:rsidR="00E208BF" w:rsidRPr="00D459A6">
        <w:rPr>
          <w:rFonts w:eastAsia="ＭＳ 明朝"/>
          <w:color w:val="EE0000"/>
          <w:sz w:val="21"/>
          <w:szCs w:val="21"/>
          <w:lang w:eastAsia="ja-JP"/>
        </w:rPr>
        <w:t>Timberline</w:t>
      </w:r>
      <w:r w:rsidR="00A63DB1" w:rsidRPr="00D459A6">
        <w:rPr>
          <w:rFonts w:eastAsia="ＭＳ 明朝"/>
          <w:color w:val="EE0000"/>
          <w:sz w:val="21"/>
          <w:szCs w:val="21"/>
          <w:lang w:eastAsia="ja-JP"/>
        </w:rPr>
        <w:t>: 1999, 2004, 2007, 2009, 2012, 2017, 2022.</w:t>
      </w:r>
    </w:p>
    <w:p w14:paraId="07910595" w14:textId="77777777" w:rsidR="00B0511E" w:rsidRPr="001A3DBA" w:rsidRDefault="00B0511E" w:rsidP="00A0736B">
      <w:pPr>
        <w:pStyle w:val="af1"/>
        <w:ind w:leftChars="59" w:left="284" w:hanging="142"/>
        <w:rPr>
          <w:rFonts w:eastAsia="ＭＳ 明朝"/>
          <w:lang w:eastAsia="ja-JP"/>
        </w:rPr>
      </w:pPr>
    </w:p>
    <w:p w14:paraId="773D81C3" w14:textId="77777777" w:rsidR="001A3DBA" w:rsidRPr="001A3DBA" w:rsidRDefault="001A3DBA" w:rsidP="00390F3A">
      <w:pPr>
        <w:pStyle w:val="2"/>
        <w:rPr>
          <w:rFonts w:eastAsia="ＭＳ 明朝"/>
        </w:rPr>
      </w:pPr>
      <w:r>
        <w:rPr>
          <w:rFonts w:eastAsia="ＭＳ 明朝"/>
        </w:rPr>
        <w:t>Comment 5 (Results):</w:t>
      </w:r>
    </w:p>
    <w:p w14:paraId="0DA80902" w14:textId="77777777" w:rsidR="001A3DBA" w:rsidRPr="001A3DBA" w:rsidRDefault="001A3DBA" w:rsidP="00A0736B">
      <w:pPr>
        <w:pStyle w:val="af1"/>
        <w:ind w:leftChars="59" w:left="284" w:hanging="142"/>
        <w:rPr>
          <w:rFonts w:eastAsia="ＭＳ 明朝"/>
          <w:lang w:eastAsia="ja-JP"/>
        </w:rPr>
      </w:pPr>
      <w:r>
        <w:rPr>
          <w:rFonts w:eastAsia="ＭＳ 明朝"/>
          <w:lang w:eastAsia="ja-JP"/>
        </w:rPr>
        <w:t>"</w:t>
      </w:r>
      <w:r w:rsidRPr="002217C1">
        <w:rPr>
          <w:rFonts w:eastAsia="ＭＳ 明朝"/>
          <w:i/>
          <w:iCs/>
          <w:lang w:eastAsia="ja-JP"/>
        </w:rPr>
        <w:t>This section is overloaded with too many figures. I would recommend moving some of the more detailed graphical outputs to Supplementary materials.</w:t>
      </w:r>
      <w:r>
        <w:rPr>
          <w:rFonts w:eastAsia="ＭＳ 明朝"/>
          <w:lang w:eastAsia="ja-JP"/>
        </w:rPr>
        <w:t>"</w:t>
      </w:r>
    </w:p>
    <w:p w14:paraId="026E4C40" w14:textId="75C550C8" w:rsidR="001A3DBA" w:rsidRPr="002E730F" w:rsidRDefault="001A3DBA" w:rsidP="00A0736B">
      <w:pPr>
        <w:pStyle w:val="af1"/>
        <w:ind w:leftChars="59" w:left="284" w:hanging="142"/>
        <w:rPr>
          <w:rFonts w:eastAsia="ＭＳ 明朝"/>
          <w:lang w:eastAsia="ja-JP"/>
        </w:rPr>
      </w:pPr>
      <w:r>
        <w:rPr>
          <w:rFonts w:eastAsia="ＭＳ 明朝"/>
          <w:b/>
          <w:bCs/>
          <w:lang w:eastAsia="ja-JP"/>
        </w:rPr>
        <w:t xml:space="preserve">Response: </w:t>
      </w:r>
      <w:r w:rsidR="00BB72D0">
        <w:rPr>
          <w:rFonts w:eastAsia="ＭＳ 明朝" w:hint="eastAsia"/>
          <w:color w:val="EE0000"/>
          <w:lang w:eastAsia="ja-JP"/>
        </w:rPr>
        <w:t>（</w:t>
      </w:r>
      <w:r w:rsidR="00BB72D0">
        <w:rPr>
          <w:rFonts w:eastAsia="ＭＳ 明朝" w:hint="eastAsia"/>
          <w:color w:val="EE0000"/>
          <w:lang w:eastAsia="ja-JP"/>
        </w:rPr>
        <w:t>ver.2_</w:t>
      </w:r>
      <w:r w:rsidR="006031EB" w:rsidRPr="006031EB">
        <w:rPr>
          <w:rFonts w:eastAsia="ＭＳ 明朝"/>
          <w:color w:val="EE0000"/>
          <w:lang w:eastAsia="ja-JP"/>
        </w:rPr>
        <w:t xml:space="preserve"> </w:t>
      </w:r>
      <w:r w:rsidR="006031EB" w:rsidRPr="00390F3A">
        <w:rPr>
          <w:rFonts w:eastAsia="ＭＳ 明朝"/>
          <w:color w:val="EE0000"/>
          <w:lang w:eastAsia="ja-JP"/>
        </w:rPr>
        <w:t>Appendix S1 and S2</w:t>
      </w:r>
      <w:r w:rsidR="00BB72D0">
        <w:rPr>
          <w:rFonts w:eastAsia="ＭＳ 明朝" w:hint="eastAsia"/>
          <w:color w:val="EE0000"/>
          <w:lang w:eastAsia="ja-JP"/>
        </w:rPr>
        <w:t>）</w:t>
      </w:r>
      <w:r w:rsidR="002E730F" w:rsidRPr="002E730F">
        <w:rPr>
          <w:rFonts w:eastAsia="ＭＳ 明朝"/>
          <w:lang w:eastAsia="ja-JP"/>
        </w:rPr>
        <w:t>In the revised manuscript, Figures 5 (annual maximum snow depth) and 6 (snow cover duration) have been moved to Supplementary Material</w:t>
      </w:r>
      <w:r w:rsidR="002E730F" w:rsidRPr="00843D22">
        <w:rPr>
          <w:rFonts w:eastAsia="ＭＳ 明朝"/>
          <w:sz w:val="20"/>
          <w:szCs w:val="20"/>
          <w:lang w:eastAsia="ja-JP"/>
        </w:rPr>
        <w:t xml:space="preserve"> (</w:t>
      </w:r>
      <w:r w:rsidR="002E730F" w:rsidRPr="00843D22">
        <w:rPr>
          <w:rFonts w:eastAsia="ＭＳ 明朝"/>
          <w:color w:val="EE0000"/>
          <w:sz w:val="20"/>
          <w:szCs w:val="20"/>
          <w:lang w:eastAsia="ja-JP"/>
        </w:rPr>
        <w:t>Appendix S1 and S2</w:t>
      </w:r>
      <w:r w:rsidR="002E730F" w:rsidRPr="00843D22">
        <w:rPr>
          <w:rFonts w:eastAsia="ＭＳ 明朝"/>
          <w:sz w:val="20"/>
          <w:szCs w:val="20"/>
          <w:lang w:eastAsia="ja-JP"/>
        </w:rPr>
        <w:t>)</w:t>
      </w:r>
      <w:r w:rsidR="002E730F" w:rsidRPr="002E730F">
        <w:rPr>
          <w:rFonts w:eastAsia="ＭＳ 明朝"/>
          <w:lang w:eastAsia="ja-JP"/>
        </w:rPr>
        <w:t xml:space="preserve">, as they provide supporting evidence rather than primary results. In addition, Figures 9 (changes in the total basal area by tree species group in </w:t>
      </w:r>
      <w:r w:rsidR="00BF7621">
        <w:rPr>
          <w:rFonts w:eastAsia="ＭＳ 明朝" w:hint="eastAsia"/>
          <w:lang w:eastAsia="ja-JP"/>
        </w:rPr>
        <w:t xml:space="preserve">the </w:t>
      </w:r>
      <w:r w:rsidR="00D30256">
        <w:rPr>
          <w:rFonts w:eastAsia="ＭＳ 明朝"/>
          <w:lang w:eastAsia="ja-JP"/>
        </w:rPr>
        <w:t>Ecotone plot</w:t>
      </w:r>
      <w:r w:rsidR="002E730F" w:rsidRPr="002E730F">
        <w:rPr>
          <w:rFonts w:eastAsia="ＭＳ 明朝"/>
          <w:lang w:eastAsia="ja-JP"/>
        </w:rPr>
        <w:t xml:space="preserve">) and 10 (changes in basal area of major tree species in </w:t>
      </w:r>
      <w:r w:rsidR="00842D10">
        <w:rPr>
          <w:rFonts w:eastAsia="ＭＳ 明朝" w:hint="eastAsia"/>
          <w:lang w:eastAsia="ja-JP"/>
        </w:rPr>
        <w:t xml:space="preserve">the </w:t>
      </w:r>
      <w:r w:rsidR="00D30256">
        <w:rPr>
          <w:rFonts w:eastAsia="ＭＳ 明朝"/>
          <w:lang w:eastAsia="ja-JP"/>
        </w:rPr>
        <w:t>Ecotone plot</w:t>
      </w:r>
      <w:r w:rsidR="002E730F" w:rsidRPr="002E730F">
        <w:rPr>
          <w:rFonts w:eastAsia="ＭＳ 明朝"/>
          <w:lang w:eastAsia="ja-JP"/>
        </w:rPr>
        <w:t>) have been combined into a single two-panel figure. The total number of figures in the main text has thus decreased</w:t>
      </w:r>
      <w:r w:rsidR="002E730F" w:rsidRPr="00390F3A">
        <w:rPr>
          <w:rFonts w:eastAsia="ＭＳ 明朝"/>
          <w:u w:val="single"/>
          <w:lang w:eastAsia="ja-JP"/>
        </w:rPr>
        <w:t xml:space="preserve"> from 13 to 10. </w:t>
      </w:r>
      <w:r w:rsidR="002E730F" w:rsidRPr="002E730F">
        <w:rPr>
          <w:rFonts w:eastAsia="ＭＳ 明朝"/>
          <w:lang w:eastAsia="ja-JP"/>
        </w:rPr>
        <w:t>The main text now refers readers to the Supplementary Material where appropriate.</w:t>
      </w:r>
    </w:p>
    <w:p w14:paraId="5C6FE168" w14:textId="77777777" w:rsidR="001A3DBA" w:rsidRPr="001A3DBA" w:rsidRDefault="001A3DBA" w:rsidP="00390F3A">
      <w:pPr>
        <w:pStyle w:val="2"/>
        <w:rPr>
          <w:rFonts w:eastAsia="ＭＳ 明朝"/>
        </w:rPr>
      </w:pPr>
      <w:r>
        <w:rPr>
          <w:rFonts w:eastAsia="ＭＳ 明朝"/>
        </w:rPr>
        <w:t>Comment 6 (Results, L268–269 and L280–281):</w:t>
      </w:r>
    </w:p>
    <w:p w14:paraId="4B27286D" w14:textId="77777777" w:rsidR="001A3DBA" w:rsidRPr="001A3DBA" w:rsidRDefault="001A3DBA" w:rsidP="00A0736B">
      <w:pPr>
        <w:pStyle w:val="af1"/>
        <w:ind w:leftChars="59" w:left="284" w:hanging="142"/>
        <w:rPr>
          <w:rFonts w:eastAsia="ＭＳ 明朝"/>
          <w:lang w:eastAsia="ja-JP"/>
        </w:rPr>
      </w:pPr>
      <w:r>
        <w:rPr>
          <w:rFonts w:eastAsia="ＭＳ 明朝"/>
          <w:lang w:eastAsia="ja-JP"/>
        </w:rPr>
        <w:t>"</w:t>
      </w:r>
      <w:r w:rsidRPr="00E92BF1">
        <w:rPr>
          <w:rFonts w:eastAsia="ＭＳ 明朝"/>
          <w:i/>
          <w:iCs/>
          <w:lang w:eastAsia="ja-JP"/>
        </w:rPr>
        <w:t>This is the first time you have mentioned these statistical tests. All statistics used should be described in the Methods section and not in the Results section. This as well applies to equations (for instance L293).</w:t>
      </w:r>
      <w:r>
        <w:rPr>
          <w:rFonts w:eastAsia="ＭＳ 明朝"/>
          <w:lang w:eastAsia="ja-JP"/>
        </w:rPr>
        <w:t>"</w:t>
      </w:r>
    </w:p>
    <w:p w14:paraId="3846BFAE" w14:textId="3F98DE7C" w:rsidR="001A3DBA" w:rsidRPr="001A3DBA" w:rsidRDefault="001A3DBA" w:rsidP="00A0736B">
      <w:pPr>
        <w:pStyle w:val="af1"/>
        <w:ind w:leftChars="59" w:left="284" w:hanging="142"/>
        <w:rPr>
          <w:rFonts w:eastAsia="ＭＳ 明朝"/>
          <w:lang w:eastAsia="ja-JP"/>
        </w:rPr>
      </w:pPr>
      <w:r>
        <w:rPr>
          <w:rFonts w:eastAsia="ＭＳ 明朝"/>
          <w:b/>
          <w:bCs/>
          <w:lang w:eastAsia="ja-JP"/>
        </w:rPr>
        <w:lastRenderedPageBreak/>
        <w:t xml:space="preserve">Response: </w:t>
      </w:r>
      <w:r w:rsidR="00BB72D0">
        <w:rPr>
          <w:rFonts w:eastAsia="ＭＳ 明朝" w:hint="eastAsia"/>
          <w:color w:val="EE0000"/>
          <w:lang w:eastAsia="ja-JP"/>
        </w:rPr>
        <w:t>（</w:t>
      </w:r>
      <w:r w:rsidR="00BB72D0">
        <w:rPr>
          <w:rFonts w:eastAsia="ＭＳ 明朝" w:hint="eastAsia"/>
          <w:color w:val="EE0000"/>
          <w:lang w:eastAsia="ja-JP"/>
        </w:rPr>
        <w:t>ver.2_</w:t>
      </w:r>
      <w:r w:rsidR="00BD7910">
        <w:rPr>
          <w:rFonts w:eastAsia="ＭＳ 明朝" w:hint="eastAsia"/>
          <w:color w:val="EE0000"/>
          <w:lang w:eastAsia="ja-JP"/>
        </w:rPr>
        <w:t>L18</w:t>
      </w:r>
      <w:r w:rsidR="003C1821">
        <w:rPr>
          <w:rFonts w:eastAsia="ＭＳ 明朝" w:hint="eastAsia"/>
          <w:color w:val="EE0000"/>
          <w:lang w:eastAsia="ja-JP"/>
        </w:rPr>
        <w:t>7</w:t>
      </w:r>
      <w:r w:rsidR="00BD7910">
        <w:rPr>
          <w:rFonts w:eastAsia="ＭＳ 明朝" w:hint="eastAsia"/>
          <w:color w:val="EE0000"/>
          <w:lang w:eastAsia="ja-JP"/>
        </w:rPr>
        <w:t>-2</w:t>
      </w:r>
      <w:r w:rsidR="003C1821">
        <w:rPr>
          <w:rFonts w:eastAsia="ＭＳ 明朝" w:hint="eastAsia"/>
          <w:color w:val="EE0000"/>
          <w:lang w:eastAsia="ja-JP"/>
        </w:rPr>
        <w:t>13</w:t>
      </w:r>
      <w:r w:rsidR="00BB72D0">
        <w:rPr>
          <w:rFonts w:eastAsia="ＭＳ 明朝" w:hint="eastAsia"/>
          <w:color w:val="EE0000"/>
          <w:lang w:eastAsia="ja-JP"/>
        </w:rPr>
        <w:t>）</w:t>
      </w:r>
      <w:r>
        <w:rPr>
          <w:rFonts w:eastAsia="ＭＳ 明朝"/>
          <w:lang w:eastAsia="ja-JP"/>
        </w:rPr>
        <w:t>We have added a new subsection (</w:t>
      </w:r>
      <w:r w:rsidR="00BD7910">
        <w:rPr>
          <w:rFonts w:eastAsia="ＭＳ 明朝"/>
          <w:lang w:eastAsia="ja-JP"/>
        </w:rPr>
        <w:t>“</w:t>
      </w:r>
      <w:r w:rsidRPr="009C0340">
        <w:rPr>
          <w:rFonts w:eastAsia="ＭＳ 明朝"/>
          <w:color w:val="EE0000"/>
          <w:lang w:eastAsia="ja-JP"/>
        </w:rPr>
        <w:t>Section 2.5</w:t>
      </w:r>
      <w:r w:rsidR="00BD7910">
        <w:rPr>
          <w:rFonts w:eastAsia="ＭＳ 明朝" w:hint="eastAsia"/>
          <w:color w:val="EE0000"/>
          <w:lang w:eastAsia="ja-JP"/>
        </w:rPr>
        <w:t xml:space="preserve"> </w:t>
      </w:r>
      <w:r w:rsidRPr="00BD7910">
        <w:rPr>
          <w:rFonts w:eastAsia="ＭＳ 明朝"/>
          <w:color w:val="EE0000"/>
          <w:lang w:eastAsia="ja-JP"/>
        </w:rPr>
        <w:t>S</w:t>
      </w:r>
      <w:r w:rsidRPr="00390F3A">
        <w:rPr>
          <w:rFonts w:eastAsia="ＭＳ 明朝"/>
          <w:color w:val="EE0000"/>
          <w:lang w:eastAsia="ja-JP"/>
        </w:rPr>
        <w:t>tatistical Analysis</w:t>
      </w:r>
      <w:r>
        <w:rPr>
          <w:rFonts w:eastAsia="ＭＳ 明朝"/>
          <w:lang w:eastAsia="ja-JP"/>
        </w:rPr>
        <w:t>") to the Methods section, which describes the use of Tukey's multiple comparison test (for comparing dead-tree proportions among plots), the Kolmogorov-Smirnov test (for testing normality of the estimated death-year distribution), and the demographic rate equations (Condit et al., 1999). References to these tests in the Results section now cite this Methods subsection. A comment marking this required addition is included in the revised manuscript.</w:t>
      </w:r>
    </w:p>
    <w:p w14:paraId="0D344723" w14:textId="77777777" w:rsidR="001A3DBA" w:rsidRPr="001A3DBA" w:rsidRDefault="001A3DBA" w:rsidP="00390F3A">
      <w:pPr>
        <w:pStyle w:val="2"/>
        <w:rPr>
          <w:rFonts w:eastAsia="ＭＳ 明朝"/>
        </w:rPr>
      </w:pPr>
      <w:r>
        <w:rPr>
          <w:rFonts w:eastAsia="ＭＳ 明朝"/>
        </w:rPr>
        <w:t>Comment 7 (Discussion, L367–371):</w:t>
      </w:r>
    </w:p>
    <w:p w14:paraId="2999C3C9" w14:textId="77777777" w:rsidR="001A3DBA" w:rsidRPr="002B6334" w:rsidRDefault="001A3DBA" w:rsidP="00A0736B">
      <w:pPr>
        <w:pStyle w:val="af1"/>
        <w:ind w:leftChars="59" w:left="284" w:hanging="142"/>
        <w:rPr>
          <w:rFonts w:eastAsia="ＭＳ 明朝"/>
          <w:i/>
          <w:iCs/>
          <w:lang w:eastAsia="ja-JP"/>
        </w:rPr>
      </w:pPr>
      <w:r w:rsidRPr="002B6334">
        <w:rPr>
          <w:rFonts w:eastAsia="ＭＳ 明朝"/>
          <w:i/>
          <w:iCs/>
          <w:lang w:eastAsia="ja-JP"/>
        </w:rPr>
        <w:t xml:space="preserve">"This part addresses A. </w:t>
      </w:r>
      <w:proofErr w:type="spellStart"/>
      <w:r w:rsidRPr="002B6334">
        <w:rPr>
          <w:rFonts w:eastAsia="ＭＳ 明朝"/>
          <w:i/>
          <w:iCs/>
          <w:lang w:eastAsia="ja-JP"/>
        </w:rPr>
        <w:t>mariesii</w:t>
      </w:r>
      <w:proofErr w:type="spellEnd"/>
      <w:r w:rsidRPr="002B6334">
        <w:rPr>
          <w:rFonts w:eastAsia="ＭＳ 明朝"/>
          <w:i/>
          <w:iCs/>
          <w:lang w:eastAsia="ja-JP"/>
        </w:rPr>
        <w:t xml:space="preserve"> and its decline, so it seems more reasonable to </w:t>
      </w:r>
      <w:r w:rsidRPr="00E65FD7">
        <w:rPr>
          <w:rFonts w:eastAsia="ＭＳ 明朝"/>
          <w:i/>
          <w:iCs/>
          <w:highlight w:val="yellow"/>
          <w:lang w:eastAsia="ja-JP"/>
        </w:rPr>
        <w:t>include it in the</w:t>
      </w:r>
      <w:r w:rsidRPr="002B6334">
        <w:rPr>
          <w:rFonts w:eastAsia="ＭＳ 明朝"/>
          <w:i/>
          <w:iCs/>
          <w:lang w:eastAsia="ja-JP"/>
        </w:rPr>
        <w:t xml:space="preserve"> previous subchapter 4.3, no?"</w:t>
      </w:r>
    </w:p>
    <w:p w14:paraId="0AF8C718" w14:textId="0480BFA9" w:rsidR="001A3DBA" w:rsidRPr="001A3DBA" w:rsidRDefault="001A3DBA" w:rsidP="00A0736B">
      <w:pPr>
        <w:pStyle w:val="af1"/>
        <w:ind w:leftChars="59" w:left="284" w:hanging="142"/>
        <w:rPr>
          <w:rFonts w:eastAsia="ＭＳ 明朝"/>
          <w:lang w:eastAsia="ja-JP"/>
        </w:rPr>
      </w:pPr>
      <w:r>
        <w:rPr>
          <w:rFonts w:eastAsia="ＭＳ 明朝"/>
          <w:b/>
          <w:bCs/>
          <w:lang w:eastAsia="ja-JP"/>
        </w:rPr>
        <w:t xml:space="preserve">Response: </w:t>
      </w:r>
      <w:r w:rsidR="00BB72D0">
        <w:rPr>
          <w:rFonts w:eastAsia="ＭＳ 明朝" w:hint="eastAsia"/>
          <w:color w:val="EE0000"/>
          <w:lang w:eastAsia="ja-JP"/>
        </w:rPr>
        <w:t>（</w:t>
      </w:r>
      <w:r w:rsidR="00BB72D0">
        <w:rPr>
          <w:rFonts w:eastAsia="ＭＳ 明朝" w:hint="eastAsia"/>
          <w:color w:val="EE0000"/>
          <w:lang w:eastAsia="ja-JP"/>
        </w:rPr>
        <w:t>ver.2_L</w:t>
      </w:r>
      <w:r w:rsidR="00482B26">
        <w:rPr>
          <w:rFonts w:eastAsia="ＭＳ 明朝" w:hint="eastAsia"/>
          <w:color w:val="EE0000"/>
          <w:lang w:eastAsia="ja-JP"/>
        </w:rPr>
        <w:t>4</w:t>
      </w:r>
      <w:r w:rsidR="00B05FE8">
        <w:rPr>
          <w:rFonts w:eastAsia="ＭＳ 明朝" w:hint="eastAsia"/>
          <w:color w:val="EE0000"/>
          <w:lang w:eastAsia="ja-JP"/>
        </w:rPr>
        <w:t>42</w:t>
      </w:r>
      <w:r w:rsidR="00482B26">
        <w:rPr>
          <w:rFonts w:eastAsia="ＭＳ 明朝" w:hint="eastAsia"/>
          <w:color w:val="EE0000"/>
          <w:lang w:eastAsia="ja-JP"/>
        </w:rPr>
        <w:t>-4</w:t>
      </w:r>
      <w:r w:rsidR="00B05FE8">
        <w:rPr>
          <w:rFonts w:eastAsia="ＭＳ 明朝" w:hint="eastAsia"/>
          <w:color w:val="EE0000"/>
          <w:lang w:eastAsia="ja-JP"/>
        </w:rPr>
        <w:t>46</w:t>
      </w:r>
      <w:r w:rsidR="00BB72D0">
        <w:rPr>
          <w:rFonts w:eastAsia="ＭＳ 明朝" w:hint="eastAsia"/>
          <w:color w:val="EE0000"/>
          <w:lang w:eastAsia="ja-JP"/>
        </w:rPr>
        <w:t>）</w:t>
      </w:r>
      <w:r>
        <w:rPr>
          <w:rFonts w:eastAsia="ＭＳ 明朝"/>
          <w:lang w:eastAsia="ja-JP"/>
        </w:rPr>
        <w:t xml:space="preserve">The opening paragraph of Section 4.4 (beginning with </w:t>
      </w:r>
      <w:r w:rsidRPr="00390F3A">
        <w:rPr>
          <w:rFonts w:eastAsia="ＭＳ 明朝"/>
          <w:color w:val="EE0000"/>
          <w:lang w:eastAsia="ja-JP"/>
        </w:rPr>
        <w:t>"</w:t>
      </w:r>
      <w:r w:rsidRPr="00390F3A">
        <w:rPr>
          <w:rFonts w:eastAsia="ＭＳ 明朝"/>
          <w:i/>
          <w:iCs/>
          <w:color w:val="EE0000"/>
          <w:lang w:eastAsia="ja-JP"/>
        </w:rPr>
        <w:t xml:space="preserve">A. </w:t>
      </w:r>
      <w:proofErr w:type="spellStart"/>
      <w:r w:rsidRPr="00390F3A">
        <w:rPr>
          <w:rFonts w:eastAsia="ＭＳ 明朝"/>
          <w:i/>
          <w:iCs/>
          <w:color w:val="EE0000"/>
          <w:lang w:eastAsia="ja-JP"/>
        </w:rPr>
        <w:t>mariesii</w:t>
      </w:r>
      <w:proofErr w:type="spellEnd"/>
      <w:r w:rsidRPr="00390F3A">
        <w:rPr>
          <w:rFonts w:eastAsia="ＭＳ 明朝"/>
          <w:i/>
          <w:iCs/>
          <w:color w:val="EE0000"/>
          <w:lang w:eastAsia="ja-JP"/>
        </w:rPr>
        <w:t xml:space="preserve"> </w:t>
      </w:r>
      <w:r w:rsidRPr="00390F3A">
        <w:rPr>
          <w:rFonts w:eastAsia="ＭＳ 明朝"/>
          <w:color w:val="EE0000"/>
          <w:lang w:eastAsia="ja-JP"/>
        </w:rPr>
        <w:t>is ecologically adapted to heavy snow environments..."</w:t>
      </w:r>
      <w:r>
        <w:rPr>
          <w:rFonts w:eastAsia="ＭＳ 明朝"/>
          <w:lang w:eastAsia="ja-JP"/>
        </w:rPr>
        <w:t>), which discusses the species' ecological adaptation and the role of temperature as the primary stressor, has been moved to the end of Section 4.3. This relocation is noted with a comment in the revised manuscript. The remaining content of Section 4.4 now focuses more coherently on the broader forest zone shift.</w:t>
      </w:r>
    </w:p>
    <w:p w14:paraId="04FAABBB" w14:textId="77777777" w:rsidR="001A3DBA" w:rsidRPr="001A3DBA" w:rsidRDefault="001A3DBA" w:rsidP="00390F3A">
      <w:pPr>
        <w:pStyle w:val="2"/>
        <w:rPr>
          <w:rFonts w:eastAsia="ＭＳ 明朝"/>
        </w:rPr>
      </w:pPr>
      <w:r>
        <w:rPr>
          <w:rFonts w:eastAsia="ＭＳ 明朝"/>
        </w:rPr>
        <w:t>Comment 8 (Discussion, L379):</w:t>
      </w:r>
    </w:p>
    <w:p w14:paraId="1F9AC767" w14:textId="77777777" w:rsidR="001A3DBA" w:rsidRPr="002B6334" w:rsidRDefault="001A3DBA" w:rsidP="00A0736B">
      <w:pPr>
        <w:pStyle w:val="af1"/>
        <w:ind w:leftChars="59" w:left="284" w:hanging="142"/>
        <w:rPr>
          <w:rFonts w:eastAsia="ＭＳ 明朝"/>
          <w:i/>
          <w:iCs/>
          <w:lang w:eastAsia="ja-JP"/>
        </w:rPr>
      </w:pPr>
      <w:r w:rsidRPr="002B6334">
        <w:rPr>
          <w:rFonts w:eastAsia="ＭＳ 明朝"/>
          <w:i/>
          <w:iCs/>
          <w:lang w:eastAsia="ja-JP"/>
        </w:rPr>
        <w:t xml:space="preserve">"I would generally agree. However, you showed that A. </w:t>
      </w:r>
      <w:proofErr w:type="spellStart"/>
      <w:r w:rsidRPr="002B6334">
        <w:rPr>
          <w:rFonts w:eastAsia="ＭＳ 明朝"/>
          <w:i/>
          <w:iCs/>
          <w:lang w:eastAsia="ja-JP"/>
        </w:rPr>
        <w:t>mariesii</w:t>
      </w:r>
      <w:proofErr w:type="spellEnd"/>
      <w:r w:rsidRPr="002B6334">
        <w:rPr>
          <w:rFonts w:eastAsia="ＭＳ 明朝"/>
          <w:i/>
          <w:iCs/>
          <w:lang w:eastAsia="ja-JP"/>
        </w:rPr>
        <w:t xml:space="preserve"> is recruiting at the timberline, so this might indicate its migration towards higher elevations where thermal conditions are more favorable for its growth?"</w:t>
      </w:r>
    </w:p>
    <w:p w14:paraId="08349182" w14:textId="77777777" w:rsidR="00C830DF" w:rsidRDefault="001A3DBA" w:rsidP="00C40533">
      <w:pPr>
        <w:pStyle w:val="af1"/>
        <w:ind w:leftChars="59" w:left="284" w:hanging="142"/>
        <w:rPr>
          <w:rFonts w:eastAsiaTheme="minorEastAsia"/>
          <w:color w:val="EE0000"/>
          <w:lang w:eastAsia="ja-JP"/>
        </w:rPr>
      </w:pPr>
      <w:r>
        <w:rPr>
          <w:rFonts w:eastAsia="ＭＳ 明朝"/>
          <w:b/>
          <w:bCs/>
          <w:lang w:eastAsia="ja-JP"/>
        </w:rPr>
        <w:t>Response:</w:t>
      </w:r>
      <w:r>
        <w:rPr>
          <w:rFonts w:eastAsia="ＭＳ 明朝"/>
          <w:lang w:eastAsia="ja-JP"/>
        </w:rPr>
        <w:t xml:space="preserve"> </w:t>
      </w:r>
      <w:r w:rsidR="00962E15">
        <w:rPr>
          <w:rFonts w:eastAsia="ＭＳ 明朝" w:hint="eastAsia"/>
          <w:lang w:eastAsia="ja-JP"/>
        </w:rPr>
        <w:t xml:space="preserve">We </w:t>
      </w:r>
      <w:r w:rsidR="00CA1E06">
        <w:rPr>
          <w:rFonts w:eastAsia="ＭＳ 明朝" w:hint="eastAsia"/>
          <w:lang w:eastAsia="ja-JP"/>
        </w:rPr>
        <w:t xml:space="preserve">have </w:t>
      </w:r>
      <w:r w:rsidR="00CA3FB8">
        <w:rPr>
          <w:rFonts w:eastAsia="ＭＳ 明朝" w:hint="eastAsia"/>
          <w:lang w:eastAsia="ja-JP"/>
        </w:rPr>
        <w:t xml:space="preserve">newly </w:t>
      </w:r>
      <w:r w:rsidR="00962E15" w:rsidRPr="009C0340">
        <w:rPr>
          <w:rFonts w:eastAsiaTheme="minorEastAsia"/>
          <w:color w:val="EE0000"/>
          <w:lang w:eastAsia="ja-JP"/>
        </w:rPr>
        <w:t>examine</w:t>
      </w:r>
      <w:r w:rsidR="00962E15">
        <w:rPr>
          <w:rFonts w:eastAsiaTheme="minorEastAsia" w:hint="eastAsia"/>
          <w:color w:val="EE0000"/>
          <w:lang w:eastAsia="ja-JP"/>
        </w:rPr>
        <w:t>d</w:t>
      </w:r>
      <w:r w:rsidR="00962E15" w:rsidRPr="009C0340">
        <w:rPr>
          <w:rFonts w:eastAsiaTheme="minorEastAsia"/>
          <w:color w:val="EE0000"/>
          <w:lang w:eastAsia="ja-JP"/>
        </w:rPr>
        <w:t xml:space="preserve"> the relationships between </w:t>
      </w:r>
      <w:r w:rsidR="00962E15" w:rsidRPr="009C0340">
        <w:rPr>
          <w:rFonts w:eastAsiaTheme="minorEastAsia"/>
          <w:i/>
          <w:iCs/>
          <w:color w:val="EE0000"/>
          <w:lang w:eastAsia="ja-JP"/>
        </w:rPr>
        <w:t xml:space="preserve">A. </w:t>
      </w:r>
      <w:proofErr w:type="spellStart"/>
      <w:r w:rsidR="00962E15" w:rsidRPr="009C0340">
        <w:rPr>
          <w:rFonts w:eastAsiaTheme="minorEastAsia"/>
          <w:i/>
          <w:iCs/>
          <w:color w:val="EE0000"/>
          <w:lang w:eastAsia="ja-JP"/>
        </w:rPr>
        <w:t>mariesii</w:t>
      </w:r>
      <w:proofErr w:type="spellEnd"/>
      <w:r w:rsidR="00962E15" w:rsidRPr="009C0340">
        <w:rPr>
          <w:rFonts w:eastAsiaTheme="minorEastAsia"/>
          <w:color w:val="EE0000"/>
          <w:lang w:eastAsia="ja-JP"/>
        </w:rPr>
        <w:t xml:space="preserve"> demographic rates and climate variables</w:t>
      </w:r>
      <w:r w:rsidR="00C35ABC">
        <w:rPr>
          <w:rFonts w:eastAsiaTheme="minorEastAsia" w:hint="eastAsia"/>
          <w:color w:val="EE0000"/>
          <w:lang w:eastAsia="ja-JP"/>
        </w:rPr>
        <w:t xml:space="preserve"> </w:t>
      </w:r>
      <w:r w:rsidR="00C830DF">
        <w:rPr>
          <w:rFonts w:eastAsiaTheme="minorEastAsia" w:hint="eastAsia"/>
          <w:color w:val="EE0000"/>
          <w:lang w:eastAsia="ja-JP"/>
        </w:rPr>
        <w:t>.</w:t>
      </w:r>
    </w:p>
    <w:p w14:paraId="77CC2F46" w14:textId="671A47C5" w:rsidR="00C830DF" w:rsidRDefault="00124E99" w:rsidP="00C40533">
      <w:pPr>
        <w:pStyle w:val="af1"/>
        <w:ind w:leftChars="59" w:left="284" w:hanging="142"/>
        <w:rPr>
          <w:rFonts w:eastAsiaTheme="minorEastAsia"/>
          <w:color w:val="EE0000"/>
          <w:lang w:eastAsia="ja-JP"/>
        </w:rPr>
      </w:pPr>
      <w:r w:rsidRPr="00621062">
        <w:rPr>
          <w:rFonts w:eastAsiaTheme="minorEastAsia" w:hint="eastAsia"/>
          <w:color w:val="000000" w:themeColor="text1"/>
          <w:lang w:eastAsia="ja-JP"/>
        </w:rPr>
        <w:lastRenderedPageBreak/>
        <w:t>Methods</w:t>
      </w:r>
      <w:r w:rsidR="00786D6B" w:rsidRPr="00621062">
        <w:rPr>
          <w:rFonts w:eastAsiaTheme="minorEastAsia" w:hint="eastAsia"/>
          <w:color w:val="000000" w:themeColor="text1"/>
          <w:lang w:eastAsia="ja-JP"/>
        </w:rPr>
        <w:t>;</w:t>
      </w:r>
      <w:r w:rsidRPr="00621062">
        <w:rPr>
          <w:rFonts w:eastAsiaTheme="minorEastAsia" w:hint="eastAsia"/>
          <w:color w:val="000000" w:themeColor="text1"/>
          <w:lang w:eastAsia="ja-JP"/>
        </w:rPr>
        <w:t xml:space="preserve"> ver.2 L206-</w:t>
      </w:r>
      <w:r w:rsidR="00C35ABC" w:rsidRPr="00621062">
        <w:rPr>
          <w:rFonts w:eastAsiaTheme="minorEastAsia" w:hint="eastAsia"/>
          <w:color w:val="000000" w:themeColor="text1"/>
          <w:lang w:eastAsia="ja-JP"/>
        </w:rPr>
        <w:t>212</w:t>
      </w:r>
      <w:r w:rsidR="00C40533" w:rsidRPr="00621062">
        <w:rPr>
          <w:rFonts w:eastAsiaTheme="minorEastAsia" w:hint="eastAsia"/>
          <w:color w:val="000000" w:themeColor="text1"/>
          <w:lang w:eastAsia="ja-JP"/>
        </w:rPr>
        <w:t xml:space="preserve"> </w:t>
      </w:r>
      <w:r w:rsidR="00C40533">
        <w:rPr>
          <w:rFonts w:eastAsiaTheme="minorEastAsia"/>
          <w:color w:val="EE0000"/>
          <w:lang w:eastAsia="ja-JP"/>
        </w:rPr>
        <w:t>“</w:t>
      </w:r>
      <w:r w:rsidR="00D07F3C" w:rsidRPr="009C0340">
        <w:rPr>
          <w:rFonts w:eastAsiaTheme="minorEastAsia"/>
          <w:color w:val="EE0000"/>
          <w:lang w:eastAsia="ja-JP"/>
        </w:rPr>
        <w:t xml:space="preserve">To examine the relationships between </w:t>
      </w:r>
      <w:r w:rsidR="00D07F3C" w:rsidRPr="009C0340">
        <w:rPr>
          <w:rFonts w:eastAsiaTheme="minorEastAsia"/>
          <w:i/>
          <w:iCs/>
          <w:color w:val="EE0000"/>
          <w:lang w:eastAsia="ja-JP"/>
        </w:rPr>
        <w:t xml:space="preserve">A. </w:t>
      </w:r>
      <w:proofErr w:type="spellStart"/>
      <w:r w:rsidR="00D07F3C" w:rsidRPr="009C0340">
        <w:rPr>
          <w:rFonts w:eastAsiaTheme="minorEastAsia"/>
          <w:i/>
          <w:iCs/>
          <w:color w:val="EE0000"/>
          <w:lang w:eastAsia="ja-JP"/>
        </w:rPr>
        <w:t>mariesii</w:t>
      </w:r>
      <w:proofErr w:type="spellEnd"/>
      <w:r w:rsidR="00D07F3C" w:rsidRPr="009C0340">
        <w:rPr>
          <w:rFonts w:eastAsiaTheme="minorEastAsia"/>
          <w:color w:val="EE0000"/>
          <w:lang w:eastAsia="ja-JP"/>
        </w:rPr>
        <w:t xml:space="preserve"> demographic rates and climate variables,</w:t>
      </w:r>
      <w:r w:rsidR="00C830DF">
        <w:rPr>
          <w:rFonts w:eastAsiaTheme="minorEastAsia"/>
          <w:color w:val="EE0000"/>
          <w:lang w:eastAsia="ja-JP"/>
        </w:rPr>
        <w:t>…</w:t>
      </w:r>
      <w:r w:rsidR="00C830DF">
        <w:rPr>
          <w:rFonts w:eastAsiaTheme="minorEastAsia" w:hint="eastAsia"/>
          <w:color w:val="EE0000"/>
          <w:lang w:eastAsia="ja-JP"/>
        </w:rPr>
        <w:t>.</w:t>
      </w:r>
      <w:r w:rsidR="00C830DF" w:rsidRPr="009C0340">
        <w:rPr>
          <w:rFonts w:eastAsiaTheme="minorEastAsia"/>
          <w:color w:val="EE0000"/>
          <w:lang w:eastAsia="ja-JP"/>
        </w:rPr>
        <w:t xml:space="preserve"> for multiple comparisons was applied.</w:t>
      </w:r>
      <w:r w:rsidR="00C40533">
        <w:rPr>
          <w:rFonts w:eastAsiaTheme="minorEastAsia"/>
          <w:color w:val="EE0000"/>
          <w:lang w:eastAsia="ja-JP"/>
        </w:rPr>
        <w:t>”</w:t>
      </w:r>
      <w:r w:rsidR="00C35ABC">
        <w:rPr>
          <w:rFonts w:eastAsiaTheme="minorEastAsia" w:hint="eastAsia"/>
          <w:color w:val="EE0000"/>
          <w:lang w:eastAsia="ja-JP"/>
        </w:rPr>
        <w:t>,</w:t>
      </w:r>
    </w:p>
    <w:p w14:paraId="38B3C1AE" w14:textId="2E04BF8F" w:rsidR="0097019D" w:rsidRDefault="00786D6B" w:rsidP="00C40533">
      <w:pPr>
        <w:pStyle w:val="af1"/>
        <w:ind w:leftChars="59" w:left="284" w:hanging="142"/>
        <w:rPr>
          <w:rFonts w:eastAsia="ＭＳ 明朝"/>
          <w:lang w:eastAsia="ja-JP"/>
        </w:rPr>
      </w:pPr>
      <w:r w:rsidRPr="00621062">
        <w:rPr>
          <w:rFonts w:eastAsiaTheme="minorEastAsia" w:hint="eastAsia"/>
          <w:color w:val="000000" w:themeColor="text1"/>
          <w:lang w:eastAsia="ja-JP"/>
        </w:rPr>
        <w:t xml:space="preserve"> Table and text; </w:t>
      </w:r>
      <w:r w:rsidR="00AC6BCA" w:rsidRPr="00621062">
        <w:rPr>
          <w:rFonts w:eastAsiaTheme="minorEastAsia" w:hint="eastAsia"/>
          <w:color w:val="000000" w:themeColor="text1"/>
          <w:lang w:eastAsia="ja-JP"/>
        </w:rPr>
        <w:t xml:space="preserve">ver.2 L </w:t>
      </w:r>
      <w:r w:rsidR="00C35ABC" w:rsidRPr="00621062">
        <w:rPr>
          <w:rFonts w:eastAsiaTheme="minorEastAsia" w:hint="eastAsia"/>
          <w:color w:val="000000" w:themeColor="text1"/>
          <w:lang w:eastAsia="ja-JP"/>
        </w:rPr>
        <w:t>345-362</w:t>
      </w:r>
      <w:r w:rsidR="00FF23F2">
        <w:rPr>
          <w:rFonts w:eastAsiaTheme="minorEastAsia"/>
          <w:color w:val="EE0000"/>
          <w:lang w:eastAsia="ja-JP"/>
        </w:rPr>
        <w:t>”</w:t>
      </w:r>
      <w:r w:rsidR="00FF23F2" w:rsidRPr="00FF23F2">
        <w:rPr>
          <w:rFonts w:eastAsiaTheme="minorEastAsia"/>
          <w:color w:val="EE0000"/>
          <w:lang w:eastAsia="ja-JP"/>
        </w:rPr>
        <w:t xml:space="preserve"> </w:t>
      </w:r>
      <w:r w:rsidR="00BF01EC">
        <w:rPr>
          <w:rFonts w:eastAsiaTheme="minorEastAsia" w:hint="eastAsia"/>
          <w:color w:val="EE0000"/>
          <w:lang w:eastAsia="ja-JP"/>
        </w:rPr>
        <w:t>T</w:t>
      </w:r>
      <w:r w:rsidR="00FF23F2" w:rsidRPr="009C0340">
        <w:rPr>
          <w:rFonts w:eastAsiaTheme="minorEastAsia"/>
          <w:color w:val="EE0000"/>
          <w:lang w:eastAsia="ja-JP"/>
        </w:rPr>
        <w:t xml:space="preserve">able 6. Pearson correlation coefficients between </w:t>
      </w:r>
      <w:proofErr w:type="spellStart"/>
      <w:r w:rsidR="00FF23F2" w:rsidRPr="009C0340">
        <w:rPr>
          <w:rFonts w:eastAsiaTheme="minorEastAsia"/>
          <w:color w:val="EE0000"/>
          <w:lang w:eastAsia="ja-JP"/>
        </w:rPr>
        <w:t>climat</w:t>
      </w:r>
      <w:proofErr w:type="spellEnd"/>
      <w:r w:rsidR="00BF01EC">
        <w:rPr>
          <w:rFonts w:eastAsiaTheme="minorEastAsia"/>
          <w:color w:val="EE0000"/>
          <w:lang w:eastAsia="ja-JP"/>
        </w:rPr>
        <w:t>…</w:t>
      </w:r>
      <w:r w:rsidR="00BF01EC">
        <w:rPr>
          <w:rFonts w:eastAsiaTheme="minorEastAsia" w:hint="eastAsia"/>
          <w:color w:val="EE0000"/>
          <w:lang w:eastAsia="ja-JP"/>
        </w:rPr>
        <w:t>..</w:t>
      </w:r>
      <w:r w:rsidR="00B70374" w:rsidRPr="00B70374">
        <w:rPr>
          <w:rFonts w:eastAsiaTheme="minorEastAsia"/>
          <w:color w:val="EE0000"/>
          <w:sz w:val="20"/>
          <w:szCs w:val="20"/>
          <w:lang w:eastAsia="ja-JP"/>
        </w:rPr>
        <w:t xml:space="preserve"> </w:t>
      </w:r>
      <w:r w:rsidR="00B70374" w:rsidRPr="00FC51AB">
        <w:rPr>
          <w:rFonts w:eastAsiaTheme="minorEastAsia"/>
          <w:color w:val="EE0000"/>
          <w:lang w:eastAsia="ja-JP"/>
        </w:rPr>
        <w:t xml:space="preserve">Among the correlations between </w:t>
      </w:r>
      <w:r w:rsidR="00B70374" w:rsidRPr="00FC51AB">
        <w:rPr>
          <w:rFonts w:eastAsiaTheme="minorEastAsia"/>
          <w:i/>
          <w:iCs/>
          <w:color w:val="EE0000"/>
          <w:lang w:eastAsia="ja-JP"/>
        </w:rPr>
        <w:t xml:space="preserve">A. </w:t>
      </w:r>
      <w:proofErr w:type="spellStart"/>
      <w:r w:rsidR="00B70374" w:rsidRPr="00FC51AB">
        <w:rPr>
          <w:rFonts w:eastAsiaTheme="minorEastAsia"/>
          <w:i/>
          <w:iCs/>
          <w:color w:val="EE0000"/>
          <w:lang w:eastAsia="ja-JP"/>
        </w:rPr>
        <w:t>mariesii</w:t>
      </w:r>
      <w:proofErr w:type="spellEnd"/>
      <w:r w:rsidR="00B70374" w:rsidRPr="00FC51AB">
        <w:rPr>
          <w:rFonts w:eastAsiaTheme="minorEastAsia"/>
          <w:color w:val="EE0000"/>
          <w:lang w:eastAsia="ja-JP"/>
        </w:rPr>
        <w:t xml:space="preserve"> demographic rates and interval-mean climate variables (Table 6), mortality rate (M) showed the strongest associations with climate</w:t>
      </w:r>
      <w:r w:rsidR="00AC6BCA" w:rsidRPr="00FC51AB">
        <w:rPr>
          <w:rFonts w:eastAsiaTheme="minorEastAsia"/>
          <w:color w:val="EE0000"/>
          <w:lang w:eastAsia="ja-JP"/>
        </w:rPr>
        <w:t>…</w:t>
      </w:r>
      <w:r w:rsidR="00AC6BCA" w:rsidRPr="00FC51AB">
        <w:rPr>
          <w:rFonts w:eastAsiaTheme="minorEastAsia" w:hint="eastAsia"/>
          <w:color w:val="EE0000"/>
          <w:lang w:eastAsia="ja-JP"/>
        </w:rPr>
        <w:t>..</w:t>
      </w:r>
      <w:r w:rsidR="00C40533" w:rsidRPr="00FC51AB">
        <w:rPr>
          <w:rFonts w:eastAsiaTheme="minorEastAsia"/>
          <w:color w:val="EE0000"/>
          <w:lang w:eastAsia="ja-JP"/>
        </w:rPr>
        <w:t xml:space="preserve"> in any plot or in the pooled analysis.</w:t>
      </w:r>
      <w:r w:rsidR="00FF23F2">
        <w:rPr>
          <w:rFonts w:eastAsiaTheme="minorEastAsia"/>
          <w:color w:val="EE0000"/>
          <w:lang w:eastAsia="ja-JP"/>
        </w:rPr>
        <w:t>”</w:t>
      </w:r>
      <w:r w:rsidR="00C35ABC">
        <w:rPr>
          <w:rFonts w:eastAsiaTheme="minorEastAsia" w:hint="eastAsia"/>
          <w:color w:val="EE0000"/>
          <w:lang w:eastAsia="ja-JP"/>
        </w:rPr>
        <w:t xml:space="preserve"> </w:t>
      </w:r>
      <w:r w:rsidR="00124E99">
        <w:rPr>
          <w:rFonts w:eastAsiaTheme="minorEastAsia" w:hint="eastAsia"/>
          <w:color w:val="EE0000"/>
          <w:lang w:eastAsia="ja-JP"/>
        </w:rPr>
        <w:t>)</w:t>
      </w:r>
    </w:p>
    <w:p w14:paraId="33151723" w14:textId="77777777" w:rsidR="001A3DBA" w:rsidRPr="001A3DBA" w:rsidRDefault="001A3DBA" w:rsidP="00390F3A">
      <w:pPr>
        <w:pStyle w:val="2"/>
        <w:rPr>
          <w:rFonts w:eastAsia="ＭＳ 明朝"/>
        </w:rPr>
      </w:pPr>
      <w:r>
        <w:rPr>
          <w:rFonts w:eastAsia="ＭＳ 明朝"/>
        </w:rPr>
        <w:t>Comment 9 (Conclusions):</w:t>
      </w:r>
    </w:p>
    <w:p w14:paraId="4B255F9F" w14:textId="77777777" w:rsidR="001A3DBA" w:rsidRPr="002B6334" w:rsidRDefault="001A3DBA" w:rsidP="00A0736B">
      <w:pPr>
        <w:pStyle w:val="af1"/>
        <w:ind w:leftChars="59" w:left="284" w:hanging="142"/>
        <w:rPr>
          <w:rFonts w:eastAsia="ＭＳ 明朝"/>
          <w:i/>
          <w:iCs/>
          <w:lang w:eastAsia="ja-JP"/>
        </w:rPr>
      </w:pPr>
      <w:r w:rsidRPr="002B6334">
        <w:rPr>
          <w:rFonts w:eastAsia="ＭＳ 明朝"/>
          <w:i/>
          <w:iCs/>
          <w:lang w:eastAsia="ja-JP"/>
        </w:rPr>
        <w:t xml:space="preserve">"Are there any simulations based on species distribution models available for the focal tree species Abies </w:t>
      </w:r>
      <w:proofErr w:type="spellStart"/>
      <w:r w:rsidRPr="002B6334">
        <w:rPr>
          <w:rFonts w:eastAsia="ＭＳ 明朝"/>
          <w:i/>
          <w:iCs/>
          <w:lang w:eastAsia="ja-JP"/>
        </w:rPr>
        <w:t>mariesii</w:t>
      </w:r>
      <w:proofErr w:type="spellEnd"/>
      <w:r w:rsidRPr="002B6334">
        <w:rPr>
          <w:rFonts w:eastAsia="ＭＳ 明朝"/>
          <w:i/>
          <w:iCs/>
          <w:lang w:eastAsia="ja-JP"/>
        </w:rPr>
        <w:t xml:space="preserve"> for this territory or Japan in general? It would be nice to support your main findings with model predictions."</w:t>
      </w:r>
    </w:p>
    <w:p w14:paraId="1C458D40" w14:textId="39E00845" w:rsidR="00767020" w:rsidRDefault="001A3DBA" w:rsidP="007B39DF">
      <w:pPr>
        <w:pStyle w:val="af1"/>
        <w:ind w:leftChars="59" w:left="284" w:hanging="142"/>
        <w:rPr>
          <w:rFonts w:eastAsia="ＭＳ 明朝"/>
          <w:lang w:eastAsia="ja-JP"/>
        </w:rPr>
      </w:pPr>
      <w:r>
        <w:rPr>
          <w:rFonts w:eastAsia="ＭＳ 明朝"/>
          <w:b/>
          <w:bCs/>
          <w:lang w:eastAsia="ja-JP"/>
        </w:rPr>
        <w:t>Response:</w:t>
      </w:r>
      <w:r w:rsidRPr="00146EE5">
        <w:rPr>
          <w:rFonts w:eastAsia="ＭＳ 明朝"/>
          <w:lang w:eastAsia="ja-JP"/>
        </w:rPr>
        <w:t xml:space="preserve"> </w:t>
      </w:r>
      <w:r w:rsidR="00BB72D0">
        <w:rPr>
          <w:rFonts w:eastAsia="ＭＳ 明朝" w:hint="eastAsia"/>
          <w:color w:val="EE0000"/>
          <w:lang w:eastAsia="ja-JP"/>
        </w:rPr>
        <w:t>（</w:t>
      </w:r>
      <w:r w:rsidR="00BB72D0">
        <w:rPr>
          <w:rFonts w:eastAsia="ＭＳ 明朝" w:hint="eastAsia"/>
          <w:color w:val="EE0000"/>
          <w:lang w:eastAsia="ja-JP"/>
        </w:rPr>
        <w:t>ver.2_L</w:t>
      </w:r>
      <w:r w:rsidR="00FD5403">
        <w:rPr>
          <w:rFonts w:eastAsia="ＭＳ 明朝" w:hint="eastAsia"/>
          <w:color w:val="EE0000"/>
          <w:lang w:eastAsia="ja-JP"/>
        </w:rPr>
        <w:t>4</w:t>
      </w:r>
      <w:r w:rsidR="00621062">
        <w:rPr>
          <w:rFonts w:eastAsia="ＭＳ 明朝" w:hint="eastAsia"/>
          <w:color w:val="EE0000"/>
          <w:lang w:eastAsia="ja-JP"/>
        </w:rPr>
        <w:t>85</w:t>
      </w:r>
      <w:r w:rsidR="00FD5403">
        <w:rPr>
          <w:rFonts w:eastAsia="ＭＳ 明朝" w:hint="eastAsia"/>
          <w:color w:val="EE0000"/>
          <w:lang w:eastAsia="ja-JP"/>
        </w:rPr>
        <w:t>-4</w:t>
      </w:r>
      <w:r w:rsidR="00621062">
        <w:rPr>
          <w:rFonts w:eastAsia="ＭＳ 明朝" w:hint="eastAsia"/>
          <w:color w:val="EE0000"/>
          <w:lang w:eastAsia="ja-JP"/>
        </w:rPr>
        <w:t>88</w:t>
      </w:r>
      <w:r w:rsidR="00BB72D0">
        <w:rPr>
          <w:rFonts w:eastAsia="ＭＳ 明朝" w:hint="eastAsia"/>
          <w:color w:val="EE0000"/>
          <w:lang w:eastAsia="ja-JP"/>
        </w:rPr>
        <w:t>）</w:t>
      </w:r>
      <w:r w:rsidR="002373AC" w:rsidRPr="00146EE5">
        <w:rPr>
          <w:rFonts w:eastAsia="ＭＳ 明朝"/>
          <w:lang w:eastAsia="ja-JP"/>
        </w:rPr>
        <w:t xml:space="preserve">We have added </w:t>
      </w:r>
      <w:r w:rsidR="009E5F04" w:rsidRPr="0006455B">
        <w:rPr>
          <w:rFonts w:eastAsia="ＭＳ 明朝"/>
          <w:lang w:eastAsia="ja-JP"/>
        </w:rPr>
        <w:t>SDM references</w:t>
      </w:r>
      <w:r w:rsidR="009E5F04" w:rsidRPr="009E5F04">
        <w:rPr>
          <w:rFonts w:eastAsia="ＭＳ 明朝"/>
          <w:lang w:eastAsia="ja-JP"/>
        </w:rPr>
        <w:t xml:space="preserve"> </w:t>
      </w:r>
      <w:r w:rsidR="009E5F04">
        <w:rPr>
          <w:rFonts w:eastAsia="ＭＳ 明朝" w:hint="eastAsia"/>
          <w:lang w:eastAsia="ja-JP"/>
        </w:rPr>
        <w:t xml:space="preserve">and </w:t>
      </w:r>
      <w:r w:rsidR="002373AC" w:rsidRPr="00146EE5">
        <w:rPr>
          <w:rFonts w:eastAsia="ＭＳ 明朝"/>
          <w:lang w:eastAsia="ja-JP"/>
        </w:rPr>
        <w:t xml:space="preserve">a sentence to the </w:t>
      </w:r>
      <w:r w:rsidR="002373AC" w:rsidRPr="00524A38">
        <w:rPr>
          <w:rFonts w:eastAsia="ＭＳ 明朝"/>
          <w:b/>
          <w:bCs/>
          <w:lang w:eastAsia="ja-JP"/>
        </w:rPr>
        <w:t>Conclusions</w:t>
      </w:r>
      <w:r w:rsidR="002373AC" w:rsidRPr="00146EE5">
        <w:rPr>
          <w:rFonts w:eastAsia="ＭＳ 明朝"/>
          <w:lang w:eastAsia="ja-JP"/>
        </w:rPr>
        <w:t xml:space="preserve"> referring to species distribution model predictions for subalpine conifers in Japan under future warming scenarios. </w:t>
      </w:r>
    </w:p>
    <w:p w14:paraId="13657CAB" w14:textId="0874261A" w:rsidR="00767020" w:rsidRPr="00617524" w:rsidRDefault="00F20F5C" w:rsidP="00767020">
      <w:pPr>
        <w:pStyle w:val="a0"/>
        <w:rPr>
          <w:rFonts w:eastAsiaTheme="minorEastAsia"/>
          <w:lang w:eastAsia="ja-JP"/>
        </w:rPr>
      </w:pPr>
      <w:r w:rsidRPr="00146EE5">
        <w:rPr>
          <w:rFonts w:eastAsiaTheme="minorEastAsia"/>
          <w:lang w:eastAsia="ja-JP"/>
        </w:rPr>
        <w:t>“</w:t>
      </w:r>
      <w:r w:rsidR="00767020" w:rsidRPr="00390F3A">
        <w:rPr>
          <w:color w:val="EE0000"/>
        </w:rPr>
        <w:t>These field-based findings are consistent with species distribution model projections, which predict a substantial upward contraction of suitable habitat for subalpine conifers</w:t>
      </w:r>
      <w:r w:rsidR="00767020" w:rsidRPr="00390F3A">
        <w:rPr>
          <w:i/>
          <w:iCs/>
          <w:color w:val="EE0000"/>
        </w:rPr>
        <w:t xml:space="preserve"> </w:t>
      </w:r>
      <w:r w:rsidR="00767020" w:rsidRPr="00390F3A">
        <w:rPr>
          <w:color w:val="EE0000"/>
        </w:rPr>
        <w:t xml:space="preserve">under future warming scenarios in Japan (Tanaka et al., 2012; </w:t>
      </w:r>
      <w:proofErr w:type="spellStart"/>
      <w:r w:rsidR="00767020" w:rsidRPr="00390F3A">
        <w:rPr>
          <w:color w:val="EE0000"/>
        </w:rPr>
        <w:t>Tsuyama</w:t>
      </w:r>
      <w:proofErr w:type="spellEnd"/>
      <w:r w:rsidR="00767020" w:rsidRPr="00390F3A">
        <w:rPr>
          <w:color w:val="EE0000"/>
        </w:rPr>
        <w:t xml:space="preserve"> et al., 2015).</w:t>
      </w:r>
      <w:r w:rsidRPr="00617524">
        <w:rPr>
          <w:rFonts w:eastAsiaTheme="minorEastAsia"/>
          <w:lang w:eastAsia="ja-JP"/>
        </w:rPr>
        <w:t>”</w:t>
      </w:r>
      <w:r w:rsidR="00767020" w:rsidRPr="00617524">
        <w:t xml:space="preserve"> </w:t>
      </w:r>
    </w:p>
    <w:p w14:paraId="4D4F6409" w14:textId="77777777" w:rsidR="008134B2" w:rsidRPr="00D26E71" w:rsidRDefault="008134B2" w:rsidP="00390F3A">
      <w:pPr>
        <w:pStyle w:val="a0"/>
        <w:spacing w:line="240" w:lineRule="auto"/>
        <w:ind w:hanging="284"/>
        <w:rPr>
          <w:rFonts w:eastAsiaTheme="minorEastAsia"/>
          <w:lang w:eastAsia="ja-JP"/>
        </w:rPr>
      </w:pPr>
    </w:p>
    <w:p w14:paraId="4452FDBA" w14:textId="01208059" w:rsidR="007D376F" w:rsidRDefault="00D33097">
      <w:pPr>
        <w:pStyle w:val="a0"/>
        <w:spacing w:line="240" w:lineRule="auto"/>
        <w:ind w:firstLine="142"/>
        <w:rPr>
          <w:rFonts w:eastAsia="ＭＳ 明朝"/>
          <w:lang w:eastAsia="ja-JP"/>
        </w:rPr>
      </w:pPr>
      <w:r>
        <w:rPr>
          <w:rFonts w:eastAsia="ＭＳ 明朝"/>
          <w:lang w:eastAsia="ja-JP"/>
        </w:rPr>
        <w:t>Furthermore,</w:t>
      </w:r>
      <w:r w:rsidR="00D26E71">
        <w:rPr>
          <w:rFonts w:eastAsia="ＭＳ 明朝" w:hint="eastAsia"/>
          <w:lang w:eastAsia="ja-JP"/>
        </w:rPr>
        <w:t xml:space="preserve"> we </w:t>
      </w:r>
      <w:r w:rsidR="0089340B">
        <w:rPr>
          <w:rFonts w:eastAsia="ＭＳ 明朝" w:hint="eastAsia"/>
          <w:lang w:eastAsia="ja-JP"/>
        </w:rPr>
        <w:t xml:space="preserve">have added </w:t>
      </w:r>
      <w:r w:rsidR="007D376F">
        <w:rPr>
          <w:rFonts w:eastAsia="ＭＳ 明朝"/>
          <w:lang w:eastAsia="ja-JP"/>
        </w:rPr>
        <w:t xml:space="preserve"> a</w:t>
      </w:r>
      <w:r w:rsidR="007D376F">
        <w:rPr>
          <w:rFonts w:eastAsia="ＭＳ 明朝" w:hint="eastAsia"/>
          <w:lang w:eastAsia="ja-JP"/>
        </w:rPr>
        <w:t xml:space="preserve"> </w:t>
      </w:r>
      <w:r w:rsidR="007D376F" w:rsidRPr="0006455B">
        <w:rPr>
          <w:rFonts w:eastAsia="ＭＳ 明朝"/>
          <w:lang w:eastAsia="ja-JP"/>
        </w:rPr>
        <w:t>SDM reference</w:t>
      </w:r>
      <w:r w:rsidR="0089340B">
        <w:rPr>
          <w:rFonts w:eastAsia="ＭＳ 明朝" w:hint="eastAsia"/>
          <w:lang w:eastAsia="ja-JP"/>
        </w:rPr>
        <w:t xml:space="preserve"> for </w:t>
      </w:r>
      <w:r w:rsidR="007D376F">
        <w:rPr>
          <w:rFonts w:eastAsia="ＭＳ 明朝" w:hint="eastAsia"/>
          <w:lang w:eastAsia="ja-JP"/>
        </w:rPr>
        <w:t xml:space="preserve"> </w:t>
      </w:r>
      <w:r w:rsidR="007D376F" w:rsidRPr="00146EE5">
        <w:rPr>
          <w:rFonts w:eastAsia="ＭＳ 明朝"/>
          <w:i/>
          <w:iCs/>
          <w:lang w:eastAsia="ja-JP"/>
        </w:rPr>
        <w:t>Fagus crenata</w:t>
      </w:r>
      <w:r w:rsidR="007D376F">
        <w:rPr>
          <w:rFonts w:eastAsia="ＭＳ 明朝" w:hint="eastAsia"/>
          <w:lang w:eastAsia="ja-JP"/>
        </w:rPr>
        <w:t xml:space="preserve">  in </w:t>
      </w:r>
      <w:r w:rsidR="00551C62">
        <w:rPr>
          <w:rFonts w:eastAsia="ＭＳ 明朝" w:hint="eastAsia"/>
          <w:lang w:eastAsia="ja-JP"/>
        </w:rPr>
        <w:t xml:space="preserve">section of </w:t>
      </w:r>
      <w:r w:rsidR="00551C62" w:rsidRPr="00146EE5">
        <w:rPr>
          <w:rFonts w:eastAsia="ＭＳ 明朝"/>
          <w:b/>
          <w:bCs/>
          <w:lang w:eastAsia="ja-JP"/>
        </w:rPr>
        <w:t>4.4 Forest zone shift</w:t>
      </w:r>
      <w:r w:rsidR="0089340B" w:rsidRPr="00146EE5">
        <w:rPr>
          <w:rFonts w:eastAsia="ＭＳ 明朝"/>
          <w:lang w:eastAsia="ja-JP"/>
        </w:rPr>
        <w:t xml:space="preserve"> </w:t>
      </w:r>
    </w:p>
    <w:p w14:paraId="7ACE6FCE" w14:textId="71931CF6" w:rsidR="00F24BFF" w:rsidRDefault="00F24BFF" w:rsidP="00390F3A">
      <w:pPr>
        <w:pStyle w:val="a0"/>
        <w:spacing w:line="240" w:lineRule="auto"/>
        <w:ind w:firstLine="142"/>
        <w:rPr>
          <w:rFonts w:eastAsia="ＭＳ 明朝"/>
          <w:lang w:eastAsia="ja-JP"/>
        </w:rPr>
      </w:pPr>
      <w:r>
        <w:rPr>
          <w:rFonts w:eastAsia="ＭＳ 明朝" w:hint="eastAsia"/>
          <w:color w:val="EE0000"/>
          <w:lang w:eastAsia="ja-JP"/>
        </w:rPr>
        <w:t>（</w:t>
      </w:r>
      <w:r>
        <w:rPr>
          <w:rFonts w:eastAsia="ＭＳ 明朝" w:hint="eastAsia"/>
          <w:color w:val="EE0000"/>
          <w:lang w:eastAsia="ja-JP"/>
        </w:rPr>
        <w:t>ver.2_L</w:t>
      </w:r>
      <w:r w:rsidR="00307D3B">
        <w:rPr>
          <w:rFonts w:eastAsia="ＭＳ 明朝" w:hint="eastAsia"/>
          <w:color w:val="EE0000"/>
          <w:lang w:eastAsia="ja-JP"/>
        </w:rPr>
        <w:t>4</w:t>
      </w:r>
      <w:r w:rsidR="0028498C">
        <w:rPr>
          <w:rFonts w:eastAsia="ＭＳ 明朝" w:hint="eastAsia"/>
          <w:color w:val="EE0000"/>
          <w:lang w:eastAsia="ja-JP"/>
        </w:rPr>
        <w:t>53-455</w:t>
      </w:r>
      <w:r>
        <w:rPr>
          <w:rFonts w:eastAsia="ＭＳ 明朝" w:hint="eastAsia"/>
          <w:color w:val="EE0000"/>
          <w:lang w:eastAsia="ja-JP"/>
        </w:rPr>
        <w:t>）</w:t>
      </w:r>
    </w:p>
    <w:p w14:paraId="6FCFBF16" w14:textId="33A8802A" w:rsidR="008134B2" w:rsidRDefault="008134B2" w:rsidP="00146EE5">
      <w:pPr>
        <w:pStyle w:val="a0"/>
        <w:spacing w:line="240" w:lineRule="auto"/>
        <w:rPr>
          <w:rFonts w:eastAsia="ＭＳ 明朝"/>
          <w:color w:val="EE0000"/>
          <w:lang w:eastAsia="ja-JP"/>
        </w:rPr>
      </w:pPr>
      <w:r w:rsidRPr="00390F3A">
        <w:rPr>
          <w:rFonts w:eastAsia="ＭＳ 明朝"/>
          <w:color w:val="EE0000"/>
          <w:lang w:eastAsia="ja-JP"/>
        </w:rPr>
        <w:t xml:space="preserve">“The vigorous growth of </w:t>
      </w:r>
      <w:r w:rsidRPr="00390F3A">
        <w:rPr>
          <w:rFonts w:eastAsia="ＭＳ 明朝"/>
          <w:i/>
          <w:iCs/>
          <w:color w:val="EE0000"/>
          <w:lang w:eastAsia="ja-JP"/>
        </w:rPr>
        <w:t>F. crenata</w:t>
      </w:r>
      <w:r w:rsidRPr="00390F3A">
        <w:rPr>
          <w:rFonts w:eastAsia="ＭＳ 明朝"/>
          <w:color w:val="EE0000"/>
          <w:lang w:eastAsia="ja-JP"/>
        </w:rPr>
        <w:t xml:space="preserve"> in the Ecotone plot is consistent with its known thermal niche, which is strongly governed by </w:t>
      </w:r>
      <w:r w:rsidR="00E07B20">
        <w:rPr>
          <w:rFonts w:eastAsia="ＭＳ 明朝"/>
          <w:color w:val="EE0000"/>
          <w:lang w:eastAsia="ja-JP"/>
        </w:rPr>
        <w:t>WI</w:t>
      </w:r>
      <w:r w:rsidRPr="00390F3A">
        <w:rPr>
          <w:rFonts w:eastAsia="ＭＳ 明朝"/>
          <w:color w:val="EE0000"/>
          <w:lang w:eastAsia="ja-JP"/>
        </w:rPr>
        <w:t xml:space="preserve"> (Matsui et al., 200</w:t>
      </w:r>
      <w:r w:rsidR="008E5F0D">
        <w:rPr>
          <w:rFonts w:eastAsia="ＭＳ 明朝" w:hint="eastAsia"/>
          <w:color w:val="EE0000"/>
          <w:lang w:eastAsia="ja-JP"/>
        </w:rPr>
        <w:t>9</w:t>
      </w:r>
      <w:r w:rsidRPr="00390F3A">
        <w:rPr>
          <w:rFonts w:eastAsia="ＭＳ 明朝"/>
          <w:color w:val="EE0000"/>
          <w:lang w:eastAsia="ja-JP"/>
        </w:rPr>
        <w:t>).”</w:t>
      </w:r>
    </w:p>
    <w:p w14:paraId="0534F948" w14:textId="77777777" w:rsidR="00E50560" w:rsidRDefault="00E50560" w:rsidP="00146EE5">
      <w:pPr>
        <w:pStyle w:val="a0"/>
        <w:spacing w:line="240" w:lineRule="auto"/>
        <w:rPr>
          <w:rFonts w:eastAsia="ＭＳ 明朝"/>
          <w:color w:val="EE0000"/>
          <w:lang w:eastAsia="ja-JP"/>
        </w:rPr>
      </w:pPr>
    </w:p>
    <w:p w14:paraId="71943A96" w14:textId="54D1E703" w:rsidR="00826718" w:rsidRDefault="00826718" w:rsidP="00146EE5">
      <w:pPr>
        <w:pStyle w:val="a0"/>
        <w:spacing w:line="240" w:lineRule="auto"/>
        <w:rPr>
          <w:rFonts w:eastAsia="ＭＳ 明朝"/>
          <w:b/>
          <w:bCs/>
          <w:lang w:eastAsia="ja-JP"/>
        </w:rPr>
      </w:pPr>
      <w:r w:rsidRPr="00146EE5">
        <w:rPr>
          <w:rFonts w:eastAsia="ＭＳ 明朝"/>
          <w:lang w:eastAsia="ja-JP"/>
        </w:rPr>
        <w:lastRenderedPageBreak/>
        <w:t xml:space="preserve">and </w:t>
      </w:r>
      <w:r w:rsidRPr="009C0340">
        <w:rPr>
          <w:rFonts w:eastAsia="ＭＳ 明朝"/>
          <w:b/>
          <w:bCs/>
          <w:sz w:val="28"/>
          <w:szCs w:val="28"/>
          <w:lang w:eastAsia="ja-JP"/>
        </w:rPr>
        <w:t>Reference</w:t>
      </w:r>
      <w:r>
        <w:rPr>
          <w:rFonts w:eastAsia="ＭＳ 明朝" w:hint="eastAsia"/>
          <w:b/>
          <w:bCs/>
          <w:lang w:eastAsia="ja-JP"/>
        </w:rPr>
        <w:t>.</w:t>
      </w:r>
    </w:p>
    <w:p w14:paraId="6BCD7989" w14:textId="77777777" w:rsidR="004403C0" w:rsidRDefault="004403C0" w:rsidP="00146EE5">
      <w:pPr>
        <w:pStyle w:val="a0"/>
        <w:spacing w:line="240" w:lineRule="auto"/>
        <w:rPr>
          <w:rFonts w:eastAsia="ＭＳ 明朝"/>
          <w:b/>
          <w:bCs/>
          <w:lang w:eastAsia="ja-JP"/>
        </w:rPr>
      </w:pPr>
    </w:p>
    <w:p w14:paraId="717E8D4E" w14:textId="77777777" w:rsidR="00E50560" w:rsidRDefault="00E50560" w:rsidP="009C0340">
      <w:pPr>
        <w:pStyle w:val="af1"/>
        <w:spacing w:line="240" w:lineRule="auto"/>
        <w:ind w:leftChars="59" w:left="994" w:hanging="852"/>
        <w:rPr>
          <w:rFonts w:eastAsia="ＭＳ 明朝"/>
          <w:color w:val="EE0000"/>
          <w:lang w:eastAsia="ja-JP"/>
        </w:rPr>
      </w:pPr>
      <w:r w:rsidRPr="00003DE6">
        <w:rPr>
          <w:rFonts w:eastAsia="ＭＳ 明朝"/>
          <w:color w:val="EE0000"/>
          <w:lang w:eastAsia="ja-JP"/>
        </w:rPr>
        <w:t xml:space="preserve">Matsui, T., Yagihashi, T., Nakaya, T., Tanaka, N., </w:t>
      </w:r>
      <w:proofErr w:type="spellStart"/>
      <w:r w:rsidRPr="00003DE6">
        <w:rPr>
          <w:rFonts w:eastAsia="ＭＳ 明朝"/>
          <w:color w:val="EE0000"/>
          <w:lang w:eastAsia="ja-JP"/>
        </w:rPr>
        <w:t>Taoda</w:t>
      </w:r>
      <w:proofErr w:type="spellEnd"/>
      <w:r w:rsidRPr="00003DE6">
        <w:rPr>
          <w:rFonts w:eastAsia="ＭＳ 明朝"/>
          <w:color w:val="EE0000"/>
          <w:lang w:eastAsia="ja-JP"/>
        </w:rPr>
        <w:t xml:space="preserve">, H., 2004. </w:t>
      </w:r>
      <w:r w:rsidRPr="00390F3A">
        <w:rPr>
          <w:rFonts w:eastAsia="ＭＳ 明朝"/>
          <w:color w:val="EE0000"/>
          <w:lang w:eastAsia="ja-JP"/>
        </w:rPr>
        <w:t xml:space="preserve">Climatic controls on distribution of Fagus crenata forests in Japan. Journal of Vegetation Science 15, 57–66. </w:t>
      </w:r>
      <w:hyperlink r:id="rId42" w:history="1">
        <w:r w:rsidRPr="00390F3A">
          <w:rPr>
            <w:rStyle w:val="a7"/>
            <w:rFonts w:eastAsia="ＭＳ 明朝"/>
            <w:color w:val="EE0000"/>
            <w:lang w:eastAsia="ja-JP"/>
          </w:rPr>
          <w:t>https://doi.org/10.1111/j.1654-1103.2004.tb02237.x</w:t>
        </w:r>
      </w:hyperlink>
    </w:p>
    <w:p w14:paraId="433D221E" w14:textId="77777777" w:rsidR="00E50560" w:rsidRDefault="00E50560" w:rsidP="00FD02A3">
      <w:pPr>
        <w:pStyle w:val="af1"/>
        <w:spacing w:line="240" w:lineRule="auto"/>
        <w:ind w:left="284" w:hanging="284"/>
        <w:rPr>
          <w:rFonts w:eastAsia="ＭＳ 明朝"/>
          <w:color w:val="EE0000"/>
          <w:lang w:eastAsia="ja-JP"/>
        </w:rPr>
      </w:pPr>
    </w:p>
    <w:p w14:paraId="6AAC7A85" w14:textId="17F5940B" w:rsidR="00FD02A3" w:rsidRDefault="00FD02A3" w:rsidP="009C0340">
      <w:pPr>
        <w:pStyle w:val="af1"/>
        <w:spacing w:line="240" w:lineRule="auto"/>
        <w:ind w:left="284" w:hanging="142"/>
        <w:rPr>
          <w:rFonts w:eastAsia="ＭＳ 明朝"/>
          <w:color w:val="EE0000"/>
          <w:lang w:eastAsia="ja-JP"/>
        </w:rPr>
      </w:pPr>
      <w:r w:rsidRPr="009C0340">
        <w:rPr>
          <w:rFonts w:eastAsia="ＭＳ 明朝"/>
          <w:color w:val="EE0000"/>
          <w:lang w:eastAsia="ja-JP"/>
        </w:rPr>
        <w:t xml:space="preserve">Tanaka, N., Nakao, K., </w:t>
      </w:r>
      <w:proofErr w:type="spellStart"/>
      <w:r w:rsidRPr="009C0340">
        <w:rPr>
          <w:rFonts w:eastAsia="ＭＳ 明朝"/>
          <w:color w:val="EE0000"/>
          <w:lang w:eastAsia="ja-JP"/>
        </w:rPr>
        <w:t>Tsuyama</w:t>
      </w:r>
      <w:proofErr w:type="spellEnd"/>
      <w:r w:rsidRPr="009C0340">
        <w:rPr>
          <w:rFonts w:eastAsia="ＭＳ 明朝"/>
          <w:color w:val="EE0000"/>
          <w:lang w:eastAsia="ja-JP"/>
        </w:rPr>
        <w:t xml:space="preserve">, I., Higa, M., </w:t>
      </w:r>
      <w:proofErr w:type="spellStart"/>
      <w:r w:rsidRPr="009C0340">
        <w:rPr>
          <w:rFonts w:eastAsia="ＭＳ 明朝"/>
          <w:color w:val="EE0000"/>
          <w:lang w:eastAsia="ja-JP"/>
        </w:rPr>
        <w:t>Nakazono</w:t>
      </w:r>
      <w:proofErr w:type="spellEnd"/>
      <w:r w:rsidRPr="009C0340">
        <w:rPr>
          <w:rFonts w:eastAsia="ＭＳ 明朝"/>
          <w:color w:val="EE0000"/>
          <w:lang w:eastAsia="ja-JP"/>
        </w:rPr>
        <w:t xml:space="preserve">, E., Matsui, T., 2012. </w:t>
      </w:r>
      <w:r w:rsidRPr="00390F3A">
        <w:rPr>
          <w:rFonts w:eastAsia="ＭＳ 明朝"/>
          <w:color w:val="EE0000"/>
          <w:lang w:eastAsia="ja-JP"/>
        </w:rPr>
        <w:t xml:space="preserve">Predicting the impact of climate change on potential habitats of fir (Abies) species in Japan and on the East Asian continent. Procedia Environmental Sciences 13, 455–466. </w:t>
      </w:r>
      <w:hyperlink r:id="rId43" w:history="1">
        <w:r w:rsidRPr="00390F3A">
          <w:rPr>
            <w:rStyle w:val="a7"/>
            <w:rFonts w:eastAsia="ＭＳ 明朝"/>
            <w:color w:val="EE0000"/>
            <w:lang w:eastAsia="ja-JP"/>
          </w:rPr>
          <w:t>https://doi.org/10.1016/j.proenv.2012.01.039</w:t>
        </w:r>
      </w:hyperlink>
    </w:p>
    <w:p w14:paraId="0ECDC4A2" w14:textId="77777777" w:rsidR="00FD02A3" w:rsidRPr="00390F3A" w:rsidRDefault="00FD02A3" w:rsidP="00FD02A3">
      <w:pPr>
        <w:pStyle w:val="af1"/>
        <w:spacing w:line="240" w:lineRule="auto"/>
        <w:ind w:left="284" w:hanging="284"/>
        <w:rPr>
          <w:rFonts w:eastAsia="ＭＳ 明朝"/>
          <w:color w:val="EE0000"/>
          <w:lang w:eastAsia="ja-JP"/>
        </w:rPr>
      </w:pPr>
    </w:p>
    <w:p w14:paraId="75E52B29" w14:textId="77777777" w:rsidR="00FD02A3" w:rsidRPr="00390F3A" w:rsidRDefault="00FD02A3" w:rsidP="00FD02A3">
      <w:pPr>
        <w:pStyle w:val="af1"/>
        <w:spacing w:line="240" w:lineRule="auto"/>
        <w:ind w:leftChars="59" w:left="426" w:hanging="284"/>
        <w:rPr>
          <w:rFonts w:eastAsia="ＭＳ 明朝"/>
          <w:color w:val="EE0000"/>
          <w:lang w:eastAsia="ja-JP"/>
        </w:rPr>
      </w:pPr>
      <w:proofErr w:type="spellStart"/>
      <w:r w:rsidRPr="00390F3A">
        <w:rPr>
          <w:rFonts w:eastAsia="ＭＳ 明朝"/>
          <w:color w:val="EE0000"/>
          <w:lang w:eastAsia="ja-JP"/>
        </w:rPr>
        <w:t>Tsuyama</w:t>
      </w:r>
      <w:proofErr w:type="spellEnd"/>
      <w:r w:rsidRPr="00390F3A">
        <w:rPr>
          <w:rFonts w:eastAsia="ＭＳ 明朝"/>
          <w:color w:val="EE0000"/>
          <w:lang w:eastAsia="ja-JP"/>
        </w:rPr>
        <w:t>, I., Higa, M., Nakao, K., Matsui, T., Horikawa, M., Tanaka, N., 2015. How will subalpine conifer distributions be affected by climate change? Impact assessment for spatial conservation planning. Regional Environmental Change 15, 393–404.</w:t>
      </w:r>
      <w:r w:rsidRPr="00390F3A">
        <w:rPr>
          <w:color w:val="EE0000"/>
        </w:rPr>
        <w:t xml:space="preserve"> </w:t>
      </w:r>
      <w:r w:rsidRPr="00390F3A">
        <w:rPr>
          <w:rFonts w:eastAsia="ＭＳ 明朝"/>
          <w:color w:val="EE0000"/>
          <w:lang w:eastAsia="ja-JP"/>
        </w:rPr>
        <w:t>https://doi.org/10.1007/s10113-014-0641-9</w:t>
      </w:r>
    </w:p>
    <w:p w14:paraId="7ACF9DA6" w14:textId="77777777" w:rsidR="00FD02A3" w:rsidRPr="00FD02A3" w:rsidRDefault="00FD02A3" w:rsidP="00146EE5">
      <w:pPr>
        <w:pStyle w:val="a0"/>
        <w:spacing w:line="240" w:lineRule="auto"/>
        <w:rPr>
          <w:rFonts w:eastAsiaTheme="minorEastAsia"/>
          <w:color w:val="EE0000"/>
          <w:lang w:eastAsia="ja-JP"/>
        </w:rPr>
      </w:pPr>
    </w:p>
    <w:p w14:paraId="293040B0" w14:textId="77777777" w:rsidR="00CE1ED6" w:rsidRPr="00390F3A" w:rsidRDefault="00CE1ED6" w:rsidP="00146EE5">
      <w:pPr>
        <w:pStyle w:val="af1"/>
        <w:spacing w:line="240" w:lineRule="auto"/>
        <w:ind w:leftChars="59" w:left="284" w:hanging="142"/>
        <w:rPr>
          <w:rFonts w:eastAsia="ＭＳ 明朝"/>
          <w:color w:val="EE0000"/>
          <w:lang w:eastAsia="ja-JP"/>
        </w:rPr>
      </w:pPr>
    </w:p>
    <w:p w14:paraId="64541673" w14:textId="33856A28" w:rsidR="002468A4" w:rsidRDefault="00583533" w:rsidP="00DA3B33">
      <w:pPr>
        <w:pStyle w:val="af1"/>
        <w:spacing w:before="0" w:after="0" w:line="240" w:lineRule="auto"/>
        <w:ind w:left="862" w:firstLine="0"/>
        <w:jc w:val="center"/>
        <w:rPr>
          <w:rFonts w:eastAsia="ＭＳ 明朝"/>
          <w:lang w:eastAsia="ja-JP"/>
        </w:rPr>
      </w:pPr>
      <w:r>
        <w:rPr>
          <w:rFonts w:eastAsia="ＭＳ 明朝" w:hint="eastAsia"/>
          <w:lang w:eastAsia="ja-JP"/>
        </w:rPr>
        <w:t xml:space="preserve">-END </w:t>
      </w:r>
      <w:r w:rsidR="00CE1ED6">
        <w:rPr>
          <w:rFonts w:eastAsia="ＭＳ 明朝" w:hint="eastAsia"/>
          <w:lang w:eastAsia="ja-JP"/>
        </w:rPr>
        <w:t xml:space="preserve">for </w:t>
      </w:r>
      <w:r w:rsidR="00CE1ED6" w:rsidRPr="00A81950">
        <w:rPr>
          <w:rFonts w:eastAsia="ＭＳ 明朝"/>
          <w:lang w:eastAsia="ja-JP"/>
        </w:rPr>
        <w:t>Response to Reviewer</w:t>
      </w:r>
      <w:r w:rsidR="00CE1ED6">
        <w:rPr>
          <w:rFonts w:eastAsia="ＭＳ 明朝" w:hint="eastAsia"/>
          <w:lang w:eastAsia="ja-JP"/>
        </w:rPr>
        <w:t xml:space="preserve"> 1 </w:t>
      </w:r>
      <w:r>
        <w:rPr>
          <w:rFonts w:eastAsia="ＭＳ 明朝" w:hint="eastAsia"/>
          <w:lang w:eastAsia="ja-JP"/>
        </w:rPr>
        <w:t>-</w:t>
      </w:r>
    </w:p>
    <w:p w14:paraId="54099738" w14:textId="77777777" w:rsidR="002468A4" w:rsidRDefault="002468A4">
      <w:pPr>
        <w:spacing w:before="0" w:after="0" w:line="240" w:lineRule="auto"/>
        <w:ind w:firstLine="0"/>
        <w:rPr>
          <w:rFonts w:eastAsia="ＭＳ 明朝"/>
          <w:lang w:eastAsia="ja-JP"/>
        </w:rPr>
      </w:pPr>
      <w:r>
        <w:rPr>
          <w:rFonts w:eastAsia="ＭＳ 明朝"/>
          <w:lang w:eastAsia="ja-JP"/>
        </w:rPr>
        <w:br w:type="page"/>
      </w:r>
    </w:p>
    <w:p w14:paraId="32025A9E" w14:textId="2127A485" w:rsidR="00D84874" w:rsidRPr="00534EBC" w:rsidRDefault="00D84874" w:rsidP="00390F3A">
      <w:pPr>
        <w:pStyle w:val="af1"/>
        <w:spacing w:before="0" w:after="0" w:line="240" w:lineRule="auto"/>
        <w:ind w:left="862" w:firstLine="0"/>
        <w:jc w:val="center"/>
        <w:rPr>
          <w:rFonts w:eastAsia="ＭＳ 明朝"/>
          <w:lang w:eastAsia="ja-JP"/>
        </w:rPr>
      </w:pPr>
    </w:p>
    <w:p w14:paraId="6391095F" w14:textId="142962CD" w:rsidR="001A3DBA" w:rsidRPr="001A3DBA" w:rsidRDefault="001A3DBA" w:rsidP="00A0736B">
      <w:pPr>
        <w:pStyle w:val="1"/>
        <w:ind w:leftChars="59" w:left="284" w:hanging="142"/>
        <w:rPr>
          <w:rFonts w:eastAsia="ＭＳ 明朝"/>
          <w:lang w:eastAsia="ja-JP"/>
        </w:rPr>
      </w:pPr>
      <w:r>
        <w:rPr>
          <w:rFonts w:eastAsia="ＭＳ 明朝"/>
          <w:lang w:eastAsia="ja-JP"/>
        </w:rPr>
        <w:t>Response to Reviewer 2</w:t>
      </w:r>
    </w:p>
    <w:p w14:paraId="4E217AD2" w14:textId="77777777" w:rsidR="001A3DBA" w:rsidRPr="001A3DBA" w:rsidRDefault="001A3DBA" w:rsidP="00A0736B">
      <w:pPr>
        <w:pStyle w:val="af1"/>
        <w:ind w:leftChars="59" w:left="284" w:hanging="142"/>
        <w:rPr>
          <w:rFonts w:eastAsia="ＭＳ 明朝"/>
          <w:lang w:eastAsia="ja-JP"/>
        </w:rPr>
      </w:pPr>
    </w:p>
    <w:p w14:paraId="7571A70C" w14:textId="77777777" w:rsidR="001A3DBA" w:rsidRPr="001A3DBA" w:rsidRDefault="001A3DBA" w:rsidP="00390F3A">
      <w:pPr>
        <w:pStyle w:val="2"/>
        <w:rPr>
          <w:rFonts w:eastAsia="ＭＳ 明朝"/>
        </w:rPr>
      </w:pPr>
      <w:r>
        <w:rPr>
          <w:rFonts w:eastAsia="ＭＳ 明朝"/>
        </w:rPr>
        <w:t>Main Comment 1 (Structure and figures):</w:t>
      </w:r>
    </w:p>
    <w:p w14:paraId="2422729E" w14:textId="77777777" w:rsidR="001A3DBA" w:rsidRPr="001A3DBA" w:rsidRDefault="001A3DBA" w:rsidP="00A0736B">
      <w:pPr>
        <w:pStyle w:val="af1"/>
        <w:ind w:leftChars="59" w:left="284" w:hanging="142"/>
        <w:rPr>
          <w:rFonts w:eastAsia="ＭＳ 明朝"/>
          <w:lang w:eastAsia="ja-JP"/>
        </w:rPr>
      </w:pPr>
      <w:r>
        <w:rPr>
          <w:rFonts w:eastAsia="ＭＳ 明朝"/>
          <w:i/>
          <w:iCs/>
          <w:lang w:eastAsia="ja-JP"/>
        </w:rPr>
        <w:t>"The manuscript is poorly structured and lacks a systematic approach to presenting findings. The manuscript included a total of 13 figures, yet many are overly simplistic or lack sufficient detail. Descriptions of methodology and results are scattered inconsistently throughout the text, which makes it difficult for the reader to follow the story or understand the evidence behind the authors' claims."</w:t>
      </w:r>
    </w:p>
    <w:p w14:paraId="5893E998" w14:textId="5DA4E9B1" w:rsidR="001A3DBA" w:rsidRPr="001A3DBA" w:rsidRDefault="001A3DBA" w:rsidP="00A0736B">
      <w:pPr>
        <w:pStyle w:val="af1"/>
        <w:ind w:leftChars="59" w:left="284" w:hanging="142"/>
        <w:rPr>
          <w:rFonts w:eastAsia="ＭＳ 明朝"/>
          <w:lang w:eastAsia="ja-JP"/>
        </w:rPr>
      </w:pPr>
      <w:r>
        <w:rPr>
          <w:rFonts w:eastAsia="ＭＳ 明朝"/>
          <w:b/>
          <w:bCs/>
          <w:lang w:eastAsia="ja-JP"/>
        </w:rPr>
        <w:t>Response:</w:t>
      </w:r>
      <w:r w:rsidR="00BB72D0" w:rsidRPr="00BB72D0">
        <w:rPr>
          <w:rFonts w:eastAsia="ＭＳ 明朝" w:hint="eastAsia"/>
          <w:color w:val="EE0000"/>
          <w:lang w:eastAsia="ja-JP"/>
        </w:rPr>
        <w:t xml:space="preserve"> </w:t>
      </w:r>
      <w:r w:rsidR="00D92BF5">
        <w:rPr>
          <w:rFonts w:eastAsia="ＭＳ 明朝" w:hint="eastAsia"/>
          <w:b/>
          <w:bCs/>
          <w:lang w:eastAsia="ja-JP"/>
        </w:rPr>
        <w:t xml:space="preserve"> </w:t>
      </w:r>
      <w:r>
        <w:rPr>
          <w:rFonts w:eastAsia="ＭＳ 明朝"/>
          <w:lang w:eastAsia="ja-JP"/>
        </w:rPr>
        <w:t>In the revised manuscript, we have made the following reorganization:</w:t>
      </w:r>
    </w:p>
    <w:p w14:paraId="3D755006" w14:textId="2BD8AB6B" w:rsidR="001A3DBA" w:rsidRPr="001A3DBA" w:rsidRDefault="001A3DBA" w:rsidP="000D5ED4">
      <w:pPr>
        <w:pStyle w:val="af1"/>
        <w:ind w:leftChars="59" w:left="284" w:hanging="142"/>
        <w:rPr>
          <w:rFonts w:eastAsia="ＭＳ 明朝"/>
          <w:lang w:eastAsia="ja-JP"/>
        </w:rPr>
      </w:pPr>
      <w:r>
        <w:rPr>
          <w:rFonts w:eastAsia="ＭＳ 明朝"/>
          <w:lang w:eastAsia="ja-JP"/>
        </w:rPr>
        <w:t xml:space="preserve">(1) Figures 5 (annual maximum snow depth) and 6 (snow cover duration) have been moved to Supplementary Material </w:t>
      </w:r>
      <w:r w:rsidRPr="00390F3A">
        <w:rPr>
          <w:rFonts w:eastAsia="ＭＳ 明朝"/>
          <w:color w:val="EE0000"/>
          <w:lang w:eastAsia="ja-JP"/>
        </w:rPr>
        <w:t>(Appendix S1</w:t>
      </w:r>
      <w:r w:rsidR="00145081" w:rsidRPr="00390F3A">
        <w:rPr>
          <w:rFonts w:eastAsia="ＭＳ 明朝" w:hint="eastAsia"/>
          <w:color w:val="EE0000"/>
          <w:lang w:eastAsia="ja-JP"/>
        </w:rPr>
        <w:t>,2</w:t>
      </w:r>
      <w:r>
        <w:rPr>
          <w:rFonts w:eastAsia="ＭＳ 明朝"/>
          <w:lang w:eastAsia="ja-JP"/>
        </w:rPr>
        <w:t xml:space="preserve">), as they provide supporting evidence for the absence of a snow trend rather than primary results. </w:t>
      </w:r>
    </w:p>
    <w:p w14:paraId="588BCDEB" w14:textId="6F481A6D" w:rsidR="001A3DBA" w:rsidRPr="001A3DBA" w:rsidRDefault="001A3DBA" w:rsidP="00A0736B">
      <w:pPr>
        <w:pStyle w:val="af1"/>
        <w:ind w:leftChars="59" w:left="284" w:hanging="142"/>
        <w:rPr>
          <w:rFonts w:eastAsia="ＭＳ 明朝"/>
          <w:lang w:eastAsia="ja-JP"/>
        </w:rPr>
      </w:pPr>
      <w:r>
        <w:rPr>
          <w:rFonts w:eastAsia="ＭＳ 明朝"/>
          <w:lang w:eastAsia="ja-JP"/>
        </w:rPr>
        <w:t xml:space="preserve">(2) Figure 9 and 10 (basal area changes in </w:t>
      </w:r>
      <w:r w:rsidR="00D30256">
        <w:rPr>
          <w:rFonts w:eastAsia="ＭＳ 明朝"/>
          <w:lang w:eastAsia="ja-JP"/>
        </w:rPr>
        <w:t>Ecotone plot</w:t>
      </w:r>
      <w:r>
        <w:rPr>
          <w:rFonts w:eastAsia="ＭＳ 明朝"/>
          <w:lang w:eastAsia="ja-JP"/>
        </w:rPr>
        <w:t xml:space="preserve">) have been merged into a single two-panel figure, </w:t>
      </w:r>
      <w:r w:rsidRPr="00390F3A">
        <w:rPr>
          <w:rFonts w:eastAsia="ＭＳ 明朝"/>
          <w:u w:val="single"/>
          <w:lang w:eastAsia="ja-JP"/>
        </w:rPr>
        <w:t>reducing the total to 10 figures.</w:t>
      </w:r>
    </w:p>
    <w:p w14:paraId="0667A51D" w14:textId="77777777" w:rsidR="001A3DBA" w:rsidRPr="001A3DBA" w:rsidRDefault="001A3DBA" w:rsidP="00A0736B">
      <w:pPr>
        <w:pStyle w:val="af1"/>
        <w:ind w:leftChars="59" w:left="284" w:hanging="142"/>
        <w:rPr>
          <w:rFonts w:eastAsia="ＭＳ 明朝"/>
          <w:lang w:eastAsia="ja-JP"/>
        </w:rPr>
      </w:pPr>
      <w:r>
        <w:rPr>
          <w:rFonts w:eastAsia="ＭＳ 明朝"/>
          <w:lang w:eastAsia="ja-JP"/>
        </w:rPr>
        <w:t>(3) A new subsection (</w:t>
      </w:r>
      <w:r w:rsidRPr="00174DEA">
        <w:rPr>
          <w:rFonts w:eastAsia="ＭＳ 明朝"/>
          <w:color w:val="EE0000"/>
          <w:lang w:eastAsia="ja-JP"/>
        </w:rPr>
        <w:t>Section 2.5, Statistical Analysis</w:t>
      </w:r>
      <w:r>
        <w:rPr>
          <w:rFonts w:eastAsia="ＭＳ 明朝"/>
          <w:lang w:eastAsia="ja-JP"/>
        </w:rPr>
        <w:t>) has been added to the Methods, consolidating all statistical procedures that were previously scattered in the Results section.</w:t>
      </w:r>
    </w:p>
    <w:p w14:paraId="5135FCDC" w14:textId="77777777" w:rsidR="001A3DBA" w:rsidRPr="001A3DBA" w:rsidRDefault="001A3DBA" w:rsidP="00390F3A">
      <w:pPr>
        <w:pStyle w:val="2"/>
        <w:rPr>
          <w:rFonts w:eastAsia="ＭＳ 明朝"/>
        </w:rPr>
      </w:pPr>
      <w:r>
        <w:rPr>
          <w:rFonts w:eastAsia="ＭＳ 明朝"/>
        </w:rPr>
        <w:lastRenderedPageBreak/>
        <w:t>Main Comment 2 (</w:t>
      </w:r>
      <w:r w:rsidRPr="009C0340">
        <w:rPr>
          <w:rFonts w:eastAsia="ＭＳ 明朝"/>
          <w:color w:val="EE0000"/>
        </w:rPr>
        <w:t>Statistical link between climate and forest dynamics</w:t>
      </w:r>
      <w:r>
        <w:rPr>
          <w:rFonts w:eastAsia="ＭＳ 明朝"/>
        </w:rPr>
        <w:t>):</w:t>
      </w:r>
    </w:p>
    <w:p w14:paraId="1F326E06" w14:textId="77777777" w:rsidR="001A3DBA" w:rsidRPr="001A3DBA" w:rsidRDefault="001A3DBA" w:rsidP="00A0736B">
      <w:pPr>
        <w:pStyle w:val="af1"/>
        <w:ind w:leftChars="59" w:left="284" w:hanging="142"/>
        <w:rPr>
          <w:rFonts w:eastAsia="ＭＳ 明朝"/>
          <w:lang w:eastAsia="ja-JP"/>
        </w:rPr>
      </w:pPr>
      <w:r>
        <w:rPr>
          <w:rFonts w:eastAsia="ＭＳ 明朝"/>
          <w:i/>
          <w:iCs/>
          <w:lang w:eastAsia="ja-JP"/>
        </w:rPr>
        <w:t xml:space="preserve">"While the paper presents trends in temperature and snow conditions, it fails to bridge the gap between these </w:t>
      </w:r>
      <w:r w:rsidRPr="00534E21">
        <w:rPr>
          <w:rFonts w:eastAsia="ＭＳ 明朝"/>
          <w:i/>
          <w:iCs/>
          <w:lang w:eastAsia="ja-JP"/>
        </w:rPr>
        <w:t>climatic shifts and the field-surveyed forest dynamics. I</w:t>
      </w:r>
      <w:r>
        <w:rPr>
          <w:rFonts w:eastAsia="ＭＳ 明朝"/>
          <w:i/>
          <w:iCs/>
          <w:lang w:eastAsia="ja-JP"/>
        </w:rPr>
        <w:t xml:space="preserve"> expected a rigorous statistical analysis correlating tree mortality with specific climate drivers (e.g., heat accumulation, minimum temperatures, or snow duration), but such a crucial link is missing."</w:t>
      </w:r>
    </w:p>
    <w:p w14:paraId="208214A9" w14:textId="77777777" w:rsidR="00B32903" w:rsidRDefault="001A3DBA" w:rsidP="00A0736B">
      <w:pPr>
        <w:pStyle w:val="af1"/>
        <w:ind w:leftChars="59" w:left="284" w:hanging="142"/>
        <w:rPr>
          <w:rFonts w:eastAsia="ＭＳ 明朝"/>
          <w:b/>
          <w:bCs/>
          <w:lang w:eastAsia="ja-JP"/>
        </w:rPr>
      </w:pPr>
      <w:r>
        <w:rPr>
          <w:rFonts w:eastAsia="ＭＳ 明朝"/>
          <w:b/>
          <w:bCs/>
          <w:lang w:eastAsia="ja-JP"/>
        </w:rPr>
        <w:t xml:space="preserve">Response: </w:t>
      </w:r>
    </w:p>
    <w:p w14:paraId="33048086" w14:textId="3369FD2C" w:rsidR="00FD01EC" w:rsidRDefault="006D1DBE" w:rsidP="005C5114">
      <w:pPr>
        <w:pStyle w:val="af1"/>
        <w:ind w:firstLine="142"/>
        <w:rPr>
          <w:rFonts w:eastAsia="ＭＳ 明朝"/>
          <w:lang w:eastAsia="ja-JP"/>
        </w:rPr>
      </w:pPr>
      <w:r w:rsidRPr="006D1DBE">
        <w:rPr>
          <w:rFonts w:eastAsia="ＭＳ 明朝"/>
          <w:lang w:eastAsia="ja-JP"/>
        </w:rPr>
        <w:t xml:space="preserve">The following </w:t>
      </w:r>
      <w:r w:rsidR="00124BE7" w:rsidRPr="00124BE7">
        <w:rPr>
          <w:rFonts w:eastAsia="ＭＳ 明朝"/>
          <w:lang w:eastAsia="ja-JP"/>
        </w:rPr>
        <w:t xml:space="preserve">statistical analysis </w:t>
      </w:r>
      <w:r w:rsidRPr="006D1DBE">
        <w:rPr>
          <w:rFonts w:eastAsia="ＭＳ 明朝"/>
          <w:lang w:eastAsia="ja-JP"/>
        </w:rPr>
        <w:t>has been newly added:</w:t>
      </w:r>
    </w:p>
    <w:p w14:paraId="26583D06" w14:textId="57DCD1B9" w:rsidR="002B772E" w:rsidRDefault="007B3808" w:rsidP="00B636FA">
      <w:pPr>
        <w:pStyle w:val="5"/>
        <w:rPr>
          <w:lang w:eastAsia="ja-JP"/>
        </w:rPr>
      </w:pPr>
      <w:r w:rsidRPr="00214734">
        <w:t>Changes in WI for each plot over time</w:t>
      </w:r>
      <w:r w:rsidRPr="00214734">
        <w:rPr>
          <w:lang w:eastAsia="ja-JP"/>
        </w:rPr>
        <w:t xml:space="preserve"> </w:t>
      </w:r>
      <w:r w:rsidR="00214734" w:rsidRPr="00214734">
        <w:rPr>
          <w:rFonts w:hint="eastAsia"/>
          <w:lang w:eastAsia="ja-JP"/>
        </w:rPr>
        <w:t>(</w:t>
      </w:r>
      <w:r w:rsidR="00944706" w:rsidRPr="00214734">
        <w:rPr>
          <w:lang w:eastAsia="ja-JP"/>
        </w:rPr>
        <w:t>Mann-Kendall test</w:t>
      </w:r>
      <w:r w:rsidR="00214734" w:rsidRPr="00214734">
        <w:rPr>
          <w:rFonts w:hint="eastAsia"/>
          <w:lang w:eastAsia="ja-JP"/>
        </w:rPr>
        <w:t>)</w:t>
      </w:r>
      <w:r w:rsidR="00B636FA" w:rsidRPr="00B636FA">
        <w:rPr>
          <w:rFonts w:hint="eastAsia"/>
          <w:lang w:eastAsia="ja-JP"/>
        </w:rPr>
        <w:t xml:space="preserve"> </w:t>
      </w:r>
      <w:r w:rsidR="00B636FA" w:rsidRPr="00CB1320">
        <w:rPr>
          <w:rFonts w:hint="eastAsia"/>
          <w:lang w:eastAsia="ja-JP"/>
        </w:rPr>
        <w:t>（</w:t>
      </w:r>
      <w:r w:rsidR="00B636FA" w:rsidRPr="00CB1320">
        <w:rPr>
          <w:lang w:eastAsia="ja-JP"/>
        </w:rPr>
        <w:t xml:space="preserve">ver.2_L </w:t>
      </w:r>
      <w:r w:rsidR="0065219A">
        <w:rPr>
          <w:rFonts w:hint="eastAsia"/>
          <w:lang w:eastAsia="ja-JP"/>
        </w:rPr>
        <w:t>223</w:t>
      </w:r>
      <w:r w:rsidR="00B636FA" w:rsidRPr="00CB1320">
        <w:rPr>
          <w:lang w:eastAsia="ja-JP"/>
        </w:rPr>
        <w:t>-</w:t>
      </w:r>
      <w:r w:rsidR="0065219A">
        <w:rPr>
          <w:rFonts w:hint="eastAsia"/>
          <w:lang w:eastAsia="ja-JP"/>
        </w:rPr>
        <w:t>234</w:t>
      </w:r>
      <w:r w:rsidR="00B636FA" w:rsidRPr="00CB1320">
        <w:rPr>
          <w:rFonts w:hint="eastAsia"/>
          <w:lang w:eastAsia="ja-JP"/>
        </w:rPr>
        <w:t>）</w:t>
      </w:r>
    </w:p>
    <w:p w14:paraId="7BEF64A1" w14:textId="3715C434" w:rsidR="00214734" w:rsidRPr="00214734" w:rsidRDefault="00214734" w:rsidP="005C5114">
      <w:pPr>
        <w:pStyle w:val="af1"/>
        <w:ind w:firstLine="142"/>
        <w:rPr>
          <w:rFonts w:eastAsia="ＭＳ 明朝"/>
          <w:color w:val="EE0000"/>
          <w:u w:val="single"/>
          <w:lang w:eastAsia="ja-JP"/>
        </w:rPr>
      </w:pPr>
      <w:r>
        <w:rPr>
          <w:rFonts w:eastAsia="ＭＳ 明朝"/>
          <w:color w:val="EE0000"/>
          <w:lang w:eastAsia="ja-JP"/>
        </w:rPr>
        <w:t>“</w:t>
      </w:r>
      <w:r>
        <w:rPr>
          <w:rFonts w:eastAsia="ＭＳ 明朝"/>
          <w:color w:val="EE0000"/>
        </w:rPr>
        <w:t>WI</w:t>
      </w:r>
      <w:r w:rsidRPr="009C0340">
        <w:rPr>
          <w:rFonts w:eastAsia="ＭＳ 明朝"/>
          <w:color w:val="EE0000"/>
        </w:rPr>
        <w:t xml:space="preserve"> of each survey area (estimated from the air temperatures observed at the Kurobe Dam; Fig. 3) showed a clear rising trend over time (Fig. </w:t>
      </w:r>
      <w:r w:rsidRPr="00390F3A">
        <w:rPr>
          <w:rFonts w:eastAsia="ＭＳ 明朝"/>
          <w:color w:val="EE0000"/>
          <w:lang w:eastAsia="ja-JP"/>
        </w:rPr>
        <w:t>4</w:t>
      </w:r>
      <w:r w:rsidRPr="002434F4">
        <w:rPr>
          <w:rFonts w:eastAsia="ＭＳ 明朝"/>
          <w:color w:val="EE0000"/>
          <w:lang w:eastAsia="ja-JP"/>
        </w:rPr>
        <w:t xml:space="preserve">; </w:t>
      </w:r>
      <w:r w:rsidRPr="009C0340">
        <w:rPr>
          <w:rFonts w:eastAsia="ＭＳ 明朝"/>
          <w:color w:val="EE0000"/>
          <w:lang w:eastAsia="ja-JP"/>
        </w:rPr>
        <w:t xml:space="preserve">Mann-Kendall test: all </w:t>
      </w:r>
      <w:r w:rsidRPr="009C0340">
        <w:rPr>
          <w:rFonts w:eastAsia="ＭＳ 明朝"/>
          <w:i/>
          <w:iCs/>
          <w:color w:val="EE0000"/>
          <w:lang w:eastAsia="ja-JP"/>
        </w:rPr>
        <w:t>p</w:t>
      </w:r>
      <w:r w:rsidRPr="009C0340">
        <w:rPr>
          <w:rFonts w:eastAsia="ＭＳ 明朝"/>
          <w:color w:val="EE0000"/>
          <w:lang w:eastAsia="ja-JP"/>
        </w:rPr>
        <w:t xml:space="preserve"> &lt; 0.001). The linear slopes were +3.67, +3.37, +2.81, and +2.52 °</w:t>
      </w:r>
      <w:proofErr w:type="spellStart"/>
      <w:r w:rsidRPr="009C0340">
        <w:rPr>
          <w:rFonts w:eastAsia="ＭＳ 明朝"/>
          <w:color w:val="EE0000"/>
          <w:lang w:eastAsia="ja-JP"/>
        </w:rPr>
        <w:t>C·month</w:t>
      </w:r>
      <w:proofErr w:type="spellEnd"/>
      <w:r w:rsidRPr="009C0340">
        <w:rPr>
          <w:rFonts w:eastAsia="ＭＳ 明朝"/>
          <w:color w:val="EE0000"/>
          <w:lang w:eastAsia="ja-JP"/>
        </w:rPr>
        <w:t xml:space="preserve"> per decade for the Temperate, Ecotone, Subarctic, and Timberline plots, respectively, with higher-elevation plots showing smaller rates of increase. Since WI values were derived from Kurobe Dam temperature records using a fixed lapse rate, the increasing trend in WI directly reflects the warming at Kurobe Dam. Nevertheless, for completeness, Kendall trend tests confirmed a significant increasing trend in WI for all plots (all </w:t>
      </w:r>
      <w:r w:rsidRPr="009C0340">
        <w:rPr>
          <w:rFonts w:eastAsia="ＭＳ 明朝"/>
          <w:i/>
          <w:iCs/>
          <w:color w:val="EE0000"/>
          <w:lang w:eastAsia="ja-JP"/>
        </w:rPr>
        <w:t>p</w:t>
      </w:r>
      <w:r w:rsidRPr="009C0340">
        <w:rPr>
          <w:rFonts w:eastAsia="ＭＳ 明朝"/>
          <w:color w:val="EE0000"/>
          <w:lang w:eastAsia="ja-JP"/>
        </w:rPr>
        <w:t xml:space="preserve"> &lt; 0.001). Ecotone plot crossed the ecotone–temperate boundary (WI = 55 °</w:t>
      </w:r>
      <w:proofErr w:type="spellStart"/>
      <w:r w:rsidRPr="009C0340">
        <w:rPr>
          <w:rFonts w:eastAsia="ＭＳ 明朝"/>
          <w:color w:val="EE0000"/>
          <w:lang w:eastAsia="ja-JP"/>
        </w:rPr>
        <w:t>C·month</w:t>
      </w:r>
      <w:proofErr w:type="spellEnd"/>
      <w:r w:rsidRPr="009C0340">
        <w:rPr>
          <w:rFonts w:eastAsia="ＭＳ 明朝"/>
          <w:color w:val="EE0000"/>
          <w:lang w:eastAsia="ja-JP"/>
        </w:rPr>
        <w:t>) for the first time in 1994. In the period 2013–2023, 72.7% of years exceeded WI = 55, placing this plot firmly within the temperate zone. By contrast, Subarctic and Timberline plots remained entirely within the subarctic zone throughout the study period (maximum WI: 43.9 and 34.9 °</w:t>
      </w:r>
      <w:proofErr w:type="spellStart"/>
      <w:r w:rsidRPr="009C0340">
        <w:rPr>
          <w:rFonts w:eastAsia="ＭＳ 明朝"/>
          <w:color w:val="EE0000"/>
          <w:lang w:eastAsia="ja-JP"/>
        </w:rPr>
        <w:t>C·month</w:t>
      </w:r>
      <w:proofErr w:type="spellEnd"/>
      <w:r w:rsidRPr="009C0340">
        <w:rPr>
          <w:rFonts w:eastAsia="ＭＳ 明朝"/>
          <w:color w:val="EE0000"/>
          <w:lang w:eastAsia="ja-JP"/>
        </w:rPr>
        <w:t>,</w:t>
      </w:r>
      <w:r w:rsidRPr="00214734">
        <w:rPr>
          <w:rFonts w:eastAsia="ＭＳ 明朝"/>
          <w:color w:val="EE0000"/>
          <w:lang w:eastAsia="ja-JP"/>
        </w:rPr>
        <w:t xml:space="preserve"> </w:t>
      </w:r>
      <w:r w:rsidRPr="009C0340">
        <w:rPr>
          <w:rFonts w:eastAsia="ＭＳ 明朝"/>
          <w:color w:val="EE0000"/>
          <w:lang w:eastAsia="ja-JP"/>
        </w:rPr>
        <w:t>respectively</w:t>
      </w:r>
      <w:r w:rsidRPr="009C0340">
        <w:rPr>
          <w:rFonts w:eastAsia="ＭＳ 明朝"/>
          <w:color w:val="EE0000"/>
        </w:rPr>
        <w:t>).</w:t>
      </w:r>
      <w:r>
        <w:rPr>
          <w:rFonts w:eastAsia="ＭＳ 明朝"/>
          <w:color w:val="EE0000"/>
          <w:lang w:eastAsia="ja-JP"/>
        </w:rPr>
        <w:t>”</w:t>
      </w:r>
    </w:p>
    <w:p w14:paraId="02D26490" w14:textId="48C9E3A5" w:rsidR="001A3DBA" w:rsidRPr="001A3DBA" w:rsidRDefault="001A3DBA" w:rsidP="0065219A">
      <w:pPr>
        <w:pStyle w:val="5"/>
        <w:rPr>
          <w:lang w:eastAsia="ja-JP"/>
        </w:rPr>
      </w:pPr>
      <w:r>
        <w:rPr>
          <w:lang w:eastAsia="ja-JP"/>
        </w:rPr>
        <w:lastRenderedPageBreak/>
        <w:t>Warmth index trend:</w:t>
      </w:r>
      <w:r w:rsidR="00DC6532" w:rsidRPr="00DC6532">
        <w:rPr>
          <w:rFonts w:eastAsia="ＭＳ 明朝" w:hint="eastAsia"/>
          <w:color w:val="EE0000"/>
          <w:lang w:eastAsia="ja-JP"/>
        </w:rPr>
        <w:t xml:space="preserve"> </w:t>
      </w:r>
      <w:r w:rsidR="00DC6532">
        <w:rPr>
          <w:rFonts w:eastAsia="ＭＳ 明朝" w:hint="eastAsia"/>
          <w:color w:val="EE0000"/>
          <w:lang w:eastAsia="ja-JP"/>
        </w:rPr>
        <w:t>（</w:t>
      </w:r>
      <w:r w:rsidR="00DC6532">
        <w:rPr>
          <w:rFonts w:eastAsia="ＭＳ 明朝" w:hint="eastAsia"/>
          <w:color w:val="EE0000"/>
          <w:lang w:eastAsia="ja-JP"/>
        </w:rPr>
        <w:t>ver.2_L</w:t>
      </w:r>
      <w:r w:rsidR="00445B50">
        <w:rPr>
          <w:rFonts w:eastAsia="ＭＳ 明朝" w:hint="eastAsia"/>
          <w:color w:val="EE0000"/>
          <w:lang w:eastAsia="ja-JP"/>
        </w:rPr>
        <w:t xml:space="preserve"> 2</w:t>
      </w:r>
      <w:r w:rsidR="00C1672A">
        <w:rPr>
          <w:rFonts w:eastAsia="ＭＳ 明朝" w:hint="eastAsia"/>
          <w:color w:val="EE0000"/>
          <w:lang w:eastAsia="ja-JP"/>
        </w:rPr>
        <w:t>23</w:t>
      </w:r>
      <w:r w:rsidR="00445B50">
        <w:rPr>
          <w:rFonts w:eastAsia="ＭＳ 明朝" w:hint="eastAsia"/>
          <w:color w:val="EE0000"/>
          <w:lang w:eastAsia="ja-JP"/>
        </w:rPr>
        <w:t>-2</w:t>
      </w:r>
      <w:r w:rsidR="00265AE2">
        <w:rPr>
          <w:rFonts w:eastAsia="ＭＳ 明朝" w:hint="eastAsia"/>
          <w:color w:val="EE0000"/>
          <w:lang w:eastAsia="ja-JP"/>
        </w:rPr>
        <w:t>34</w:t>
      </w:r>
      <w:r w:rsidR="00DC6532">
        <w:rPr>
          <w:rFonts w:eastAsia="ＭＳ 明朝" w:hint="eastAsia"/>
          <w:color w:val="EE0000"/>
          <w:lang w:eastAsia="ja-JP"/>
        </w:rPr>
        <w:t>）</w:t>
      </w:r>
    </w:p>
    <w:p w14:paraId="5051AC4A" w14:textId="7320EE3D" w:rsidR="006D6E81" w:rsidRPr="00155A3A" w:rsidRDefault="006D6E81" w:rsidP="009C0340">
      <w:pPr>
        <w:pStyle w:val="af1"/>
        <w:ind w:leftChars="-59" w:left="-142" w:firstLine="284"/>
        <w:rPr>
          <w:rFonts w:eastAsia="ＭＳ 明朝"/>
          <w:lang w:eastAsia="ja-JP"/>
        </w:rPr>
      </w:pPr>
      <w:r w:rsidRPr="006D6E81">
        <w:rPr>
          <w:rFonts w:eastAsia="ＭＳ 明朝"/>
          <w:lang w:eastAsia="ja-JP"/>
        </w:rPr>
        <w:t>"</w:t>
      </w:r>
      <w:r w:rsidR="00D86415" w:rsidRPr="00D86415">
        <w:t xml:space="preserve"> </w:t>
      </w:r>
      <w:r w:rsidR="00A57F07">
        <w:rPr>
          <w:rFonts w:eastAsia="ＭＳ 明朝"/>
          <w:color w:val="EE0000"/>
        </w:rPr>
        <w:t>WI</w:t>
      </w:r>
      <w:r w:rsidR="00A57F07" w:rsidRPr="00652122">
        <w:rPr>
          <w:rFonts w:eastAsia="ＭＳ 明朝"/>
          <w:color w:val="EE0000"/>
        </w:rPr>
        <w:t xml:space="preserve"> of each survey area (estimated from the air temperatures observed at the Kurobe Dam; Fig. 3) showed a clear rising trend over time (Fig. </w:t>
      </w:r>
      <w:r w:rsidR="00A57F07" w:rsidRPr="00390F3A">
        <w:rPr>
          <w:rFonts w:eastAsia="ＭＳ 明朝"/>
          <w:color w:val="EE0000"/>
          <w:lang w:eastAsia="ja-JP"/>
        </w:rPr>
        <w:t>4</w:t>
      </w:r>
      <w:r w:rsidR="00A57F07" w:rsidRPr="002434F4">
        <w:rPr>
          <w:rFonts w:eastAsia="ＭＳ 明朝"/>
          <w:color w:val="EE0000"/>
          <w:lang w:eastAsia="ja-JP"/>
        </w:rPr>
        <w:t xml:space="preserve">; </w:t>
      </w:r>
      <w:r w:rsidR="00A57F07" w:rsidRPr="00652122">
        <w:rPr>
          <w:rFonts w:eastAsia="ＭＳ 明朝"/>
          <w:color w:val="EE0000"/>
          <w:lang w:eastAsia="ja-JP"/>
        </w:rPr>
        <w:t xml:space="preserve">Mann-Kendall test: all </w:t>
      </w:r>
      <w:r w:rsidR="00A57F07" w:rsidRPr="00652122">
        <w:rPr>
          <w:rFonts w:eastAsia="ＭＳ 明朝"/>
          <w:i/>
          <w:iCs/>
          <w:color w:val="EE0000"/>
          <w:lang w:eastAsia="ja-JP"/>
        </w:rPr>
        <w:t>p</w:t>
      </w:r>
      <w:r w:rsidR="00A57F07" w:rsidRPr="00652122">
        <w:rPr>
          <w:rFonts w:eastAsia="ＭＳ 明朝"/>
          <w:color w:val="EE0000"/>
          <w:lang w:eastAsia="ja-JP"/>
        </w:rPr>
        <w:t xml:space="preserve"> &lt; 0.001). The linear slopes were +3.67, +3.37, +2.81, and +2.52 °</w:t>
      </w:r>
      <w:proofErr w:type="spellStart"/>
      <w:r w:rsidR="00A57F07" w:rsidRPr="00652122">
        <w:rPr>
          <w:rFonts w:eastAsia="ＭＳ 明朝"/>
          <w:color w:val="EE0000"/>
          <w:lang w:eastAsia="ja-JP"/>
        </w:rPr>
        <w:t>C·month</w:t>
      </w:r>
      <w:proofErr w:type="spellEnd"/>
      <w:r w:rsidR="00A57F07" w:rsidRPr="00652122">
        <w:rPr>
          <w:rFonts w:eastAsia="ＭＳ 明朝"/>
          <w:color w:val="EE0000"/>
          <w:lang w:eastAsia="ja-JP"/>
        </w:rPr>
        <w:t xml:space="preserve"> per decade for the Temperate, Ecotone, Subarctic, and Timberline plots, respectively, with higher-elevation plots showing smaller rates of increase.</w:t>
      </w:r>
      <w:r w:rsidR="00A57F07" w:rsidRPr="00652122">
        <w:rPr>
          <w:rFonts w:eastAsia="ＭＳ 明朝" w:hint="eastAsia"/>
          <w:color w:val="EE0000"/>
          <w:lang w:eastAsia="ja-JP"/>
        </w:rPr>
        <w:t xml:space="preserve"> </w:t>
      </w:r>
      <w:r w:rsidR="00A57F07" w:rsidRPr="00652122">
        <w:rPr>
          <w:rFonts w:eastAsia="ＭＳ 明朝"/>
          <w:color w:val="EE0000"/>
          <w:lang w:eastAsia="ja-JP"/>
        </w:rPr>
        <w:t xml:space="preserve">Since WI values were derived from Kurobe Dam temperature records using a fixed lapse rate, the increasing trend in WI directly reflects the warming at Kurobe Dam. Nevertheless, for completeness, Kendall trend tests confirmed a significant increasing trend in WI for all plots (all </w:t>
      </w:r>
      <w:r w:rsidR="00A57F07" w:rsidRPr="00652122">
        <w:rPr>
          <w:rFonts w:eastAsia="ＭＳ 明朝"/>
          <w:i/>
          <w:iCs/>
          <w:color w:val="EE0000"/>
          <w:lang w:eastAsia="ja-JP"/>
        </w:rPr>
        <w:t>p</w:t>
      </w:r>
      <w:r w:rsidR="00A57F07" w:rsidRPr="00652122">
        <w:rPr>
          <w:rFonts w:eastAsia="ＭＳ 明朝"/>
          <w:color w:val="EE0000"/>
          <w:lang w:eastAsia="ja-JP"/>
        </w:rPr>
        <w:t xml:space="preserve"> &lt; 0.001).</w:t>
      </w:r>
      <w:r w:rsidR="00A57F07" w:rsidRPr="00652122">
        <w:rPr>
          <w:rFonts w:eastAsia="ＭＳ 明朝" w:hint="eastAsia"/>
          <w:color w:val="EE0000"/>
          <w:lang w:eastAsia="ja-JP"/>
        </w:rPr>
        <w:t xml:space="preserve"> </w:t>
      </w:r>
      <w:r w:rsidR="00A57F07" w:rsidRPr="00652122">
        <w:rPr>
          <w:rFonts w:eastAsia="ＭＳ 明朝"/>
          <w:color w:val="EE0000"/>
          <w:lang w:eastAsia="ja-JP"/>
        </w:rPr>
        <w:t>Ecotone plot crossed the ecotone–temperate boundary (WI = 55 °</w:t>
      </w:r>
      <w:proofErr w:type="spellStart"/>
      <w:r w:rsidR="00A57F07" w:rsidRPr="00652122">
        <w:rPr>
          <w:rFonts w:eastAsia="ＭＳ 明朝"/>
          <w:color w:val="EE0000"/>
          <w:lang w:eastAsia="ja-JP"/>
        </w:rPr>
        <w:t>C·month</w:t>
      </w:r>
      <w:proofErr w:type="spellEnd"/>
      <w:r w:rsidR="00A57F07" w:rsidRPr="00652122">
        <w:rPr>
          <w:rFonts w:eastAsia="ＭＳ 明朝"/>
          <w:color w:val="EE0000"/>
          <w:lang w:eastAsia="ja-JP"/>
        </w:rPr>
        <w:t>) for the first time in 1994. In the period 2013–2023, 72.7% of years exceeded WI = 55, placing this plot firmly within the temperate zone. By contrast, Subarctic and Timberline plots remained entirely within the subarctic zone throughout the study period (maximum WI: 43.9 and 34.9 °</w:t>
      </w:r>
      <w:proofErr w:type="spellStart"/>
      <w:r w:rsidR="00A57F07" w:rsidRPr="00652122">
        <w:rPr>
          <w:rFonts w:eastAsia="ＭＳ 明朝"/>
          <w:color w:val="EE0000"/>
          <w:lang w:eastAsia="ja-JP"/>
        </w:rPr>
        <w:t>C·month</w:t>
      </w:r>
      <w:proofErr w:type="spellEnd"/>
      <w:r w:rsidR="00A57F07" w:rsidRPr="00652122">
        <w:rPr>
          <w:rFonts w:eastAsia="ＭＳ 明朝"/>
          <w:color w:val="EE0000"/>
          <w:lang w:eastAsia="ja-JP"/>
        </w:rPr>
        <w:t>, respectively</w:t>
      </w:r>
      <w:r w:rsidR="00A57F07" w:rsidRPr="00652122">
        <w:rPr>
          <w:rFonts w:eastAsia="ＭＳ 明朝"/>
          <w:color w:val="EE0000"/>
        </w:rPr>
        <w:t>).</w:t>
      </w:r>
      <w:r w:rsidR="00155A3A">
        <w:rPr>
          <w:rFonts w:eastAsia="ＭＳ 明朝"/>
          <w:lang w:eastAsia="ja-JP"/>
        </w:rPr>
        <w:t>”</w:t>
      </w:r>
    </w:p>
    <w:p w14:paraId="196B3938" w14:textId="131D4773" w:rsidR="001A3DBA" w:rsidRPr="00390F3A" w:rsidRDefault="001A3DBA" w:rsidP="00146EE5">
      <w:pPr>
        <w:pStyle w:val="4"/>
        <w:rPr>
          <w:i w:val="0"/>
          <w:iCs/>
          <w:lang w:eastAsia="ja-JP"/>
        </w:rPr>
      </w:pPr>
      <w:r>
        <w:rPr>
          <w:lang w:eastAsia="ja-JP"/>
        </w:rPr>
        <w:t>WI zone classification</w:t>
      </w:r>
      <w:r w:rsidR="00DC6532" w:rsidRPr="00390F3A">
        <w:rPr>
          <w:rFonts w:eastAsia="ＭＳ 明朝" w:hint="eastAsia"/>
          <w:i w:val="0"/>
          <w:iCs/>
          <w:color w:val="EE0000"/>
          <w:lang w:eastAsia="ja-JP"/>
        </w:rPr>
        <w:t>（</w:t>
      </w:r>
      <w:r w:rsidR="00DC6532" w:rsidRPr="00390F3A">
        <w:rPr>
          <w:rFonts w:eastAsia="ＭＳ 明朝" w:hint="eastAsia"/>
          <w:i w:val="0"/>
          <w:iCs/>
          <w:color w:val="EE0000"/>
          <w:lang w:eastAsia="ja-JP"/>
        </w:rPr>
        <w:t>ver.2_L</w:t>
      </w:r>
      <w:r w:rsidR="00FB1262" w:rsidRPr="00390F3A">
        <w:rPr>
          <w:rFonts w:eastAsia="ＭＳ 明朝" w:hint="eastAsia"/>
          <w:i w:val="0"/>
          <w:iCs/>
          <w:color w:val="EE0000"/>
          <w:lang w:eastAsia="ja-JP"/>
        </w:rPr>
        <w:t>2</w:t>
      </w:r>
      <w:r w:rsidR="00274D77">
        <w:rPr>
          <w:rFonts w:eastAsia="ＭＳ 明朝" w:hint="eastAsia"/>
          <w:i w:val="0"/>
          <w:iCs/>
          <w:color w:val="EE0000"/>
          <w:lang w:eastAsia="ja-JP"/>
        </w:rPr>
        <w:t>30</w:t>
      </w:r>
      <w:r w:rsidR="00FB1262" w:rsidRPr="00390F3A">
        <w:rPr>
          <w:rFonts w:eastAsia="ＭＳ 明朝" w:hint="eastAsia"/>
          <w:i w:val="0"/>
          <w:iCs/>
          <w:color w:val="EE0000"/>
          <w:lang w:eastAsia="ja-JP"/>
        </w:rPr>
        <w:t>-2</w:t>
      </w:r>
      <w:r w:rsidR="00274D77">
        <w:rPr>
          <w:rFonts w:eastAsia="ＭＳ 明朝" w:hint="eastAsia"/>
          <w:i w:val="0"/>
          <w:iCs/>
          <w:color w:val="EE0000"/>
          <w:lang w:eastAsia="ja-JP"/>
        </w:rPr>
        <w:t>34</w:t>
      </w:r>
      <w:r w:rsidR="00DC6532" w:rsidRPr="00390F3A">
        <w:rPr>
          <w:rFonts w:eastAsia="ＭＳ 明朝" w:hint="eastAsia"/>
          <w:i w:val="0"/>
          <w:iCs/>
          <w:color w:val="EE0000"/>
          <w:lang w:eastAsia="ja-JP"/>
        </w:rPr>
        <w:t>）</w:t>
      </w:r>
    </w:p>
    <w:p w14:paraId="6521F110" w14:textId="3BDFA7C0" w:rsidR="002D7C69" w:rsidRPr="002D7C69" w:rsidRDefault="002D7C69" w:rsidP="002D7C69">
      <w:pPr>
        <w:pStyle w:val="af1"/>
        <w:ind w:leftChars="-59" w:left="-142" w:firstLine="284"/>
        <w:rPr>
          <w:rFonts w:eastAsia="ＭＳ 明朝"/>
          <w:color w:val="EE0000"/>
          <w:lang w:eastAsia="ja-JP"/>
        </w:rPr>
      </w:pPr>
      <w:r w:rsidRPr="00390F3A">
        <w:rPr>
          <w:rFonts w:eastAsia="ＭＳ 明朝"/>
          <w:color w:val="EE0000"/>
          <w:lang w:eastAsia="ja-JP"/>
        </w:rPr>
        <w:t>“Ecotone plot crossed the ecotone–temperate boundary (WI = 55 °</w:t>
      </w:r>
      <w:proofErr w:type="spellStart"/>
      <w:r w:rsidRPr="00390F3A">
        <w:rPr>
          <w:rFonts w:eastAsia="ＭＳ 明朝"/>
          <w:color w:val="EE0000"/>
          <w:lang w:eastAsia="ja-JP"/>
        </w:rPr>
        <w:t>C·month</w:t>
      </w:r>
      <w:proofErr w:type="spellEnd"/>
      <w:r w:rsidRPr="00390F3A">
        <w:rPr>
          <w:rFonts w:eastAsia="ＭＳ 明朝"/>
          <w:color w:val="EE0000"/>
          <w:lang w:eastAsia="ja-JP"/>
        </w:rPr>
        <w:t>) for the first time in 1994. In the period 2013–2023, 72.7% of years exceeded WI = 55, placing this plot firmly within the temperate zone. By contrast, Subarctic and Timberline plots remained entirely within the subarctic zone throughout the study period (maximum WI: 43.9 and 34.9 °</w:t>
      </w:r>
      <w:proofErr w:type="spellStart"/>
      <w:r w:rsidRPr="00390F3A">
        <w:rPr>
          <w:rFonts w:eastAsia="ＭＳ 明朝"/>
          <w:color w:val="EE0000"/>
          <w:lang w:eastAsia="ja-JP"/>
        </w:rPr>
        <w:t>C·month</w:t>
      </w:r>
      <w:proofErr w:type="spellEnd"/>
      <w:r w:rsidRPr="00390F3A">
        <w:rPr>
          <w:rFonts w:eastAsia="ＭＳ 明朝"/>
          <w:color w:val="EE0000"/>
          <w:lang w:eastAsia="ja-JP"/>
        </w:rPr>
        <w:t>, respectively</w:t>
      </w:r>
      <w:r w:rsidRPr="00390F3A">
        <w:rPr>
          <w:rFonts w:eastAsia="ＭＳ 明朝"/>
          <w:color w:val="EE0000"/>
        </w:rPr>
        <w:t>).</w:t>
      </w:r>
      <w:r w:rsidRPr="002D7C69">
        <w:rPr>
          <w:rFonts w:eastAsia="ＭＳ 明朝"/>
          <w:color w:val="EE0000"/>
          <w:lang w:eastAsia="ja-JP"/>
        </w:rPr>
        <w:t>”</w:t>
      </w:r>
    </w:p>
    <w:p w14:paraId="379B9070" w14:textId="77777777" w:rsidR="001A3DBA" w:rsidRPr="001A3DBA" w:rsidRDefault="001A3DBA" w:rsidP="00A0736B">
      <w:pPr>
        <w:pStyle w:val="af1"/>
        <w:ind w:leftChars="59" w:left="284" w:hanging="142"/>
        <w:rPr>
          <w:rFonts w:eastAsia="ＭＳ 明朝"/>
          <w:lang w:eastAsia="ja-JP"/>
        </w:rPr>
      </w:pPr>
    </w:p>
    <w:p w14:paraId="55C7590A" w14:textId="6A771CBF" w:rsidR="001A3DBA" w:rsidRPr="009D4157" w:rsidRDefault="009D4157" w:rsidP="009D4157">
      <w:pPr>
        <w:pStyle w:val="4"/>
      </w:pPr>
      <w:r w:rsidRPr="009D4157">
        <w:lastRenderedPageBreak/>
        <w:t xml:space="preserve">The cumulative mortality ratios of A. </w:t>
      </w:r>
      <w:proofErr w:type="spellStart"/>
      <w:r w:rsidRPr="009D4157">
        <w:t>mariesii</w:t>
      </w:r>
      <w:proofErr w:type="spellEnd"/>
      <w:r w:rsidRPr="009D4157">
        <w:t xml:space="preserve"> trees</w:t>
      </w:r>
      <w:r w:rsidR="001A3DBA" w:rsidRPr="009D4157">
        <w:t>:</w:t>
      </w:r>
      <w:r w:rsidR="00DC6532" w:rsidRPr="009D4157">
        <w:rPr>
          <w:rFonts w:hint="eastAsia"/>
        </w:rPr>
        <w:t xml:space="preserve"> </w:t>
      </w:r>
      <w:r w:rsidR="00DC6532" w:rsidRPr="009D4157">
        <w:rPr>
          <w:rFonts w:hint="eastAsia"/>
          <w:i w:val="0"/>
          <w:iCs/>
          <w:color w:val="EE0000"/>
        </w:rPr>
        <w:t>（</w:t>
      </w:r>
      <w:r w:rsidR="00DC6532" w:rsidRPr="009D4157">
        <w:rPr>
          <w:rFonts w:hint="eastAsia"/>
          <w:i w:val="0"/>
          <w:iCs/>
          <w:color w:val="EE0000"/>
        </w:rPr>
        <w:t>ver.2_L</w:t>
      </w:r>
      <w:r w:rsidR="00BC5D6B" w:rsidRPr="009D4157">
        <w:rPr>
          <w:rFonts w:hint="eastAsia"/>
          <w:i w:val="0"/>
          <w:iCs/>
          <w:color w:val="EE0000"/>
        </w:rPr>
        <w:t>3</w:t>
      </w:r>
      <w:r w:rsidR="005F1BD6">
        <w:rPr>
          <w:rFonts w:hint="eastAsia"/>
          <w:i w:val="0"/>
          <w:iCs/>
          <w:color w:val="EE0000"/>
          <w:lang w:eastAsia="ja-JP"/>
        </w:rPr>
        <w:t>45</w:t>
      </w:r>
      <w:r w:rsidR="00BC5D6B" w:rsidRPr="009D4157">
        <w:rPr>
          <w:rFonts w:hint="eastAsia"/>
          <w:i w:val="0"/>
          <w:iCs/>
          <w:color w:val="EE0000"/>
        </w:rPr>
        <w:t>-3</w:t>
      </w:r>
      <w:r w:rsidR="00807FAD">
        <w:rPr>
          <w:rFonts w:hint="eastAsia"/>
          <w:i w:val="0"/>
          <w:iCs/>
          <w:color w:val="EE0000"/>
          <w:lang w:eastAsia="ja-JP"/>
        </w:rPr>
        <w:t>52</w:t>
      </w:r>
      <w:r w:rsidR="00DC6532" w:rsidRPr="009D4157">
        <w:rPr>
          <w:rFonts w:hint="eastAsia"/>
          <w:i w:val="0"/>
          <w:iCs/>
          <w:color w:val="EE0000"/>
        </w:rPr>
        <w:t>）</w:t>
      </w:r>
    </w:p>
    <w:p w14:paraId="46223167" w14:textId="212DDF4F" w:rsidR="000E3B22" w:rsidRPr="00390F3A" w:rsidRDefault="0034608A" w:rsidP="00452E80">
      <w:pPr>
        <w:pStyle w:val="af1"/>
        <w:ind w:leftChars="-59" w:left="-142" w:firstLine="142"/>
        <w:rPr>
          <w:rFonts w:eastAsia="ＭＳ 明朝"/>
          <w:strike/>
          <w:color w:val="EE0000"/>
          <w:lang w:eastAsia="ja-JP"/>
        </w:rPr>
      </w:pPr>
      <w:r>
        <w:rPr>
          <w:rFonts w:eastAsiaTheme="minorEastAsia"/>
          <w:color w:val="EE0000"/>
          <w:lang w:eastAsia="ja-JP"/>
        </w:rPr>
        <w:t>“</w:t>
      </w:r>
      <w:r w:rsidR="00532DA8" w:rsidRPr="00652122">
        <w:rPr>
          <w:rFonts w:eastAsiaTheme="minorEastAsia"/>
          <w:color w:val="EE0000"/>
        </w:rPr>
        <w:t xml:space="preserve">The </w:t>
      </w:r>
      <w:r w:rsidR="00532DA8" w:rsidRPr="00652122">
        <w:rPr>
          <w:rFonts w:eastAsiaTheme="minorEastAsia"/>
          <w:color w:val="EE0000"/>
          <w:lang w:eastAsia="ja-JP"/>
        </w:rPr>
        <w:t xml:space="preserve">cumulative </w:t>
      </w:r>
      <w:r w:rsidR="00532DA8" w:rsidRPr="00652122">
        <w:rPr>
          <w:rFonts w:eastAsiaTheme="minorEastAsia"/>
          <w:color w:val="EE0000"/>
        </w:rPr>
        <w:t xml:space="preserve">mortality </w:t>
      </w:r>
      <w:r w:rsidR="00532DA8" w:rsidRPr="00652122">
        <w:rPr>
          <w:rFonts w:eastAsiaTheme="minorEastAsia"/>
          <w:color w:val="EE0000"/>
          <w:lang w:eastAsia="ja-JP"/>
        </w:rPr>
        <w:t>ratios</w:t>
      </w:r>
      <w:r w:rsidR="00532DA8" w:rsidRPr="00652122">
        <w:rPr>
          <w:rFonts w:eastAsiaTheme="minorEastAsia"/>
          <w:color w:val="EE0000"/>
        </w:rPr>
        <w:t xml:space="preserve"> of </w:t>
      </w:r>
      <w:r w:rsidR="00532DA8" w:rsidRPr="00652122">
        <w:rPr>
          <w:rFonts w:eastAsiaTheme="minorEastAsia"/>
          <w:i/>
          <w:color w:val="EE0000"/>
        </w:rPr>
        <w:t xml:space="preserve">A. </w:t>
      </w:r>
      <w:proofErr w:type="spellStart"/>
      <w:r w:rsidR="00532DA8" w:rsidRPr="00652122">
        <w:rPr>
          <w:rFonts w:eastAsiaTheme="minorEastAsia"/>
          <w:i/>
          <w:color w:val="EE0000"/>
        </w:rPr>
        <w:t>mariesii</w:t>
      </w:r>
      <w:proofErr w:type="spellEnd"/>
      <w:r w:rsidR="00532DA8" w:rsidRPr="00652122">
        <w:rPr>
          <w:rFonts w:eastAsiaTheme="minorEastAsia"/>
          <w:color w:val="EE0000"/>
        </w:rPr>
        <w:t xml:space="preserve"> trees that had survived in period 1 from </w:t>
      </w:r>
      <w:r w:rsidR="00532DA8" w:rsidRPr="00652122">
        <w:rPr>
          <w:rFonts w:eastAsiaTheme="minorEastAsia"/>
          <w:color w:val="EE0000"/>
          <w:lang w:eastAsia="ja-JP"/>
        </w:rPr>
        <w:t>periods</w:t>
      </w:r>
      <w:r w:rsidR="00532DA8" w:rsidRPr="00652122">
        <w:rPr>
          <w:rFonts w:eastAsiaTheme="minorEastAsia"/>
          <w:color w:val="EE0000"/>
        </w:rPr>
        <w:t xml:space="preserve"> 1 to 7 in the Subarctic and Timberline plots were 18.5% and 15.2%, respectively (Tukey multiple comparisons,</w:t>
      </w:r>
      <w:r w:rsidR="00532DA8" w:rsidRPr="00652122">
        <w:rPr>
          <w:rFonts w:eastAsiaTheme="minorEastAsia"/>
          <w:i/>
          <w:color w:val="EE0000"/>
        </w:rPr>
        <w:t xml:space="preserve"> </w:t>
      </w:r>
      <w:r w:rsidR="00532DA8" w:rsidRPr="00652122">
        <w:rPr>
          <w:rFonts w:eastAsiaTheme="minorEastAsia"/>
          <w:i/>
          <w:iCs/>
          <w:color w:val="EE0000"/>
          <w:lang w:eastAsia="ja-JP"/>
        </w:rPr>
        <w:t>p</w:t>
      </w:r>
      <w:r w:rsidR="00532DA8" w:rsidRPr="00652122">
        <w:rPr>
          <w:rFonts w:eastAsiaTheme="minorEastAsia"/>
          <w:color w:val="EE0000"/>
        </w:rPr>
        <w:t xml:space="preserve"> = 0.059); however, in , the rate was significantly higher at 50% (Tukey multiple comparisons</w:t>
      </w:r>
      <w:r w:rsidR="00532DA8" w:rsidRPr="00652122">
        <w:rPr>
          <w:rFonts w:eastAsiaTheme="minorEastAsia"/>
          <w:color w:val="EE0000"/>
          <w:lang w:eastAsia="ja-JP"/>
        </w:rPr>
        <w:t>, both</w:t>
      </w:r>
      <w:r w:rsidR="00532DA8" w:rsidRPr="00652122">
        <w:rPr>
          <w:rFonts w:eastAsiaTheme="minorEastAsia"/>
          <w:i/>
          <w:iCs/>
          <w:color w:val="EE0000"/>
          <w:lang w:eastAsia="ja-JP"/>
        </w:rPr>
        <w:t xml:space="preserve"> p</w:t>
      </w:r>
      <w:r w:rsidR="00532DA8" w:rsidRPr="00652122">
        <w:rPr>
          <w:rFonts w:eastAsiaTheme="minorEastAsia"/>
          <w:color w:val="EE0000"/>
          <w:lang w:eastAsia="ja-JP"/>
        </w:rPr>
        <w:t xml:space="preserve"> &lt; 0.001;</w:t>
      </w:r>
      <w:r w:rsidR="00532DA8" w:rsidRPr="00652122">
        <w:rPr>
          <w:rFonts w:eastAsiaTheme="minorEastAsia"/>
          <w:color w:val="EE0000"/>
        </w:rPr>
        <w:t xml:space="preserve"> Fig. </w:t>
      </w:r>
      <w:r w:rsidR="00532DA8" w:rsidRPr="00652122">
        <w:rPr>
          <w:rFonts w:eastAsiaTheme="minorEastAsia"/>
          <w:color w:val="EE0000"/>
          <w:lang w:eastAsia="ja-JP"/>
        </w:rPr>
        <w:t>10</w:t>
      </w:r>
      <w:r w:rsidR="00532DA8" w:rsidRPr="00652122">
        <w:rPr>
          <w:rFonts w:eastAsiaTheme="minorEastAsia"/>
          <w:color w:val="EE0000"/>
        </w:rPr>
        <w:t>). The increase in mortality was particularly</w:t>
      </w:r>
      <w:r w:rsidR="00532DA8" w:rsidRPr="00DD2769">
        <w:rPr>
          <w:rFonts w:eastAsiaTheme="minorEastAsia"/>
          <w:color w:val="EE0000"/>
        </w:rPr>
        <w:t xml:space="preserve"> </w:t>
      </w:r>
      <w:r w:rsidR="00532DA8" w:rsidRPr="009C0340">
        <w:rPr>
          <w:rFonts w:eastAsiaTheme="minorEastAsia"/>
          <w:color w:val="EE0000"/>
        </w:rPr>
        <w:t>noticeable after 2013</w:t>
      </w:r>
      <w:r w:rsidR="00532DA8" w:rsidRPr="00DD2769">
        <w:rPr>
          <w:rFonts w:eastAsiaTheme="minorEastAsia"/>
          <w:color w:val="EE0000"/>
        </w:rPr>
        <w:t xml:space="preserve">. </w:t>
      </w:r>
      <w:r w:rsidR="00532DA8" w:rsidRPr="00DD2769">
        <w:rPr>
          <w:rFonts w:eastAsiaTheme="minorEastAsia"/>
          <w:color w:val="EE0000"/>
          <w:lang w:eastAsia="ja-JP"/>
        </w:rPr>
        <w:t xml:space="preserve">The annual mortality rate at the Ecotone plot was </w:t>
      </w:r>
      <w:r w:rsidR="00532DA8" w:rsidRPr="00DD2769">
        <w:rPr>
          <w:rFonts w:eastAsiaTheme="minorEastAsia"/>
          <w:b/>
          <w:bCs/>
          <w:color w:val="EE0000"/>
          <w:lang w:eastAsia="ja-JP"/>
        </w:rPr>
        <w:t>2.89%/yr</w:t>
      </w:r>
      <w:r w:rsidR="00532DA8" w:rsidRPr="00DD2769">
        <w:rPr>
          <w:rFonts w:eastAsiaTheme="minorEastAsia"/>
          <w:color w:val="EE0000"/>
        </w:rPr>
        <w:t xml:space="preserve"> for the </w:t>
      </w:r>
      <w:r w:rsidR="00532DA8" w:rsidRPr="00DD2769">
        <w:rPr>
          <w:rFonts w:eastAsiaTheme="minorEastAsia"/>
          <w:color w:val="EE0000"/>
          <w:lang w:eastAsia="ja-JP"/>
        </w:rPr>
        <w:t>full o</w:t>
      </w:r>
      <w:r w:rsidR="00532DA8" w:rsidRPr="00652122">
        <w:rPr>
          <w:rFonts w:eastAsiaTheme="minorEastAsia"/>
          <w:color w:val="EE0000"/>
          <w:lang w:eastAsia="ja-JP"/>
        </w:rPr>
        <w:t>bservation period (</w:t>
      </w:r>
      <w:r w:rsidR="00532DA8" w:rsidRPr="00652122">
        <w:rPr>
          <w:rFonts w:eastAsiaTheme="minorEastAsia"/>
          <w:color w:val="EE0000"/>
        </w:rPr>
        <w:t>2000–2024</w:t>
      </w:r>
      <w:r w:rsidR="00532DA8" w:rsidRPr="00652122">
        <w:rPr>
          <w:rFonts w:eastAsiaTheme="minorEastAsia" w:hint="eastAsia"/>
          <w:color w:val="EE0000"/>
          <w:lang w:eastAsia="ja-JP"/>
        </w:rPr>
        <w:t>, Table 4</w:t>
      </w:r>
      <w:r w:rsidR="00532DA8" w:rsidRPr="00652122">
        <w:rPr>
          <w:rFonts w:eastAsiaTheme="minorEastAsia"/>
          <w:color w:val="EE0000"/>
          <w:lang w:eastAsia="ja-JP"/>
        </w:rPr>
        <w:t xml:space="preserve">), increasing markedly to </w:t>
      </w:r>
      <w:r w:rsidR="00532DA8" w:rsidRPr="00652122">
        <w:rPr>
          <w:rFonts w:eastAsiaTheme="minorEastAsia"/>
          <w:b/>
          <w:bCs/>
          <w:color w:val="EE0000"/>
          <w:lang w:eastAsia="ja-JP"/>
        </w:rPr>
        <w:t>8.3%/yr</w:t>
      </w:r>
      <w:r w:rsidR="00532DA8" w:rsidRPr="00652122">
        <w:rPr>
          <w:rFonts w:eastAsiaTheme="minorEastAsia"/>
          <w:color w:val="EE0000"/>
          <w:lang w:eastAsia="ja-JP"/>
        </w:rPr>
        <w:t xml:space="preserve"> during the recent period (2013–2024). By contrast, annual mortality rates at</w:t>
      </w:r>
      <w:r w:rsidR="00532DA8" w:rsidRPr="00652122">
        <w:rPr>
          <w:rFonts w:eastAsiaTheme="minorEastAsia"/>
          <w:color w:val="EE0000"/>
        </w:rPr>
        <w:t xml:space="preserve"> the </w:t>
      </w:r>
      <w:r w:rsidR="00532DA8" w:rsidRPr="00652122">
        <w:rPr>
          <w:rFonts w:eastAsiaTheme="minorEastAsia"/>
          <w:color w:val="EE0000"/>
          <w:lang w:eastAsia="ja-JP"/>
        </w:rPr>
        <w:t>Subarctic</w:t>
      </w:r>
      <w:r w:rsidR="00532DA8" w:rsidRPr="00652122">
        <w:rPr>
          <w:rFonts w:eastAsiaTheme="minorEastAsia"/>
          <w:color w:val="EE0000"/>
        </w:rPr>
        <w:t xml:space="preserve"> and </w:t>
      </w:r>
      <w:r w:rsidR="00532DA8" w:rsidRPr="00652122">
        <w:rPr>
          <w:rFonts w:eastAsiaTheme="minorEastAsia"/>
          <w:color w:val="EE0000"/>
          <w:lang w:eastAsia="ja-JP"/>
        </w:rPr>
        <w:t>Timberline plots remained low throughout the observation period (</w:t>
      </w:r>
      <w:r w:rsidR="00532DA8" w:rsidRPr="00652122">
        <w:rPr>
          <w:rFonts w:eastAsiaTheme="minorEastAsia"/>
          <w:b/>
          <w:color w:val="EE0000"/>
        </w:rPr>
        <w:t>0.</w:t>
      </w:r>
      <w:r w:rsidR="00532DA8" w:rsidRPr="00652122">
        <w:rPr>
          <w:rFonts w:eastAsiaTheme="minorEastAsia" w:hint="eastAsia"/>
          <w:b/>
          <w:color w:val="EE0000"/>
          <w:lang w:eastAsia="ja-JP"/>
        </w:rPr>
        <w:t>7</w:t>
      </w:r>
      <w:r w:rsidR="00532DA8" w:rsidRPr="00652122">
        <w:rPr>
          <w:rFonts w:eastAsiaTheme="minorEastAsia"/>
          <w:b/>
          <w:color w:val="EE0000"/>
        </w:rPr>
        <w:t>5</w:t>
      </w:r>
      <w:r w:rsidR="00532DA8" w:rsidRPr="00652122">
        <w:rPr>
          <w:rFonts w:eastAsiaTheme="minorEastAsia"/>
          <w:b/>
          <w:bCs/>
          <w:color w:val="EE0000"/>
          <w:lang w:eastAsia="ja-JP"/>
        </w:rPr>
        <w:t>%/yr</w:t>
      </w:r>
      <w:r w:rsidR="00532DA8" w:rsidRPr="00652122">
        <w:rPr>
          <w:rFonts w:eastAsiaTheme="minorEastAsia"/>
          <w:color w:val="EE0000"/>
        </w:rPr>
        <w:t xml:space="preserve"> and </w:t>
      </w:r>
      <w:r w:rsidR="00532DA8" w:rsidRPr="00652122">
        <w:rPr>
          <w:rFonts w:eastAsiaTheme="minorEastAsia"/>
          <w:b/>
          <w:bCs/>
          <w:color w:val="EE0000"/>
          <w:lang w:eastAsia="ja-JP"/>
        </w:rPr>
        <w:t>0.69%/yr</w:t>
      </w:r>
      <w:r w:rsidR="00532DA8" w:rsidRPr="00652122">
        <w:rPr>
          <w:rFonts w:eastAsiaTheme="minorEastAsia"/>
          <w:color w:val="EE0000"/>
        </w:rPr>
        <w:t>, respectively</w:t>
      </w:r>
      <w:r w:rsidR="00532DA8" w:rsidRPr="00652122">
        <w:rPr>
          <w:rFonts w:eastAsiaTheme="minorEastAsia"/>
          <w:color w:val="EE0000"/>
          <w:lang w:eastAsia="ja-JP"/>
        </w:rPr>
        <w:t>).</w:t>
      </w:r>
      <w:r w:rsidRPr="0010632C">
        <w:rPr>
          <w:rFonts w:eastAsiaTheme="minorEastAsia"/>
          <w:color w:val="EE0000"/>
          <w:lang w:eastAsia="ja-JP"/>
        </w:rPr>
        <w:t>”</w:t>
      </w:r>
    </w:p>
    <w:p w14:paraId="3427E7A0" w14:textId="4CA33009" w:rsidR="0094484E" w:rsidRDefault="001A3DBA" w:rsidP="0094484E">
      <w:pPr>
        <w:pStyle w:val="af1"/>
        <w:ind w:leftChars="-59" w:left="-142" w:firstLine="142"/>
        <w:rPr>
          <w:rFonts w:eastAsia="ＭＳ 明朝"/>
          <w:lang w:eastAsia="ja-JP"/>
        </w:rPr>
      </w:pPr>
      <w:r>
        <w:rPr>
          <w:rFonts w:eastAsia="ＭＳ 明朝"/>
          <w:lang w:eastAsia="ja-JP"/>
        </w:rPr>
        <w:t xml:space="preserve">These analyses have been added to a new Section </w:t>
      </w:r>
      <w:r w:rsidR="007078FD">
        <w:rPr>
          <w:rFonts w:eastAsia="ＭＳ 明朝"/>
          <w:lang w:eastAsia="ja-JP"/>
        </w:rPr>
        <w:t>“</w:t>
      </w:r>
      <w:r w:rsidRPr="00390F3A">
        <w:rPr>
          <w:rFonts w:eastAsia="ＭＳ 明朝"/>
          <w:color w:val="EE0000"/>
          <w:lang w:eastAsia="ja-JP"/>
        </w:rPr>
        <w:t xml:space="preserve">2.5 </w:t>
      </w:r>
      <w:r w:rsidR="007078FD" w:rsidRPr="00390F3A">
        <w:rPr>
          <w:rFonts w:eastAsia="ＭＳ 明朝" w:hint="eastAsia"/>
          <w:color w:val="EE0000"/>
          <w:lang w:eastAsia="ja-JP"/>
        </w:rPr>
        <w:t xml:space="preserve"> </w:t>
      </w:r>
      <w:r w:rsidRPr="00390F3A">
        <w:rPr>
          <w:rFonts w:eastAsia="ＭＳ 明朝"/>
          <w:color w:val="EE0000"/>
          <w:lang w:eastAsia="ja-JP"/>
        </w:rPr>
        <w:t>Statistical Analysis</w:t>
      </w:r>
      <w:r w:rsidR="007078FD">
        <w:rPr>
          <w:rFonts w:eastAsia="ＭＳ 明朝"/>
          <w:lang w:eastAsia="ja-JP"/>
        </w:rPr>
        <w:t>”</w:t>
      </w:r>
      <w:r>
        <w:rPr>
          <w:rFonts w:eastAsia="ＭＳ 明朝"/>
          <w:lang w:eastAsia="ja-JP"/>
        </w:rPr>
        <w:t xml:space="preserve"> in the Methods and to Section 3.1 and 3.3 of the Results. </w:t>
      </w:r>
      <w:r w:rsidR="0094484E" w:rsidRPr="0094484E">
        <w:rPr>
          <w:rFonts w:eastAsia="ＭＳ 明朝"/>
          <w:lang w:eastAsia="ja-JP"/>
        </w:rPr>
        <w:t>This interpretation has been incorporated into the Discussion (Section 4.</w:t>
      </w:r>
      <w:r w:rsidR="0094484E">
        <w:rPr>
          <w:rFonts w:eastAsia="ＭＳ 明朝" w:hint="eastAsia"/>
          <w:lang w:eastAsia="ja-JP"/>
        </w:rPr>
        <w:t>4</w:t>
      </w:r>
      <w:r w:rsidR="0094484E" w:rsidRPr="0094484E">
        <w:rPr>
          <w:rFonts w:eastAsia="ＭＳ 明朝"/>
          <w:lang w:eastAsia="ja-JP"/>
        </w:rPr>
        <w:t>).</w:t>
      </w:r>
    </w:p>
    <w:p w14:paraId="49F9141E" w14:textId="77777777" w:rsidR="001A3DBA" w:rsidRPr="001A3DBA" w:rsidRDefault="001A3DBA" w:rsidP="009C0340">
      <w:pPr>
        <w:pStyle w:val="2"/>
        <w:rPr>
          <w:rFonts w:eastAsia="ＭＳ 明朝"/>
        </w:rPr>
      </w:pPr>
      <w:r>
        <w:rPr>
          <w:rFonts w:eastAsia="ＭＳ 明朝"/>
        </w:rPr>
        <w:t xml:space="preserve">Main Comment 3 (Contrasting </w:t>
      </w:r>
      <w:r w:rsidRPr="009C0340">
        <w:rPr>
          <w:rFonts w:eastAsia="ＭＳ 明朝"/>
          <w:i/>
          <w:iCs/>
        </w:rPr>
        <w:t xml:space="preserve">A. </w:t>
      </w:r>
      <w:proofErr w:type="spellStart"/>
      <w:r w:rsidRPr="009C0340">
        <w:rPr>
          <w:rFonts w:eastAsia="ＭＳ 明朝"/>
          <w:i/>
          <w:iCs/>
        </w:rPr>
        <w:t>mariesii</w:t>
      </w:r>
      <w:proofErr w:type="spellEnd"/>
      <w:r w:rsidRPr="009C0340">
        <w:rPr>
          <w:rFonts w:eastAsia="ＭＳ 明朝"/>
          <w:i/>
          <w:iCs/>
        </w:rPr>
        <w:t xml:space="preserve"> </w:t>
      </w:r>
      <w:r>
        <w:rPr>
          <w:rFonts w:eastAsia="ＭＳ 明朝"/>
        </w:rPr>
        <w:t>population trends):</w:t>
      </w:r>
    </w:p>
    <w:p w14:paraId="7385A1E8" w14:textId="2BF2983B" w:rsidR="001A3DBA" w:rsidRPr="001A3DBA" w:rsidRDefault="001A3DBA" w:rsidP="00A0736B">
      <w:pPr>
        <w:pStyle w:val="af1"/>
        <w:ind w:leftChars="59" w:left="284" w:hanging="142"/>
        <w:rPr>
          <w:rFonts w:eastAsia="ＭＳ 明朝"/>
          <w:lang w:eastAsia="ja-JP"/>
        </w:rPr>
      </w:pPr>
      <w:r>
        <w:rPr>
          <w:rFonts w:eastAsia="ＭＳ 明朝"/>
          <w:i/>
          <w:iCs/>
          <w:lang w:eastAsia="ja-JP"/>
        </w:rPr>
        <w:t xml:space="preserve">"The observation of contrasting population trends for Abies </w:t>
      </w:r>
      <w:proofErr w:type="spellStart"/>
      <w:r>
        <w:rPr>
          <w:rFonts w:eastAsia="ＭＳ 明朝"/>
          <w:i/>
          <w:iCs/>
          <w:lang w:eastAsia="ja-JP"/>
        </w:rPr>
        <w:t>mariesii</w:t>
      </w:r>
      <w:proofErr w:type="spellEnd"/>
      <w:r>
        <w:rPr>
          <w:rFonts w:eastAsia="ＭＳ 明朝"/>
          <w:i/>
          <w:iCs/>
          <w:lang w:eastAsia="ja-JP"/>
        </w:rPr>
        <w:t xml:space="preserve">—decline at lower elevations versus </w:t>
      </w:r>
      <w:r w:rsidR="00631247">
        <w:rPr>
          <w:rFonts w:eastAsia="ＭＳ 明朝"/>
          <w:i/>
          <w:iCs/>
          <w:lang w:eastAsia="ja-JP"/>
        </w:rPr>
        <w:t>successful</w:t>
      </w:r>
      <w:r w:rsidR="00631247">
        <w:rPr>
          <w:rFonts w:eastAsia="ＭＳ 明朝" w:hint="eastAsia"/>
          <w:i/>
          <w:iCs/>
          <w:lang w:eastAsia="ja-JP"/>
        </w:rPr>
        <w:t xml:space="preserve"> </w:t>
      </w:r>
      <w:r w:rsidR="004C598F">
        <w:rPr>
          <w:rFonts w:eastAsia="ＭＳ 明朝"/>
          <w:i/>
          <w:iCs/>
          <w:lang w:eastAsia="ja-JP"/>
        </w:rPr>
        <w:t>recruitment</w:t>
      </w:r>
      <w:r>
        <w:rPr>
          <w:rFonts w:eastAsia="ＭＳ 明朝"/>
          <w:i/>
          <w:iCs/>
          <w:lang w:eastAsia="ja-JP"/>
        </w:rPr>
        <w:t xml:space="preserve"> and growth at higher elevation—</w:t>
      </w:r>
      <w:r w:rsidRPr="00390F3A">
        <w:rPr>
          <w:rFonts w:eastAsia="ＭＳ 明朝"/>
          <w:i/>
          <w:iCs/>
          <w:u w:val="single"/>
          <w:lang w:eastAsia="ja-JP"/>
        </w:rPr>
        <w:t>is perhaps the most significant finding o</w:t>
      </w:r>
      <w:r>
        <w:rPr>
          <w:rFonts w:eastAsia="ＭＳ 明朝"/>
          <w:i/>
          <w:iCs/>
          <w:lang w:eastAsia="ja-JP"/>
        </w:rPr>
        <w:t>f this study. This phenomenon likely relates to the species' thermal niche and climate adaptation, yet no further analysis was conducted to explore this."</w:t>
      </w:r>
    </w:p>
    <w:p w14:paraId="616A74E6" w14:textId="77777777" w:rsidR="00BB4151" w:rsidRDefault="001A3DBA" w:rsidP="00A0736B">
      <w:pPr>
        <w:pStyle w:val="af1"/>
        <w:ind w:leftChars="59" w:left="284" w:hanging="142"/>
        <w:rPr>
          <w:rFonts w:eastAsia="ＭＳ 明朝"/>
          <w:b/>
          <w:bCs/>
          <w:lang w:eastAsia="ja-JP"/>
        </w:rPr>
      </w:pPr>
      <w:r>
        <w:rPr>
          <w:rFonts w:eastAsia="ＭＳ 明朝"/>
          <w:b/>
          <w:bCs/>
          <w:lang w:eastAsia="ja-JP"/>
        </w:rPr>
        <w:t xml:space="preserve">Response: </w:t>
      </w:r>
    </w:p>
    <w:p w14:paraId="3E29FC19" w14:textId="4AA10CA9" w:rsidR="004E4DFD" w:rsidRPr="00D51A24" w:rsidRDefault="00D51A24" w:rsidP="00A0736B">
      <w:pPr>
        <w:pStyle w:val="af1"/>
        <w:ind w:leftChars="59" w:left="284" w:hanging="142"/>
        <w:rPr>
          <w:rFonts w:eastAsia="ＭＳ 明朝"/>
          <w:lang w:eastAsia="ja-JP"/>
        </w:rPr>
      </w:pPr>
      <w:r w:rsidRPr="00D51A24">
        <w:rPr>
          <w:rFonts w:eastAsia="ＭＳ 明朝"/>
          <w:lang w:eastAsia="ja-JP"/>
        </w:rPr>
        <w:t>The following has been added:</w:t>
      </w:r>
    </w:p>
    <w:p w14:paraId="4C3C8654" w14:textId="77777777" w:rsidR="00BB4151" w:rsidRPr="00CB1320" w:rsidRDefault="00BB4151" w:rsidP="00BB4151">
      <w:pPr>
        <w:pStyle w:val="5"/>
        <w:rPr>
          <w:lang w:eastAsia="ja-JP"/>
        </w:rPr>
      </w:pPr>
      <w:r w:rsidRPr="00CB1320">
        <w:rPr>
          <w:rFonts w:eastAsia="ＭＳ Ｐゴシック"/>
          <w:lang w:eastAsia="ja-JP"/>
        </w:rPr>
        <w:lastRenderedPageBreak/>
        <w:t>Table 5</w:t>
      </w:r>
      <w:r w:rsidRPr="00CB1320">
        <w:rPr>
          <w:rFonts w:hint="eastAsia"/>
          <w:lang w:eastAsia="ja-JP"/>
        </w:rPr>
        <w:t>（</w:t>
      </w:r>
      <w:r w:rsidRPr="00CB1320">
        <w:rPr>
          <w:lang w:eastAsia="ja-JP"/>
        </w:rPr>
        <w:t xml:space="preserve">ver.2_L </w:t>
      </w:r>
      <w:r w:rsidRPr="00CB1320">
        <w:rPr>
          <w:rFonts w:hint="eastAsia"/>
          <w:lang w:eastAsia="ja-JP"/>
        </w:rPr>
        <w:t>304</w:t>
      </w:r>
      <w:r w:rsidRPr="00CB1320">
        <w:rPr>
          <w:lang w:eastAsia="ja-JP"/>
        </w:rPr>
        <w:t>-</w:t>
      </w:r>
      <w:r w:rsidRPr="00CB1320">
        <w:rPr>
          <w:rFonts w:hint="eastAsia"/>
          <w:lang w:eastAsia="ja-JP"/>
        </w:rPr>
        <w:t>313</w:t>
      </w:r>
      <w:r w:rsidRPr="00CB1320">
        <w:rPr>
          <w:rFonts w:hint="eastAsia"/>
          <w:lang w:eastAsia="ja-JP"/>
        </w:rPr>
        <w:t>）</w:t>
      </w:r>
    </w:p>
    <w:p w14:paraId="48FA2207" w14:textId="77777777" w:rsidR="00BB4151" w:rsidRPr="009C0340" w:rsidRDefault="00BB4151" w:rsidP="00BB4151">
      <w:pPr>
        <w:pStyle w:val="3"/>
        <w:rPr>
          <w:rFonts w:ascii="Arial" w:eastAsia="ＭＳ Ｐゴシック" w:hAnsi="Arial" w:cs="Arial"/>
          <w:color w:val="EE0000"/>
          <w:lang w:eastAsia="ja-JP"/>
        </w:rPr>
      </w:pPr>
      <w:r>
        <w:rPr>
          <w:rFonts w:eastAsia="ＭＳ Ｐゴシック"/>
          <w:color w:val="EE0000"/>
          <w:lang w:eastAsia="ja-JP"/>
        </w:rPr>
        <w:t>“</w:t>
      </w:r>
      <w:r w:rsidRPr="0012750F">
        <w:rPr>
          <w:rFonts w:eastAsia="ＭＳ Ｐゴシック"/>
          <w:color w:val="EE0000"/>
          <w:lang w:eastAsia="ja-JP"/>
        </w:rPr>
        <w:t>Table 5 Analysis of covariance (ANCOVA) results for the relationship between the warmth index and basal area ratio in the Ecotone plot.</w:t>
      </w:r>
    </w:p>
    <w:tbl>
      <w:tblPr>
        <w:tblW w:w="9214" w:type="dxa"/>
        <w:tblCellMar>
          <w:left w:w="99" w:type="dxa"/>
          <w:right w:w="99" w:type="dxa"/>
        </w:tblCellMar>
        <w:tblLook w:val="04A0" w:firstRow="1" w:lastRow="0" w:firstColumn="1" w:lastColumn="0" w:noHBand="0" w:noVBand="1"/>
      </w:tblPr>
      <w:tblGrid>
        <w:gridCol w:w="2600"/>
        <w:gridCol w:w="1200"/>
        <w:gridCol w:w="3140"/>
        <w:gridCol w:w="2274"/>
      </w:tblGrid>
      <w:tr w:rsidR="00BB4151" w:rsidRPr="00651421" w14:paraId="15634551" w14:textId="77777777" w:rsidTr="00C63CE1">
        <w:trPr>
          <w:trHeight w:val="264"/>
        </w:trPr>
        <w:tc>
          <w:tcPr>
            <w:tcW w:w="6940" w:type="dxa"/>
            <w:gridSpan w:val="3"/>
            <w:tcBorders>
              <w:top w:val="nil"/>
              <w:left w:val="nil"/>
              <w:bottom w:val="nil"/>
              <w:right w:val="nil"/>
            </w:tcBorders>
            <w:noWrap/>
            <w:vAlign w:val="bottom"/>
          </w:tcPr>
          <w:p w14:paraId="3EF83465" w14:textId="77777777" w:rsidR="00BB4151" w:rsidRPr="00651421" w:rsidRDefault="00BB4151" w:rsidP="00C63CE1">
            <w:pPr>
              <w:suppressAutoHyphens w:val="0"/>
              <w:spacing w:before="0" w:after="0" w:line="240" w:lineRule="auto"/>
              <w:ind w:firstLine="0"/>
              <w:rPr>
                <w:rFonts w:ascii="Arial" w:eastAsia="ＭＳ Ｐゴシック" w:hAnsi="Arial" w:cs="Arial"/>
                <w:b/>
                <w:bCs/>
                <w:sz w:val="20"/>
                <w:szCs w:val="20"/>
                <w:lang w:eastAsia="ja-JP"/>
              </w:rPr>
            </w:pPr>
          </w:p>
        </w:tc>
        <w:tc>
          <w:tcPr>
            <w:tcW w:w="2274" w:type="dxa"/>
            <w:tcBorders>
              <w:top w:val="nil"/>
              <w:left w:val="nil"/>
              <w:bottom w:val="nil"/>
              <w:right w:val="nil"/>
            </w:tcBorders>
            <w:noWrap/>
            <w:vAlign w:val="bottom"/>
            <w:hideMark/>
          </w:tcPr>
          <w:p w14:paraId="52FED5F7" w14:textId="77777777" w:rsidR="00BB4151" w:rsidRPr="00651421" w:rsidRDefault="00BB4151" w:rsidP="00C63CE1">
            <w:pPr>
              <w:suppressAutoHyphens w:val="0"/>
              <w:spacing w:before="0" w:after="0" w:line="240" w:lineRule="auto"/>
              <w:ind w:firstLine="0"/>
              <w:rPr>
                <w:rFonts w:ascii="Arial" w:eastAsia="ＭＳ Ｐゴシック" w:hAnsi="Arial" w:cs="Arial"/>
                <w:b/>
                <w:bCs/>
                <w:sz w:val="20"/>
                <w:szCs w:val="20"/>
                <w:lang w:eastAsia="ja-JP"/>
              </w:rPr>
            </w:pPr>
          </w:p>
        </w:tc>
      </w:tr>
      <w:tr w:rsidR="00BB4151" w:rsidRPr="00651421" w14:paraId="2452D91B" w14:textId="77777777" w:rsidTr="00C63CE1">
        <w:trPr>
          <w:trHeight w:val="264"/>
        </w:trPr>
        <w:tc>
          <w:tcPr>
            <w:tcW w:w="3800" w:type="dxa"/>
            <w:gridSpan w:val="2"/>
            <w:tcBorders>
              <w:top w:val="nil"/>
              <w:left w:val="nil"/>
              <w:bottom w:val="nil"/>
              <w:right w:val="nil"/>
            </w:tcBorders>
            <w:noWrap/>
            <w:vAlign w:val="bottom"/>
            <w:hideMark/>
          </w:tcPr>
          <w:p w14:paraId="1C66ED13" w14:textId="77777777" w:rsidR="00BB4151" w:rsidRPr="00651421" w:rsidRDefault="00BB4151" w:rsidP="00C63CE1">
            <w:pPr>
              <w:suppressAutoHyphens w:val="0"/>
              <w:spacing w:before="0" w:after="0" w:line="240" w:lineRule="auto"/>
              <w:ind w:firstLine="0"/>
              <w:rPr>
                <w:rFonts w:ascii="Arial" w:eastAsia="ＭＳ Ｐゴシック" w:hAnsi="Arial" w:cs="Arial"/>
                <w:b/>
                <w:bCs/>
                <w:sz w:val="20"/>
                <w:szCs w:val="20"/>
                <w:lang w:eastAsia="ja-JP"/>
              </w:rPr>
            </w:pPr>
            <w:r w:rsidRPr="00651421">
              <w:rPr>
                <w:rFonts w:ascii="Arial" w:eastAsia="ＭＳ Ｐゴシック" w:hAnsi="Arial" w:cs="Arial"/>
                <w:b/>
                <w:bCs/>
                <w:sz w:val="20"/>
                <w:szCs w:val="20"/>
                <w:lang w:eastAsia="ja-JP"/>
              </w:rPr>
              <w:t>(a) By tree species group</w:t>
            </w:r>
          </w:p>
        </w:tc>
        <w:tc>
          <w:tcPr>
            <w:tcW w:w="3140" w:type="dxa"/>
            <w:tcBorders>
              <w:top w:val="nil"/>
              <w:left w:val="nil"/>
              <w:bottom w:val="nil"/>
              <w:right w:val="nil"/>
            </w:tcBorders>
            <w:noWrap/>
            <w:vAlign w:val="bottom"/>
            <w:hideMark/>
          </w:tcPr>
          <w:p w14:paraId="33A1B1AB" w14:textId="77777777" w:rsidR="00BB4151" w:rsidRPr="00651421" w:rsidRDefault="00BB4151" w:rsidP="00C63CE1">
            <w:pPr>
              <w:suppressAutoHyphens w:val="0"/>
              <w:spacing w:before="0" w:after="0" w:line="240" w:lineRule="auto"/>
              <w:ind w:firstLine="0"/>
              <w:rPr>
                <w:rFonts w:ascii="Arial" w:eastAsia="ＭＳ Ｐゴシック" w:hAnsi="Arial" w:cs="Arial"/>
                <w:b/>
                <w:bCs/>
                <w:sz w:val="20"/>
                <w:szCs w:val="20"/>
                <w:lang w:eastAsia="ja-JP"/>
              </w:rPr>
            </w:pPr>
          </w:p>
        </w:tc>
        <w:tc>
          <w:tcPr>
            <w:tcW w:w="2274" w:type="dxa"/>
            <w:tcBorders>
              <w:top w:val="nil"/>
              <w:left w:val="nil"/>
              <w:bottom w:val="nil"/>
              <w:right w:val="nil"/>
            </w:tcBorders>
            <w:noWrap/>
            <w:vAlign w:val="bottom"/>
            <w:hideMark/>
          </w:tcPr>
          <w:p w14:paraId="5D29B6B3" w14:textId="77777777" w:rsidR="00BB4151" w:rsidRPr="00651421" w:rsidRDefault="00BB4151" w:rsidP="00C63CE1">
            <w:pPr>
              <w:suppressAutoHyphens w:val="0"/>
              <w:spacing w:before="0" w:after="0" w:line="240" w:lineRule="auto"/>
              <w:ind w:firstLine="0"/>
              <w:rPr>
                <w:sz w:val="20"/>
                <w:szCs w:val="20"/>
                <w:lang w:eastAsia="ja-JP"/>
              </w:rPr>
            </w:pPr>
          </w:p>
        </w:tc>
      </w:tr>
      <w:tr w:rsidR="00BB4151" w:rsidRPr="00651421" w14:paraId="47C674C0" w14:textId="77777777" w:rsidTr="00C63CE1">
        <w:trPr>
          <w:trHeight w:val="264"/>
        </w:trPr>
        <w:tc>
          <w:tcPr>
            <w:tcW w:w="2600" w:type="dxa"/>
            <w:tcBorders>
              <w:top w:val="single" w:sz="4" w:space="0" w:color="auto"/>
              <w:left w:val="nil"/>
              <w:bottom w:val="single" w:sz="4" w:space="0" w:color="auto"/>
              <w:right w:val="nil"/>
            </w:tcBorders>
            <w:vAlign w:val="center"/>
            <w:hideMark/>
          </w:tcPr>
          <w:p w14:paraId="195F9FC0"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b/>
                <w:bCs/>
                <w:sz w:val="18"/>
                <w:szCs w:val="18"/>
                <w:lang w:eastAsia="ja-JP"/>
              </w:rPr>
            </w:pPr>
            <w:r w:rsidRPr="00652122">
              <w:rPr>
                <w:rFonts w:ascii="Arial" w:eastAsia="ＭＳ Ｐゴシック" w:hAnsi="Arial" w:cs="Arial"/>
                <w:b/>
                <w:bCs/>
                <w:sz w:val="18"/>
                <w:szCs w:val="18"/>
                <w:lang w:eastAsia="ja-JP"/>
              </w:rPr>
              <w:t>Group</w:t>
            </w:r>
          </w:p>
        </w:tc>
        <w:tc>
          <w:tcPr>
            <w:tcW w:w="1200" w:type="dxa"/>
            <w:tcBorders>
              <w:top w:val="single" w:sz="4" w:space="0" w:color="auto"/>
              <w:left w:val="nil"/>
              <w:bottom w:val="single" w:sz="4" w:space="0" w:color="auto"/>
              <w:right w:val="nil"/>
            </w:tcBorders>
            <w:vAlign w:val="center"/>
            <w:hideMark/>
          </w:tcPr>
          <w:p w14:paraId="04805269"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b/>
                <w:bCs/>
                <w:sz w:val="18"/>
                <w:szCs w:val="18"/>
                <w:lang w:eastAsia="ja-JP"/>
              </w:rPr>
            </w:pPr>
            <w:r w:rsidRPr="00652122">
              <w:rPr>
                <w:rFonts w:ascii="Arial" w:eastAsia="ＭＳ Ｐゴシック" w:hAnsi="Arial" w:cs="Arial"/>
                <w:b/>
                <w:bCs/>
                <w:sz w:val="18"/>
                <w:szCs w:val="18"/>
                <w:lang w:eastAsia="ja-JP"/>
              </w:rPr>
              <w:t>Slope (/WI)</w:t>
            </w:r>
          </w:p>
        </w:tc>
        <w:tc>
          <w:tcPr>
            <w:tcW w:w="3140" w:type="dxa"/>
            <w:tcBorders>
              <w:top w:val="single" w:sz="4" w:space="0" w:color="auto"/>
              <w:left w:val="nil"/>
              <w:bottom w:val="single" w:sz="4" w:space="0" w:color="auto"/>
              <w:right w:val="nil"/>
            </w:tcBorders>
            <w:vAlign w:val="center"/>
            <w:hideMark/>
          </w:tcPr>
          <w:p w14:paraId="49E62876"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b/>
                <w:bCs/>
                <w:sz w:val="18"/>
                <w:szCs w:val="18"/>
                <w:lang w:eastAsia="ja-JP"/>
              </w:rPr>
            </w:pPr>
            <w:r w:rsidRPr="00652122">
              <w:rPr>
                <w:rFonts w:ascii="Arial" w:eastAsia="ＭＳ Ｐゴシック" w:hAnsi="Arial" w:cs="Arial"/>
                <w:b/>
                <w:bCs/>
                <w:sz w:val="18"/>
                <w:szCs w:val="18"/>
                <w:lang w:eastAsia="ja-JP"/>
              </w:rPr>
              <w:t>Comparison</w:t>
            </w:r>
          </w:p>
        </w:tc>
        <w:tc>
          <w:tcPr>
            <w:tcW w:w="2274" w:type="dxa"/>
            <w:tcBorders>
              <w:top w:val="single" w:sz="4" w:space="0" w:color="auto"/>
              <w:left w:val="nil"/>
              <w:bottom w:val="single" w:sz="4" w:space="0" w:color="auto"/>
              <w:right w:val="nil"/>
            </w:tcBorders>
            <w:vAlign w:val="center"/>
            <w:hideMark/>
          </w:tcPr>
          <w:p w14:paraId="1DAB180D"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b/>
                <w:bCs/>
                <w:i/>
                <w:iCs/>
                <w:sz w:val="18"/>
                <w:szCs w:val="18"/>
                <w:lang w:eastAsia="ja-JP"/>
              </w:rPr>
            </w:pPr>
            <w:r w:rsidRPr="00652122">
              <w:rPr>
                <w:rFonts w:ascii="Arial" w:eastAsia="ＭＳ Ｐゴシック" w:hAnsi="Arial" w:cs="Arial"/>
                <w:b/>
                <w:bCs/>
                <w:i/>
                <w:iCs/>
                <w:sz w:val="18"/>
                <w:szCs w:val="18"/>
                <w:lang w:eastAsia="ja-JP"/>
              </w:rPr>
              <w:t>p</w:t>
            </w:r>
          </w:p>
        </w:tc>
      </w:tr>
      <w:tr w:rsidR="00BB4151" w:rsidRPr="00651421" w14:paraId="17154910" w14:textId="77777777" w:rsidTr="00C63CE1">
        <w:trPr>
          <w:trHeight w:val="264"/>
        </w:trPr>
        <w:tc>
          <w:tcPr>
            <w:tcW w:w="2600" w:type="dxa"/>
            <w:tcBorders>
              <w:top w:val="nil"/>
              <w:left w:val="nil"/>
              <w:bottom w:val="nil"/>
              <w:right w:val="nil"/>
            </w:tcBorders>
            <w:vAlign w:val="center"/>
            <w:hideMark/>
          </w:tcPr>
          <w:p w14:paraId="2379D546" w14:textId="77777777" w:rsidR="00BB4151" w:rsidRPr="00652122" w:rsidRDefault="00BB4151" w:rsidP="00C63CE1">
            <w:pPr>
              <w:suppressAutoHyphens w:val="0"/>
              <w:spacing w:before="0" w:after="0" w:line="240" w:lineRule="auto"/>
              <w:ind w:firstLine="0"/>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Temperate tree species</w:t>
            </w:r>
          </w:p>
        </w:tc>
        <w:tc>
          <w:tcPr>
            <w:tcW w:w="1200" w:type="dxa"/>
            <w:tcBorders>
              <w:top w:val="nil"/>
              <w:left w:val="nil"/>
              <w:bottom w:val="nil"/>
              <w:right w:val="nil"/>
            </w:tcBorders>
            <w:vAlign w:val="center"/>
            <w:hideMark/>
          </w:tcPr>
          <w:p w14:paraId="13F7AB02"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0.004</w:t>
            </w:r>
          </w:p>
        </w:tc>
        <w:tc>
          <w:tcPr>
            <w:tcW w:w="3140" w:type="dxa"/>
            <w:tcBorders>
              <w:top w:val="nil"/>
              <w:left w:val="nil"/>
              <w:bottom w:val="nil"/>
              <w:right w:val="nil"/>
            </w:tcBorders>
            <w:vAlign w:val="center"/>
            <w:hideMark/>
          </w:tcPr>
          <w:p w14:paraId="1F6837A2"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Temperate vs. Ecotone</w:t>
            </w:r>
          </w:p>
        </w:tc>
        <w:tc>
          <w:tcPr>
            <w:tcW w:w="2274" w:type="dxa"/>
            <w:tcBorders>
              <w:top w:val="nil"/>
              <w:left w:val="nil"/>
              <w:bottom w:val="nil"/>
              <w:right w:val="nil"/>
            </w:tcBorders>
            <w:vAlign w:val="center"/>
            <w:hideMark/>
          </w:tcPr>
          <w:p w14:paraId="7C2AF566"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0.305</w:t>
            </w:r>
          </w:p>
        </w:tc>
      </w:tr>
      <w:tr w:rsidR="00BB4151" w:rsidRPr="00651421" w14:paraId="19B5B4EC" w14:textId="77777777" w:rsidTr="00C63CE1">
        <w:trPr>
          <w:trHeight w:val="264"/>
        </w:trPr>
        <w:tc>
          <w:tcPr>
            <w:tcW w:w="2600" w:type="dxa"/>
            <w:tcBorders>
              <w:top w:val="nil"/>
              <w:left w:val="nil"/>
              <w:bottom w:val="nil"/>
              <w:right w:val="nil"/>
            </w:tcBorders>
            <w:vAlign w:val="center"/>
            <w:hideMark/>
          </w:tcPr>
          <w:p w14:paraId="26A099CB" w14:textId="77777777" w:rsidR="00BB4151" w:rsidRPr="00652122" w:rsidRDefault="00BB4151" w:rsidP="00C63CE1">
            <w:pPr>
              <w:suppressAutoHyphens w:val="0"/>
              <w:spacing w:before="0" w:after="0" w:line="240" w:lineRule="auto"/>
              <w:ind w:firstLine="0"/>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Ecotone tree species</w:t>
            </w:r>
          </w:p>
        </w:tc>
        <w:tc>
          <w:tcPr>
            <w:tcW w:w="1200" w:type="dxa"/>
            <w:tcBorders>
              <w:top w:val="nil"/>
              <w:left w:val="nil"/>
              <w:bottom w:val="nil"/>
              <w:right w:val="nil"/>
            </w:tcBorders>
            <w:vAlign w:val="center"/>
            <w:hideMark/>
          </w:tcPr>
          <w:p w14:paraId="7A38D650"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Noto Sans CJK JP" w:eastAsia="ＭＳ Ｐゴシック" w:hAnsi="Noto Sans CJK JP" w:cs="Arial"/>
                <w:sz w:val="18"/>
                <w:szCs w:val="18"/>
                <w:lang w:eastAsia="ja-JP"/>
              </w:rPr>
              <w:t>−</w:t>
            </w:r>
            <w:r w:rsidRPr="00652122">
              <w:rPr>
                <w:rFonts w:ascii="Arial" w:eastAsia="ＭＳ Ｐゴシック" w:hAnsi="Arial" w:cs="Arial"/>
                <w:sz w:val="18"/>
                <w:szCs w:val="18"/>
                <w:lang w:eastAsia="ja-JP"/>
              </w:rPr>
              <w:t>0.004</w:t>
            </w:r>
          </w:p>
        </w:tc>
        <w:tc>
          <w:tcPr>
            <w:tcW w:w="3140" w:type="dxa"/>
            <w:tcBorders>
              <w:top w:val="nil"/>
              <w:left w:val="nil"/>
              <w:bottom w:val="nil"/>
              <w:right w:val="nil"/>
            </w:tcBorders>
            <w:vAlign w:val="center"/>
            <w:hideMark/>
          </w:tcPr>
          <w:p w14:paraId="7182A588"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Ecotone vs. Subarctic</w:t>
            </w:r>
          </w:p>
        </w:tc>
        <w:tc>
          <w:tcPr>
            <w:tcW w:w="2274" w:type="dxa"/>
            <w:tcBorders>
              <w:top w:val="nil"/>
              <w:left w:val="nil"/>
              <w:bottom w:val="nil"/>
              <w:right w:val="nil"/>
            </w:tcBorders>
            <w:vAlign w:val="center"/>
            <w:hideMark/>
          </w:tcPr>
          <w:p w14:paraId="3C1556F4"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0.135</w:t>
            </w:r>
          </w:p>
        </w:tc>
      </w:tr>
      <w:tr w:rsidR="00BB4151" w:rsidRPr="00651421" w14:paraId="31730F3D" w14:textId="77777777" w:rsidTr="00C63CE1">
        <w:trPr>
          <w:trHeight w:val="264"/>
        </w:trPr>
        <w:tc>
          <w:tcPr>
            <w:tcW w:w="2600" w:type="dxa"/>
            <w:tcBorders>
              <w:top w:val="nil"/>
              <w:left w:val="nil"/>
              <w:bottom w:val="single" w:sz="4" w:space="0" w:color="auto"/>
              <w:right w:val="nil"/>
            </w:tcBorders>
            <w:vAlign w:val="center"/>
            <w:hideMark/>
          </w:tcPr>
          <w:p w14:paraId="6AEA72E3" w14:textId="77777777" w:rsidR="00BB4151" w:rsidRPr="00652122" w:rsidRDefault="00BB4151" w:rsidP="00C63CE1">
            <w:pPr>
              <w:suppressAutoHyphens w:val="0"/>
              <w:spacing w:before="0" w:after="0" w:line="240" w:lineRule="auto"/>
              <w:ind w:firstLine="0"/>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Subarctic tree species</w:t>
            </w:r>
          </w:p>
        </w:tc>
        <w:tc>
          <w:tcPr>
            <w:tcW w:w="1200" w:type="dxa"/>
            <w:tcBorders>
              <w:top w:val="nil"/>
              <w:left w:val="nil"/>
              <w:bottom w:val="single" w:sz="4" w:space="0" w:color="auto"/>
              <w:right w:val="nil"/>
            </w:tcBorders>
            <w:vAlign w:val="center"/>
            <w:hideMark/>
          </w:tcPr>
          <w:p w14:paraId="3F464E4C"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Noto Sans CJK JP" w:eastAsia="ＭＳ Ｐゴシック" w:hAnsi="Noto Sans CJK JP" w:cs="Arial"/>
                <w:sz w:val="18"/>
                <w:szCs w:val="18"/>
                <w:lang w:eastAsia="ja-JP"/>
              </w:rPr>
              <w:t>−</w:t>
            </w:r>
            <w:r w:rsidRPr="00652122">
              <w:rPr>
                <w:rFonts w:ascii="Arial" w:eastAsia="ＭＳ Ｐゴシック" w:hAnsi="Arial" w:cs="Arial"/>
                <w:sz w:val="18"/>
                <w:szCs w:val="18"/>
                <w:lang w:eastAsia="ja-JP"/>
              </w:rPr>
              <w:t>0.017</w:t>
            </w:r>
          </w:p>
        </w:tc>
        <w:tc>
          <w:tcPr>
            <w:tcW w:w="3140" w:type="dxa"/>
            <w:tcBorders>
              <w:top w:val="nil"/>
              <w:left w:val="nil"/>
              <w:bottom w:val="single" w:sz="4" w:space="0" w:color="auto"/>
              <w:right w:val="nil"/>
            </w:tcBorders>
            <w:vAlign w:val="center"/>
            <w:hideMark/>
          </w:tcPr>
          <w:p w14:paraId="07369FBE"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Subarctic vs. Temperate</w:t>
            </w:r>
          </w:p>
        </w:tc>
        <w:tc>
          <w:tcPr>
            <w:tcW w:w="2274" w:type="dxa"/>
            <w:tcBorders>
              <w:top w:val="nil"/>
              <w:left w:val="nil"/>
              <w:bottom w:val="single" w:sz="4" w:space="0" w:color="auto"/>
              <w:right w:val="nil"/>
            </w:tcBorders>
            <w:vAlign w:val="center"/>
            <w:hideMark/>
          </w:tcPr>
          <w:p w14:paraId="559ADF3D"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b/>
                <w:bCs/>
                <w:sz w:val="18"/>
                <w:szCs w:val="18"/>
                <w:lang w:eastAsia="ja-JP"/>
              </w:rPr>
            </w:pPr>
            <w:r w:rsidRPr="00652122">
              <w:rPr>
                <w:rFonts w:ascii="Arial" w:eastAsia="ＭＳ Ｐゴシック" w:hAnsi="Arial" w:cs="Arial"/>
                <w:b/>
                <w:bCs/>
                <w:sz w:val="18"/>
                <w:szCs w:val="18"/>
                <w:lang w:eastAsia="ja-JP"/>
              </w:rPr>
              <w:t>0.019</w:t>
            </w:r>
          </w:p>
        </w:tc>
      </w:tr>
      <w:tr w:rsidR="00BB4151" w:rsidRPr="00651421" w14:paraId="03758A4F" w14:textId="77777777" w:rsidTr="00C63CE1">
        <w:trPr>
          <w:trHeight w:val="240"/>
        </w:trPr>
        <w:tc>
          <w:tcPr>
            <w:tcW w:w="2600" w:type="dxa"/>
            <w:tcBorders>
              <w:top w:val="nil"/>
              <w:left w:val="nil"/>
              <w:bottom w:val="nil"/>
              <w:right w:val="nil"/>
            </w:tcBorders>
            <w:noWrap/>
            <w:vAlign w:val="bottom"/>
            <w:hideMark/>
          </w:tcPr>
          <w:p w14:paraId="261C561A" w14:textId="77777777" w:rsidR="00BB4151" w:rsidRPr="00651421" w:rsidRDefault="00BB4151" w:rsidP="00C63CE1">
            <w:pPr>
              <w:suppressAutoHyphens w:val="0"/>
              <w:spacing w:before="0" w:after="0" w:line="240" w:lineRule="auto"/>
              <w:ind w:firstLine="0"/>
              <w:jc w:val="center"/>
              <w:rPr>
                <w:rFonts w:ascii="Arial" w:eastAsia="ＭＳ Ｐゴシック" w:hAnsi="Arial" w:cs="Arial"/>
                <w:b/>
                <w:bCs/>
                <w:sz w:val="20"/>
                <w:szCs w:val="20"/>
                <w:lang w:eastAsia="ja-JP"/>
              </w:rPr>
            </w:pPr>
          </w:p>
        </w:tc>
        <w:tc>
          <w:tcPr>
            <w:tcW w:w="1200" w:type="dxa"/>
            <w:tcBorders>
              <w:top w:val="nil"/>
              <w:left w:val="nil"/>
              <w:bottom w:val="nil"/>
              <w:right w:val="nil"/>
            </w:tcBorders>
            <w:noWrap/>
            <w:vAlign w:val="bottom"/>
            <w:hideMark/>
          </w:tcPr>
          <w:p w14:paraId="281FED1A" w14:textId="77777777" w:rsidR="00BB4151" w:rsidRPr="00651421" w:rsidRDefault="00BB4151" w:rsidP="00C63CE1">
            <w:pPr>
              <w:suppressAutoHyphens w:val="0"/>
              <w:spacing w:before="0" w:after="0" w:line="240" w:lineRule="auto"/>
              <w:ind w:firstLine="0"/>
              <w:rPr>
                <w:sz w:val="20"/>
                <w:szCs w:val="20"/>
                <w:lang w:eastAsia="ja-JP"/>
              </w:rPr>
            </w:pPr>
          </w:p>
        </w:tc>
        <w:tc>
          <w:tcPr>
            <w:tcW w:w="3140" w:type="dxa"/>
            <w:tcBorders>
              <w:top w:val="nil"/>
              <w:left w:val="nil"/>
              <w:bottom w:val="nil"/>
              <w:right w:val="nil"/>
            </w:tcBorders>
            <w:noWrap/>
            <w:vAlign w:val="bottom"/>
            <w:hideMark/>
          </w:tcPr>
          <w:p w14:paraId="6BD7C720" w14:textId="77777777" w:rsidR="00BB4151" w:rsidRPr="00651421" w:rsidRDefault="00BB4151" w:rsidP="00C63CE1">
            <w:pPr>
              <w:suppressAutoHyphens w:val="0"/>
              <w:spacing w:before="0" w:after="0" w:line="240" w:lineRule="auto"/>
              <w:ind w:firstLine="0"/>
              <w:jc w:val="center"/>
              <w:rPr>
                <w:sz w:val="20"/>
                <w:szCs w:val="20"/>
                <w:lang w:eastAsia="ja-JP"/>
              </w:rPr>
            </w:pPr>
          </w:p>
        </w:tc>
        <w:tc>
          <w:tcPr>
            <w:tcW w:w="2274" w:type="dxa"/>
            <w:tcBorders>
              <w:top w:val="nil"/>
              <w:left w:val="nil"/>
              <w:bottom w:val="nil"/>
              <w:right w:val="nil"/>
            </w:tcBorders>
            <w:noWrap/>
            <w:vAlign w:val="bottom"/>
            <w:hideMark/>
          </w:tcPr>
          <w:p w14:paraId="4FFEF7CE" w14:textId="77777777" w:rsidR="00BB4151" w:rsidRPr="00651421" w:rsidRDefault="00BB4151" w:rsidP="00C63CE1">
            <w:pPr>
              <w:suppressAutoHyphens w:val="0"/>
              <w:spacing w:before="0" w:after="0" w:line="240" w:lineRule="auto"/>
              <w:ind w:firstLine="0"/>
              <w:jc w:val="center"/>
              <w:rPr>
                <w:sz w:val="20"/>
                <w:szCs w:val="20"/>
                <w:lang w:eastAsia="ja-JP"/>
              </w:rPr>
            </w:pPr>
          </w:p>
        </w:tc>
      </w:tr>
      <w:tr w:rsidR="00BB4151" w:rsidRPr="00651421" w14:paraId="474405E9" w14:textId="77777777" w:rsidTr="00C63CE1">
        <w:trPr>
          <w:trHeight w:val="264"/>
        </w:trPr>
        <w:tc>
          <w:tcPr>
            <w:tcW w:w="2600" w:type="dxa"/>
            <w:tcBorders>
              <w:top w:val="nil"/>
              <w:left w:val="nil"/>
              <w:bottom w:val="nil"/>
              <w:right w:val="nil"/>
            </w:tcBorders>
            <w:noWrap/>
            <w:vAlign w:val="bottom"/>
            <w:hideMark/>
          </w:tcPr>
          <w:p w14:paraId="4F479E76" w14:textId="77777777" w:rsidR="00BB4151" w:rsidRPr="00651421" w:rsidRDefault="00BB4151" w:rsidP="00C63CE1">
            <w:pPr>
              <w:suppressAutoHyphens w:val="0"/>
              <w:spacing w:before="0" w:after="0" w:line="240" w:lineRule="auto"/>
              <w:ind w:firstLine="0"/>
              <w:rPr>
                <w:rFonts w:ascii="Arial" w:eastAsia="ＭＳ Ｐゴシック" w:hAnsi="Arial" w:cs="Arial"/>
                <w:b/>
                <w:bCs/>
                <w:sz w:val="20"/>
                <w:szCs w:val="20"/>
                <w:lang w:eastAsia="ja-JP"/>
              </w:rPr>
            </w:pPr>
            <w:r w:rsidRPr="00651421">
              <w:rPr>
                <w:rFonts w:ascii="Arial" w:eastAsia="ＭＳ Ｐゴシック" w:hAnsi="Arial" w:cs="Arial"/>
                <w:b/>
                <w:bCs/>
                <w:sz w:val="20"/>
                <w:szCs w:val="20"/>
                <w:lang w:eastAsia="ja-JP"/>
              </w:rPr>
              <w:t>(b) By species</w:t>
            </w:r>
          </w:p>
        </w:tc>
        <w:tc>
          <w:tcPr>
            <w:tcW w:w="1200" w:type="dxa"/>
            <w:tcBorders>
              <w:top w:val="nil"/>
              <w:left w:val="nil"/>
              <w:bottom w:val="nil"/>
              <w:right w:val="nil"/>
            </w:tcBorders>
            <w:noWrap/>
            <w:vAlign w:val="bottom"/>
            <w:hideMark/>
          </w:tcPr>
          <w:p w14:paraId="099703B1" w14:textId="77777777" w:rsidR="00BB4151" w:rsidRPr="00651421" w:rsidRDefault="00BB4151" w:rsidP="00C63CE1">
            <w:pPr>
              <w:suppressAutoHyphens w:val="0"/>
              <w:spacing w:before="0" w:after="0" w:line="240" w:lineRule="auto"/>
              <w:ind w:firstLine="0"/>
              <w:rPr>
                <w:rFonts w:ascii="Arial" w:eastAsia="ＭＳ Ｐゴシック" w:hAnsi="Arial" w:cs="Arial"/>
                <w:b/>
                <w:bCs/>
                <w:sz w:val="20"/>
                <w:szCs w:val="20"/>
                <w:lang w:eastAsia="ja-JP"/>
              </w:rPr>
            </w:pPr>
          </w:p>
        </w:tc>
        <w:tc>
          <w:tcPr>
            <w:tcW w:w="3140" w:type="dxa"/>
            <w:tcBorders>
              <w:top w:val="nil"/>
              <w:left w:val="nil"/>
              <w:bottom w:val="nil"/>
              <w:right w:val="nil"/>
            </w:tcBorders>
            <w:noWrap/>
            <w:vAlign w:val="bottom"/>
            <w:hideMark/>
          </w:tcPr>
          <w:p w14:paraId="01754338" w14:textId="77777777" w:rsidR="00BB4151" w:rsidRPr="00651421" w:rsidRDefault="00BB4151" w:rsidP="00C63CE1">
            <w:pPr>
              <w:suppressAutoHyphens w:val="0"/>
              <w:spacing w:before="0" w:after="0" w:line="240" w:lineRule="auto"/>
              <w:ind w:firstLine="0"/>
              <w:jc w:val="center"/>
              <w:rPr>
                <w:sz w:val="20"/>
                <w:szCs w:val="20"/>
                <w:lang w:eastAsia="ja-JP"/>
              </w:rPr>
            </w:pPr>
          </w:p>
        </w:tc>
        <w:tc>
          <w:tcPr>
            <w:tcW w:w="2274" w:type="dxa"/>
            <w:tcBorders>
              <w:top w:val="nil"/>
              <w:left w:val="nil"/>
              <w:bottom w:val="nil"/>
              <w:right w:val="nil"/>
            </w:tcBorders>
            <w:noWrap/>
            <w:vAlign w:val="bottom"/>
            <w:hideMark/>
          </w:tcPr>
          <w:p w14:paraId="0AA06B60" w14:textId="77777777" w:rsidR="00BB4151" w:rsidRPr="00651421" w:rsidRDefault="00BB4151" w:rsidP="00C63CE1">
            <w:pPr>
              <w:suppressAutoHyphens w:val="0"/>
              <w:spacing w:before="0" w:after="0" w:line="240" w:lineRule="auto"/>
              <w:ind w:firstLine="0"/>
              <w:jc w:val="center"/>
              <w:rPr>
                <w:sz w:val="20"/>
                <w:szCs w:val="20"/>
                <w:lang w:eastAsia="ja-JP"/>
              </w:rPr>
            </w:pPr>
          </w:p>
        </w:tc>
      </w:tr>
      <w:tr w:rsidR="00BB4151" w:rsidRPr="00651421" w14:paraId="18021EC4" w14:textId="77777777" w:rsidTr="00C63CE1">
        <w:trPr>
          <w:trHeight w:val="264"/>
        </w:trPr>
        <w:tc>
          <w:tcPr>
            <w:tcW w:w="2600" w:type="dxa"/>
            <w:tcBorders>
              <w:top w:val="single" w:sz="4" w:space="0" w:color="auto"/>
              <w:left w:val="nil"/>
              <w:bottom w:val="single" w:sz="4" w:space="0" w:color="auto"/>
              <w:right w:val="nil"/>
            </w:tcBorders>
            <w:vAlign w:val="center"/>
            <w:hideMark/>
          </w:tcPr>
          <w:p w14:paraId="17A39E4A"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b/>
                <w:bCs/>
                <w:sz w:val="18"/>
                <w:szCs w:val="18"/>
                <w:lang w:eastAsia="ja-JP"/>
              </w:rPr>
            </w:pPr>
            <w:r w:rsidRPr="00652122">
              <w:rPr>
                <w:rFonts w:ascii="Arial" w:eastAsia="ＭＳ Ｐゴシック" w:hAnsi="Arial" w:cs="Arial"/>
                <w:b/>
                <w:bCs/>
                <w:sz w:val="18"/>
                <w:szCs w:val="18"/>
                <w:lang w:eastAsia="ja-JP"/>
              </w:rPr>
              <w:t>Species</w:t>
            </w:r>
          </w:p>
        </w:tc>
        <w:tc>
          <w:tcPr>
            <w:tcW w:w="1200" w:type="dxa"/>
            <w:tcBorders>
              <w:top w:val="single" w:sz="4" w:space="0" w:color="auto"/>
              <w:left w:val="nil"/>
              <w:bottom w:val="single" w:sz="4" w:space="0" w:color="auto"/>
              <w:right w:val="nil"/>
            </w:tcBorders>
            <w:vAlign w:val="center"/>
            <w:hideMark/>
          </w:tcPr>
          <w:p w14:paraId="7AFC488F"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b/>
                <w:bCs/>
                <w:sz w:val="18"/>
                <w:szCs w:val="18"/>
                <w:lang w:eastAsia="ja-JP"/>
              </w:rPr>
            </w:pPr>
            <w:r w:rsidRPr="00652122">
              <w:rPr>
                <w:rFonts w:ascii="Arial" w:eastAsia="ＭＳ Ｐゴシック" w:hAnsi="Arial" w:cs="Arial"/>
                <w:b/>
                <w:bCs/>
                <w:sz w:val="18"/>
                <w:szCs w:val="18"/>
                <w:lang w:eastAsia="ja-JP"/>
              </w:rPr>
              <w:t>Slope (/WI)</w:t>
            </w:r>
          </w:p>
        </w:tc>
        <w:tc>
          <w:tcPr>
            <w:tcW w:w="3140" w:type="dxa"/>
            <w:tcBorders>
              <w:top w:val="single" w:sz="4" w:space="0" w:color="auto"/>
              <w:left w:val="nil"/>
              <w:bottom w:val="single" w:sz="4" w:space="0" w:color="auto"/>
              <w:right w:val="nil"/>
            </w:tcBorders>
            <w:vAlign w:val="center"/>
            <w:hideMark/>
          </w:tcPr>
          <w:p w14:paraId="3B788152"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b/>
                <w:bCs/>
                <w:sz w:val="18"/>
                <w:szCs w:val="18"/>
                <w:lang w:eastAsia="ja-JP"/>
              </w:rPr>
            </w:pPr>
            <w:r w:rsidRPr="00652122">
              <w:rPr>
                <w:rFonts w:ascii="Arial" w:eastAsia="ＭＳ Ｐゴシック" w:hAnsi="Arial" w:cs="Arial"/>
                <w:b/>
                <w:bCs/>
                <w:sz w:val="18"/>
                <w:szCs w:val="18"/>
                <w:lang w:eastAsia="ja-JP"/>
              </w:rPr>
              <w:t>Comparison</w:t>
            </w:r>
          </w:p>
        </w:tc>
        <w:tc>
          <w:tcPr>
            <w:tcW w:w="2274" w:type="dxa"/>
            <w:tcBorders>
              <w:top w:val="single" w:sz="4" w:space="0" w:color="auto"/>
              <w:left w:val="nil"/>
              <w:bottom w:val="single" w:sz="4" w:space="0" w:color="auto"/>
              <w:right w:val="nil"/>
            </w:tcBorders>
            <w:vAlign w:val="center"/>
            <w:hideMark/>
          </w:tcPr>
          <w:p w14:paraId="19060BDF"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b/>
                <w:bCs/>
                <w:i/>
                <w:iCs/>
                <w:sz w:val="18"/>
                <w:szCs w:val="18"/>
                <w:lang w:eastAsia="ja-JP"/>
              </w:rPr>
            </w:pPr>
            <w:r w:rsidRPr="00652122">
              <w:rPr>
                <w:rFonts w:ascii="Arial" w:eastAsia="ＭＳ Ｐゴシック" w:hAnsi="Arial" w:cs="Arial"/>
                <w:b/>
                <w:bCs/>
                <w:i/>
                <w:iCs/>
                <w:sz w:val="18"/>
                <w:szCs w:val="18"/>
                <w:lang w:eastAsia="ja-JP"/>
              </w:rPr>
              <w:t>p</w:t>
            </w:r>
          </w:p>
        </w:tc>
      </w:tr>
      <w:tr w:rsidR="00BB4151" w:rsidRPr="00651421" w14:paraId="3BB99624" w14:textId="77777777" w:rsidTr="00C63CE1">
        <w:trPr>
          <w:trHeight w:val="264"/>
        </w:trPr>
        <w:tc>
          <w:tcPr>
            <w:tcW w:w="2600" w:type="dxa"/>
            <w:tcBorders>
              <w:top w:val="nil"/>
              <w:left w:val="nil"/>
              <w:bottom w:val="nil"/>
              <w:right w:val="nil"/>
            </w:tcBorders>
            <w:vAlign w:val="center"/>
            <w:hideMark/>
          </w:tcPr>
          <w:p w14:paraId="2462F3E3" w14:textId="77777777" w:rsidR="00BB4151" w:rsidRPr="00652122" w:rsidRDefault="00BB4151" w:rsidP="00C63CE1">
            <w:pPr>
              <w:suppressAutoHyphens w:val="0"/>
              <w:spacing w:before="0" w:after="0" w:line="240" w:lineRule="auto"/>
              <w:ind w:firstLine="0"/>
              <w:rPr>
                <w:rFonts w:ascii="Arial" w:eastAsia="ＭＳ Ｐゴシック" w:hAnsi="Arial" w:cs="Arial"/>
                <w:i/>
                <w:iCs/>
                <w:sz w:val="18"/>
                <w:szCs w:val="18"/>
                <w:lang w:eastAsia="ja-JP"/>
              </w:rPr>
            </w:pPr>
            <w:r w:rsidRPr="00652122">
              <w:rPr>
                <w:rFonts w:ascii="Arial" w:eastAsia="ＭＳ Ｐゴシック" w:hAnsi="Arial" w:cs="Arial"/>
                <w:i/>
                <w:iCs/>
                <w:sz w:val="18"/>
                <w:szCs w:val="18"/>
                <w:lang w:eastAsia="ja-JP"/>
              </w:rPr>
              <w:t>Fagus crenata</w:t>
            </w:r>
          </w:p>
        </w:tc>
        <w:tc>
          <w:tcPr>
            <w:tcW w:w="1200" w:type="dxa"/>
            <w:tcBorders>
              <w:top w:val="nil"/>
              <w:left w:val="nil"/>
              <w:bottom w:val="nil"/>
              <w:right w:val="nil"/>
            </w:tcBorders>
            <w:vAlign w:val="center"/>
            <w:hideMark/>
          </w:tcPr>
          <w:p w14:paraId="0333052A"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0.034</w:t>
            </w:r>
          </w:p>
        </w:tc>
        <w:tc>
          <w:tcPr>
            <w:tcW w:w="3140" w:type="dxa"/>
            <w:tcBorders>
              <w:top w:val="nil"/>
              <w:left w:val="nil"/>
              <w:bottom w:val="nil"/>
              <w:right w:val="nil"/>
            </w:tcBorders>
            <w:vAlign w:val="center"/>
            <w:hideMark/>
          </w:tcPr>
          <w:p w14:paraId="5759CA7D"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i/>
                <w:iCs/>
                <w:sz w:val="18"/>
                <w:szCs w:val="18"/>
                <w:lang w:eastAsia="ja-JP"/>
              </w:rPr>
            </w:pPr>
            <w:r w:rsidRPr="00652122">
              <w:rPr>
                <w:rFonts w:ascii="Arial" w:eastAsia="ＭＳ Ｐゴシック" w:hAnsi="Arial" w:cs="Arial"/>
                <w:i/>
                <w:iCs/>
                <w:sz w:val="18"/>
                <w:szCs w:val="18"/>
                <w:lang w:eastAsia="ja-JP"/>
              </w:rPr>
              <w:t>F. crenata</w:t>
            </w:r>
            <w:r w:rsidRPr="00652122">
              <w:rPr>
                <w:rFonts w:ascii="Arial" w:eastAsia="ＭＳ Ｐゴシック" w:hAnsi="Arial" w:cs="Arial"/>
                <w:sz w:val="18"/>
                <w:szCs w:val="18"/>
                <w:lang w:eastAsia="ja-JP"/>
              </w:rPr>
              <w:t xml:space="preserve"> vs. </w:t>
            </w:r>
            <w:r w:rsidRPr="00652122">
              <w:rPr>
                <w:rFonts w:ascii="Arial" w:eastAsia="ＭＳ Ｐゴシック" w:hAnsi="Arial" w:cs="Arial"/>
                <w:i/>
                <w:iCs/>
                <w:sz w:val="18"/>
                <w:szCs w:val="18"/>
                <w:lang w:eastAsia="ja-JP"/>
              </w:rPr>
              <w:t xml:space="preserve">C. japonica </w:t>
            </w:r>
          </w:p>
        </w:tc>
        <w:tc>
          <w:tcPr>
            <w:tcW w:w="2274" w:type="dxa"/>
            <w:tcBorders>
              <w:top w:val="nil"/>
              <w:left w:val="nil"/>
              <w:bottom w:val="nil"/>
              <w:right w:val="nil"/>
            </w:tcBorders>
            <w:vAlign w:val="center"/>
            <w:hideMark/>
          </w:tcPr>
          <w:p w14:paraId="2AB9FA07"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0.092</w:t>
            </w:r>
          </w:p>
        </w:tc>
      </w:tr>
      <w:tr w:rsidR="00BB4151" w:rsidRPr="00651421" w14:paraId="01C50F5D" w14:textId="77777777" w:rsidTr="00C63CE1">
        <w:trPr>
          <w:trHeight w:val="264"/>
        </w:trPr>
        <w:tc>
          <w:tcPr>
            <w:tcW w:w="2600" w:type="dxa"/>
            <w:tcBorders>
              <w:top w:val="nil"/>
              <w:left w:val="nil"/>
              <w:bottom w:val="nil"/>
              <w:right w:val="nil"/>
            </w:tcBorders>
            <w:vAlign w:val="center"/>
            <w:hideMark/>
          </w:tcPr>
          <w:p w14:paraId="59C1B460" w14:textId="77777777" w:rsidR="00BB4151" w:rsidRPr="00652122" w:rsidRDefault="00BB4151" w:rsidP="00C63CE1">
            <w:pPr>
              <w:suppressAutoHyphens w:val="0"/>
              <w:spacing w:before="0" w:after="0" w:line="240" w:lineRule="auto"/>
              <w:ind w:firstLine="0"/>
              <w:rPr>
                <w:rFonts w:ascii="Arial" w:eastAsia="ＭＳ Ｐゴシック" w:hAnsi="Arial" w:cs="Arial"/>
                <w:i/>
                <w:iCs/>
                <w:sz w:val="18"/>
                <w:szCs w:val="18"/>
                <w:lang w:eastAsia="ja-JP"/>
              </w:rPr>
            </w:pPr>
            <w:r w:rsidRPr="00652122">
              <w:rPr>
                <w:rFonts w:ascii="Arial" w:eastAsia="ＭＳ Ｐゴシック" w:hAnsi="Arial" w:cs="Arial"/>
                <w:i/>
                <w:iCs/>
                <w:sz w:val="18"/>
                <w:szCs w:val="18"/>
                <w:lang w:eastAsia="ja-JP"/>
              </w:rPr>
              <w:t>Cryptomeria japonica</w:t>
            </w:r>
          </w:p>
        </w:tc>
        <w:tc>
          <w:tcPr>
            <w:tcW w:w="1200" w:type="dxa"/>
            <w:tcBorders>
              <w:top w:val="nil"/>
              <w:left w:val="nil"/>
              <w:bottom w:val="nil"/>
              <w:right w:val="nil"/>
            </w:tcBorders>
            <w:vAlign w:val="center"/>
            <w:hideMark/>
          </w:tcPr>
          <w:p w14:paraId="7731A3C8"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0.002</w:t>
            </w:r>
          </w:p>
        </w:tc>
        <w:tc>
          <w:tcPr>
            <w:tcW w:w="3140" w:type="dxa"/>
            <w:tcBorders>
              <w:top w:val="nil"/>
              <w:left w:val="nil"/>
              <w:bottom w:val="nil"/>
              <w:right w:val="nil"/>
            </w:tcBorders>
            <w:vAlign w:val="center"/>
            <w:hideMark/>
          </w:tcPr>
          <w:p w14:paraId="466538DA"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i/>
                <w:iCs/>
                <w:sz w:val="18"/>
                <w:szCs w:val="18"/>
                <w:lang w:eastAsia="ja-JP"/>
              </w:rPr>
            </w:pPr>
            <w:r w:rsidRPr="00652122">
              <w:rPr>
                <w:rFonts w:ascii="Arial" w:eastAsia="ＭＳ Ｐゴシック" w:hAnsi="Arial" w:cs="Arial"/>
                <w:i/>
                <w:iCs/>
                <w:sz w:val="18"/>
                <w:szCs w:val="18"/>
                <w:lang w:eastAsia="ja-JP"/>
              </w:rPr>
              <w:t>C. japonica</w:t>
            </w:r>
            <w:r w:rsidRPr="00652122">
              <w:rPr>
                <w:rFonts w:ascii="Arial" w:eastAsia="ＭＳ Ｐゴシック" w:hAnsi="Arial" w:cs="Arial"/>
                <w:sz w:val="18"/>
                <w:szCs w:val="18"/>
                <w:lang w:eastAsia="ja-JP"/>
              </w:rPr>
              <w:t xml:space="preserve"> vs.</w:t>
            </w:r>
            <w:r w:rsidRPr="00652122">
              <w:rPr>
                <w:rFonts w:ascii="Arial" w:eastAsia="ＭＳ Ｐゴシック" w:hAnsi="Arial" w:cs="Arial"/>
                <w:i/>
                <w:iCs/>
                <w:sz w:val="18"/>
                <w:szCs w:val="18"/>
                <w:lang w:eastAsia="ja-JP"/>
              </w:rPr>
              <w:t xml:space="preserve"> A. </w:t>
            </w:r>
            <w:proofErr w:type="spellStart"/>
            <w:r w:rsidRPr="00652122">
              <w:rPr>
                <w:rFonts w:ascii="Arial" w:eastAsia="ＭＳ Ｐゴシック" w:hAnsi="Arial" w:cs="Arial"/>
                <w:i/>
                <w:iCs/>
                <w:sz w:val="18"/>
                <w:szCs w:val="18"/>
                <w:lang w:eastAsia="ja-JP"/>
              </w:rPr>
              <w:t>mariesii</w:t>
            </w:r>
            <w:proofErr w:type="spellEnd"/>
          </w:p>
        </w:tc>
        <w:tc>
          <w:tcPr>
            <w:tcW w:w="2274" w:type="dxa"/>
            <w:tcBorders>
              <w:top w:val="nil"/>
              <w:left w:val="nil"/>
              <w:bottom w:val="nil"/>
              <w:right w:val="nil"/>
            </w:tcBorders>
            <w:vAlign w:val="center"/>
            <w:hideMark/>
          </w:tcPr>
          <w:p w14:paraId="3442CD27"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Arial" w:eastAsia="ＭＳ Ｐゴシック" w:hAnsi="Arial" w:cs="Arial"/>
                <w:sz w:val="18"/>
                <w:szCs w:val="18"/>
                <w:lang w:eastAsia="ja-JP"/>
              </w:rPr>
              <w:t>0.165</w:t>
            </w:r>
          </w:p>
        </w:tc>
      </w:tr>
      <w:tr w:rsidR="00BB4151" w:rsidRPr="00651421" w14:paraId="5B2A1393" w14:textId="77777777" w:rsidTr="00C63CE1">
        <w:trPr>
          <w:trHeight w:val="264"/>
        </w:trPr>
        <w:tc>
          <w:tcPr>
            <w:tcW w:w="2600" w:type="dxa"/>
            <w:tcBorders>
              <w:top w:val="nil"/>
              <w:left w:val="nil"/>
              <w:bottom w:val="single" w:sz="4" w:space="0" w:color="auto"/>
              <w:right w:val="nil"/>
            </w:tcBorders>
            <w:vAlign w:val="center"/>
            <w:hideMark/>
          </w:tcPr>
          <w:p w14:paraId="7FEB0D1E" w14:textId="77777777" w:rsidR="00BB4151" w:rsidRPr="00652122" w:rsidRDefault="00BB4151" w:rsidP="00C63CE1">
            <w:pPr>
              <w:suppressAutoHyphens w:val="0"/>
              <w:spacing w:before="0" w:after="0" w:line="240" w:lineRule="auto"/>
              <w:ind w:firstLine="0"/>
              <w:rPr>
                <w:rFonts w:ascii="Arial" w:eastAsia="ＭＳ Ｐゴシック" w:hAnsi="Arial" w:cs="Arial"/>
                <w:i/>
                <w:iCs/>
                <w:sz w:val="18"/>
                <w:szCs w:val="18"/>
                <w:lang w:eastAsia="ja-JP"/>
              </w:rPr>
            </w:pPr>
            <w:r w:rsidRPr="00652122">
              <w:rPr>
                <w:rFonts w:ascii="Arial" w:eastAsia="ＭＳ Ｐゴシック" w:hAnsi="Arial" w:cs="Arial"/>
                <w:i/>
                <w:iCs/>
                <w:sz w:val="18"/>
                <w:szCs w:val="18"/>
                <w:lang w:eastAsia="ja-JP"/>
              </w:rPr>
              <w:t xml:space="preserve">Abies </w:t>
            </w:r>
            <w:proofErr w:type="spellStart"/>
            <w:r w:rsidRPr="00652122">
              <w:rPr>
                <w:rFonts w:ascii="Arial" w:eastAsia="ＭＳ Ｐゴシック" w:hAnsi="Arial" w:cs="Arial"/>
                <w:i/>
                <w:iCs/>
                <w:sz w:val="18"/>
                <w:szCs w:val="18"/>
                <w:lang w:eastAsia="ja-JP"/>
              </w:rPr>
              <w:t>mariesii</w:t>
            </w:r>
            <w:proofErr w:type="spellEnd"/>
          </w:p>
        </w:tc>
        <w:tc>
          <w:tcPr>
            <w:tcW w:w="1200" w:type="dxa"/>
            <w:tcBorders>
              <w:top w:val="nil"/>
              <w:left w:val="nil"/>
              <w:bottom w:val="single" w:sz="4" w:space="0" w:color="auto"/>
              <w:right w:val="nil"/>
            </w:tcBorders>
            <w:vAlign w:val="center"/>
            <w:hideMark/>
          </w:tcPr>
          <w:p w14:paraId="776329CA"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sz w:val="18"/>
                <w:szCs w:val="18"/>
                <w:lang w:eastAsia="ja-JP"/>
              </w:rPr>
            </w:pPr>
            <w:r w:rsidRPr="00652122">
              <w:rPr>
                <w:rFonts w:ascii="Noto Sans CJK JP" w:eastAsia="ＭＳ Ｐゴシック" w:hAnsi="Noto Sans CJK JP" w:cs="Arial"/>
                <w:sz w:val="18"/>
                <w:szCs w:val="18"/>
                <w:lang w:eastAsia="ja-JP"/>
              </w:rPr>
              <w:t>−</w:t>
            </w:r>
            <w:r w:rsidRPr="00652122">
              <w:rPr>
                <w:rFonts w:ascii="Arial" w:eastAsia="ＭＳ Ｐゴシック" w:hAnsi="Arial" w:cs="Arial"/>
                <w:sz w:val="18"/>
                <w:szCs w:val="18"/>
                <w:lang w:eastAsia="ja-JP"/>
              </w:rPr>
              <w:t>0.024</w:t>
            </w:r>
          </w:p>
        </w:tc>
        <w:tc>
          <w:tcPr>
            <w:tcW w:w="3140" w:type="dxa"/>
            <w:tcBorders>
              <w:top w:val="nil"/>
              <w:left w:val="nil"/>
              <w:bottom w:val="single" w:sz="4" w:space="0" w:color="auto"/>
              <w:right w:val="nil"/>
            </w:tcBorders>
            <w:vAlign w:val="center"/>
            <w:hideMark/>
          </w:tcPr>
          <w:p w14:paraId="32471EE6"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i/>
                <w:iCs/>
                <w:sz w:val="18"/>
                <w:szCs w:val="18"/>
                <w:lang w:val="fi-FI" w:eastAsia="ja-JP"/>
              </w:rPr>
            </w:pPr>
            <w:r w:rsidRPr="00652122">
              <w:rPr>
                <w:rFonts w:ascii="Arial" w:eastAsia="ＭＳ Ｐゴシック" w:hAnsi="Arial" w:cs="Arial"/>
                <w:i/>
                <w:iCs/>
                <w:sz w:val="18"/>
                <w:szCs w:val="18"/>
                <w:lang w:val="fi-FI" w:eastAsia="ja-JP"/>
              </w:rPr>
              <w:t>A. mariesii</w:t>
            </w:r>
            <w:r w:rsidRPr="00652122">
              <w:rPr>
                <w:rFonts w:ascii="Arial" w:eastAsia="ＭＳ Ｐゴシック" w:hAnsi="Arial" w:cs="Arial"/>
                <w:sz w:val="18"/>
                <w:szCs w:val="18"/>
                <w:lang w:val="fi-FI" w:eastAsia="ja-JP"/>
              </w:rPr>
              <w:t xml:space="preserve"> vs. </w:t>
            </w:r>
            <w:r w:rsidRPr="00652122">
              <w:rPr>
                <w:rFonts w:ascii="Arial" w:eastAsia="ＭＳ Ｐゴシック" w:hAnsi="Arial" w:cs="Arial"/>
                <w:i/>
                <w:iCs/>
                <w:sz w:val="18"/>
                <w:szCs w:val="18"/>
                <w:lang w:val="fi-FI" w:eastAsia="ja-JP"/>
              </w:rPr>
              <w:t>F. crenata</w:t>
            </w:r>
          </w:p>
        </w:tc>
        <w:tc>
          <w:tcPr>
            <w:tcW w:w="2274" w:type="dxa"/>
            <w:tcBorders>
              <w:top w:val="nil"/>
              <w:left w:val="nil"/>
              <w:bottom w:val="single" w:sz="4" w:space="0" w:color="auto"/>
              <w:right w:val="nil"/>
            </w:tcBorders>
            <w:vAlign w:val="center"/>
            <w:hideMark/>
          </w:tcPr>
          <w:p w14:paraId="6D792269" w14:textId="77777777" w:rsidR="00BB4151" w:rsidRPr="00652122" w:rsidRDefault="00BB4151" w:rsidP="00C63CE1">
            <w:pPr>
              <w:suppressAutoHyphens w:val="0"/>
              <w:spacing w:before="0" w:after="0" w:line="240" w:lineRule="auto"/>
              <w:ind w:firstLine="0"/>
              <w:jc w:val="center"/>
              <w:rPr>
                <w:rFonts w:ascii="Arial" w:eastAsia="ＭＳ Ｐゴシック" w:hAnsi="Arial" w:cs="Arial"/>
                <w:b/>
                <w:bCs/>
                <w:sz w:val="18"/>
                <w:szCs w:val="18"/>
                <w:lang w:eastAsia="ja-JP"/>
              </w:rPr>
            </w:pPr>
            <w:r w:rsidRPr="00652122">
              <w:rPr>
                <w:rFonts w:ascii="Arial" w:eastAsia="ＭＳ Ｐゴシック" w:hAnsi="Arial" w:cs="Arial"/>
                <w:b/>
                <w:bCs/>
                <w:sz w:val="18"/>
                <w:szCs w:val="18"/>
                <w:lang w:eastAsia="ja-JP"/>
              </w:rPr>
              <w:t>0.005</w:t>
            </w:r>
          </w:p>
        </w:tc>
      </w:tr>
      <w:tr w:rsidR="00BB4151" w:rsidRPr="00651421" w14:paraId="759F3F89" w14:textId="77777777" w:rsidTr="00C63CE1">
        <w:trPr>
          <w:trHeight w:val="408"/>
        </w:trPr>
        <w:tc>
          <w:tcPr>
            <w:tcW w:w="9214" w:type="dxa"/>
            <w:gridSpan w:val="4"/>
            <w:tcBorders>
              <w:top w:val="single" w:sz="4" w:space="0" w:color="auto"/>
              <w:left w:val="nil"/>
              <w:bottom w:val="nil"/>
              <w:right w:val="nil"/>
            </w:tcBorders>
            <w:vAlign w:val="bottom"/>
            <w:hideMark/>
          </w:tcPr>
          <w:p w14:paraId="783DCAF0" w14:textId="77777777" w:rsidR="00BB4151" w:rsidRPr="00651421" w:rsidRDefault="00BB4151" w:rsidP="00C63CE1">
            <w:pPr>
              <w:suppressAutoHyphens w:val="0"/>
              <w:spacing w:before="0" w:after="0" w:line="240" w:lineRule="auto"/>
              <w:ind w:firstLine="0"/>
              <w:rPr>
                <w:rFonts w:eastAsia="ＭＳ Ｐゴシック"/>
                <w:sz w:val="16"/>
                <w:szCs w:val="16"/>
                <w:lang w:eastAsia="ja-JP"/>
              </w:rPr>
            </w:pPr>
            <w:r w:rsidRPr="00651421">
              <w:rPr>
                <w:rFonts w:eastAsia="ＭＳ Ｐゴシック"/>
                <w:sz w:val="16"/>
                <w:szCs w:val="16"/>
                <w:lang w:eastAsia="ja-JP"/>
              </w:rPr>
              <w:t>Slopes were estimated from ANCOVA with WI as covariate and species group (a) or species (b) as grouping factor (n = 7 survey periods).</w:t>
            </w:r>
            <w:r w:rsidRPr="00651421">
              <w:rPr>
                <w:rFonts w:eastAsia="ＭＳ Ｐゴシック"/>
                <w:sz w:val="16"/>
                <w:szCs w:val="16"/>
                <w:lang w:eastAsia="ja-JP"/>
              </w:rPr>
              <w:br/>
              <w:t xml:space="preserve"> </w:t>
            </w:r>
            <w:r w:rsidRPr="00651421">
              <w:rPr>
                <w:rFonts w:eastAsia="ＭＳ Ｐゴシック"/>
                <w:i/>
                <w:iCs/>
                <w:sz w:val="16"/>
                <w:szCs w:val="16"/>
                <w:lang w:eastAsia="ja-JP"/>
              </w:rPr>
              <w:t>p</w:t>
            </w:r>
            <w:r w:rsidRPr="00651421">
              <w:rPr>
                <w:rFonts w:eastAsia="ＭＳ Ｐゴシック"/>
                <w:sz w:val="16"/>
                <w:szCs w:val="16"/>
                <w:lang w:eastAsia="ja-JP"/>
              </w:rPr>
              <w:t>-values for comparisons are from pairwise slope tests with Bonferroni correction for three comparisons.</w:t>
            </w:r>
          </w:p>
        </w:tc>
      </w:tr>
    </w:tbl>
    <w:p w14:paraId="79556FC4" w14:textId="77777777" w:rsidR="00BB4151" w:rsidRDefault="00BB4151" w:rsidP="00BB4151">
      <w:pPr>
        <w:pStyle w:val="a0"/>
        <w:rPr>
          <w:rFonts w:eastAsiaTheme="minorEastAsia"/>
          <w:lang w:eastAsia="ja-JP"/>
        </w:rPr>
      </w:pPr>
    </w:p>
    <w:p w14:paraId="5DAD9BED" w14:textId="77777777" w:rsidR="00BB4151" w:rsidRDefault="00BB4151" w:rsidP="00BB4151">
      <w:pPr>
        <w:pStyle w:val="a0"/>
        <w:rPr>
          <w:rFonts w:eastAsiaTheme="minorEastAsia"/>
          <w:color w:val="EE0000"/>
          <w:lang w:eastAsia="ja-JP"/>
        </w:rPr>
      </w:pPr>
      <w:r w:rsidRPr="009C0340">
        <w:rPr>
          <w:rFonts w:eastAsiaTheme="minorEastAsia"/>
          <w:color w:val="EE0000"/>
          <w:lang w:eastAsia="ja-JP"/>
        </w:rPr>
        <w:t xml:space="preserve">In the Ecotone plot, as </w:t>
      </w:r>
      <w:r>
        <w:rPr>
          <w:rFonts w:eastAsiaTheme="minorEastAsia"/>
          <w:color w:val="EE0000"/>
          <w:lang w:eastAsia="ja-JP"/>
        </w:rPr>
        <w:t>WI</w:t>
      </w:r>
      <w:r w:rsidRPr="009C0340">
        <w:rPr>
          <w:rFonts w:eastAsiaTheme="minorEastAsia"/>
          <w:color w:val="EE0000"/>
          <w:lang w:eastAsia="ja-JP"/>
        </w:rPr>
        <w:t xml:space="preserve"> increased, the basal area ratio of temperate tree species increased (slope +0.004), while that of subarctic tree species decreased (slope −0.017), showing contrasting trends; the difference in slopes was significant (</w:t>
      </w:r>
      <w:r w:rsidRPr="009C0340">
        <w:rPr>
          <w:rFonts w:eastAsiaTheme="minorEastAsia"/>
          <w:i/>
          <w:iCs/>
          <w:color w:val="EE0000"/>
          <w:lang w:eastAsia="ja-JP"/>
        </w:rPr>
        <w:t>p</w:t>
      </w:r>
      <w:r w:rsidRPr="009C0340">
        <w:rPr>
          <w:rFonts w:eastAsiaTheme="minorEastAsia"/>
          <w:color w:val="EE0000"/>
          <w:lang w:eastAsia="ja-JP"/>
        </w:rPr>
        <w:t xml:space="preserve"> = 0.019, Table 5a). Ecotone tree species showed an intermediate response (slope −0.004, </w:t>
      </w:r>
      <w:r w:rsidRPr="009C0340">
        <w:rPr>
          <w:rFonts w:eastAsiaTheme="minorEastAsia"/>
          <w:i/>
          <w:iCs/>
          <w:color w:val="EE0000"/>
          <w:lang w:eastAsia="ja-JP"/>
        </w:rPr>
        <w:t xml:space="preserve">p </w:t>
      </w:r>
      <w:r w:rsidRPr="009C0340">
        <w:rPr>
          <w:rFonts w:eastAsiaTheme="minorEastAsia"/>
          <w:color w:val="EE0000"/>
          <w:lang w:eastAsia="ja-JP"/>
        </w:rPr>
        <w:t xml:space="preserve">= 0.135).At the species level, </w:t>
      </w:r>
      <w:r w:rsidRPr="009C0340">
        <w:rPr>
          <w:rFonts w:eastAsiaTheme="minorEastAsia"/>
          <w:i/>
          <w:iCs/>
          <w:color w:val="EE0000"/>
          <w:lang w:eastAsia="ja-JP"/>
        </w:rPr>
        <w:t>F</w:t>
      </w:r>
      <w:r>
        <w:rPr>
          <w:rFonts w:eastAsiaTheme="minorEastAsia" w:hint="eastAsia"/>
          <w:i/>
          <w:iCs/>
          <w:color w:val="EE0000"/>
          <w:lang w:eastAsia="ja-JP"/>
        </w:rPr>
        <w:t>.</w:t>
      </w:r>
      <w:r w:rsidRPr="009C0340">
        <w:rPr>
          <w:rFonts w:eastAsiaTheme="minorEastAsia"/>
          <w:i/>
          <w:iCs/>
          <w:color w:val="EE0000"/>
          <w:lang w:eastAsia="ja-JP"/>
        </w:rPr>
        <w:t xml:space="preserve"> crenata</w:t>
      </w:r>
      <w:r w:rsidRPr="009C0340">
        <w:rPr>
          <w:rFonts w:eastAsiaTheme="minorEastAsia"/>
          <w:color w:val="EE0000"/>
          <w:lang w:eastAsia="ja-JP"/>
        </w:rPr>
        <w:t xml:space="preserve"> (slope +0.034) and </w:t>
      </w:r>
      <w:r w:rsidRPr="009C0340">
        <w:rPr>
          <w:rFonts w:eastAsiaTheme="minorEastAsia"/>
          <w:i/>
          <w:iCs/>
          <w:color w:val="EE0000"/>
          <w:lang w:eastAsia="ja-JP"/>
        </w:rPr>
        <w:t xml:space="preserve">A. </w:t>
      </w:r>
      <w:proofErr w:type="spellStart"/>
      <w:r w:rsidRPr="009C0340">
        <w:rPr>
          <w:rFonts w:eastAsiaTheme="minorEastAsia"/>
          <w:i/>
          <w:iCs/>
          <w:color w:val="EE0000"/>
          <w:lang w:eastAsia="ja-JP"/>
        </w:rPr>
        <w:t>mariesii</w:t>
      </w:r>
      <w:proofErr w:type="spellEnd"/>
      <w:r w:rsidRPr="009C0340">
        <w:rPr>
          <w:rFonts w:eastAsiaTheme="minorEastAsia"/>
          <w:color w:val="EE0000"/>
          <w:lang w:eastAsia="ja-JP"/>
        </w:rPr>
        <w:t xml:space="preserve"> (slope −0.024) showed contrasting responses to warming, and the difference in their slopes was significant (</w:t>
      </w:r>
      <w:r w:rsidRPr="009C0340">
        <w:rPr>
          <w:rFonts w:eastAsiaTheme="minorEastAsia"/>
          <w:i/>
          <w:iCs/>
          <w:color w:val="EE0000"/>
          <w:lang w:eastAsia="ja-JP"/>
        </w:rPr>
        <w:t xml:space="preserve">p </w:t>
      </w:r>
      <w:r w:rsidRPr="009C0340">
        <w:rPr>
          <w:rFonts w:eastAsiaTheme="minorEastAsia"/>
          <w:color w:val="EE0000"/>
          <w:lang w:eastAsia="ja-JP"/>
        </w:rPr>
        <w:t xml:space="preserve">= 0.005, Table 5b). </w:t>
      </w:r>
      <w:r w:rsidRPr="009C0340">
        <w:rPr>
          <w:rFonts w:eastAsiaTheme="minorEastAsia"/>
          <w:i/>
          <w:iCs/>
          <w:color w:val="EE0000"/>
          <w:lang w:eastAsia="ja-JP"/>
        </w:rPr>
        <w:t>C. japonica</w:t>
      </w:r>
      <w:r w:rsidRPr="009C0340">
        <w:rPr>
          <w:rFonts w:eastAsiaTheme="minorEastAsia"/>
          <w:color w:val="EE0000"/>
          <w:lang w:eastAsia="ja-JP"/>
        </w:rPr>
        <w:t xml:space="preserve"> showed a neutral response (slope +0.002, </w:t>
      </w:r>
      <w:r w:rsidRPr="009C0340">
        <w:rPr>
          <w:rFonts w:eastAsiaTheme="minorEastAsia"/>
          <w:i/>
          <w:iCs/>
          <w:color w:val="EE0000"/>
          <w:lang w:eastAsia="ja-JP"/>
        </w:rPr>
        <w:t>p</w:t>
      </w:r>
      <w:r w:rsidRPr="009C0340">
        <w:rPr>
          <w:rFonts w:eastAsiaTheme="minorEastAsia"/>
          <w:color w:val="EE0000"/>
          <w:lang w:eastAsia="ja-JP"/>
        </w:rPr>
        <w:t xml:space="preserve"> = 0.165).</w:t>
      </w:r>
      <w:r>
        <w:rPr>
          <w:rFonts w:eastAsiaTheme="minorEastAsia"/>
          <w:color w:val="EE0000"/>
          <w:lang w:eastAsia="ja-JP"/>
        </w:rPr>
        <w:t>”</w:t>
      </w:r>
    </w:p>
    <w:p w14:paraId="6843B853" w14:textId="77777777" w:rsidR="00BB4151" w:rsidRPr="00BF3C52" w:rsidRDefault="00BB4151" w:rsidP="00BB4151">
      <w:pPr>
        <w:pStyle w:val="5"/>
        <w:rPr>
          <w:lang w:eastAsia="ja-JP"/>
        </w:rPr>
      </w:pPr>
      <w:r w:rsidRPr="00CB1320">
        <w:rPr>
          <w:rFonts w:eastAsiaTheme="minorEastAsia"/>
          <w:lang w:eastAsia="ja-JP"/>
        </w:rPr>
        <w:t>Table 6.</w:t>
      </w:r>
      <w:r w:rsidRPr="00CB1320">
        <w:rPr>
          <w:rFonts w:hint="eastAsia"/>
          <w:lang w:eastAsia="ja-JP"/>
        </w:rPr>
        <w:t>（</w:t>
      </w:r>
      <w:r w:rsidRPr="00CB1320">
        <w:rPr>
          <w:lang w:eastAsia="ja-JP"/>
        </w:rPr>
        <w:t xml:space="preserve">ver.2_L </w:t>
      </w:r>
      <w:r w:rsidRPr="00CB1320">
        <w:rPr>
          <w:rFonts w:hint="eastAsia"/>
          <w:lang w:eastAsia="ja-JP"/>
        </w:rPr>
        <w:t>354</w:t>
      </w:r>
      <w:r w:rsidRPr="00CB1320">
        <w:rPr>
          <w:lang w:eastAsia="ja-JP"/>
        </w:rPr>
        <w:t>-</w:t>
      </w:r>
      <w:r w:rsidRPr="00CB1320">
        <w:rPr>
          <w:rFonts w:hint="eastAsia"/>
          <w:lang w:eastAsia="ja-JP"/>
        </w:rPr>
        <w:t>363</w:t>
      </w:r>
      <w:r w:rsidRPr="00CB1320">
        <w:rPr>
          <w:rFonts w:hint="eastAsia"/>
          <w:lang w:eastAsia="ja-JP"/>
        </w:rPr>
        <w:t>）</w:t>
      </w:r>
    </w:p>
    <w:p w14:paraId="09033135" w14:textId="77777777" w:rsidR="00BB4151" w:rsidRPr="009C0340" w:rsidRDefault="00BB4151" w:rsidP="00BB4151">
      <w:pPr>
        <w:pStyle w:val="3"/>
        <w:rPr>
          <w:rFonts w:eastAsiaTheme="minorEastAsia"/>
          <w:color w:val="EE0000"/>
          <w:sz w:val="18"/>
          <w:szCs w:val="18"/>
          <w:lang w:eastAsia="ja-JP"/>
        </w:rPr>
      </w:pPr>
      <w:r>
        <w:rPr>
          <w:rFonts w:eastAsiaTheme="minorEastAsia"/>
          <w:color w:val="EE0000"/>
          <w:lang w:eastAsia="ja-JP"/>
        </w:rPr>
        <w:t>“</w:t>
      </w:r>
      <w:r w:rsidRPr="009C0340">
        <w:rPr>
          <w:rFonts w:eastAsiaTheme="minorEastAsia"/>
          <w:color w:val="EE0000"/>
          <w:lang w:eastAsia="ja-JP"/>
        </w:rPr>
        <w:t xml:space="preserve">Table 6. Pearson correlation coefficients between climate variables and demographic rates of </w:t>
      </w:r>
      <w:r w:rsidRPr="009C0340">
        <w:rPr>
          <w:rFonts w:eastAsiaTheme="minorEastAsia"/>
          <w:i/>
          <w:iCs/>
          <w:color w:val="EE0000"/>
          <w:lang w:eastAsia="ja-JP"/>
        </w:rPr>
        <w:t xml:space="preserve">A. </w:t>
      </w:r>
      <w:proofErr w:type="spellStart"/>
      <w:r w:rsidRPr="009C0340">
        <w:rPr>
          <w:rFonts w:eastAsiaTheme="minorEastAsia"/>
          <w:i/>
          <w:iCs/>
          <w:color w:val="EE0000"/>
          <w:lang w:eastAsia="ja-JP"/>
        </w:rPr>
        <w:t>mariesii</w:t>
      </w:r>
      <w:proofErr w:type="spellEnd"/>
    </w:p>
    <w:p w14:paraId="5A8364B1" w14:textId="77777777" w:rsidR="00BB4151" w:rsidRDefault="00BB4151" w:rsidP="00BB4151">
      <w:pPr>
        <w:pStyle w:val="a0"/>
        <w:rPr>
          <w:rFonts w:eastAsiaTheme="minorEastAsia"/>
          <w:color w:val="EE0000"/>
          <w:sz w:val="20"/>
          <w:szCs w:val="20"/>
          <w:lang w:eastAsia="ja-JP"/>
        </w:rPr>
      </w:pPr>
      <w:r w:rsidRPr="009C0340">
        <w:rPr>
          <w:rFonts w:eastAsiaTheme="minorEastAsia"/>
          <w:color w:val="EE0000"/>
          <w:sz w:val="20"/>
          <w:szCs w:val="20"/>
          <w:lang w:eastAsia="ja-JP"/>
        </w:rPr>
        <w:t>This is an exploratory analysis and no correction for multiple comparisons has been performed.</w:t>
      </w:r>
      <w:r w:rsidRPr="009C0340">
        <w:rPr>
          <w:rFonts w:eastAsiaTheme="minorEastAsia"/>
          <w:color w:val="EE0000"/>
          <w:sz w:val="20"/>
          <w:szCs w:val="20"/>
          <w:lang w:eastAsia="ja-JP"/>
        </w:rPr>
        <w:tab/>
      </w:r>
      <w:r w:rsidRPr="009C0340">
        <w:rPr>
          <w:rFonts w:eastAsiaTheme="minorEastAsia"/>
          <w:color w:val="EE0000"/>
          <w:sz w:val="20"/>
          <w:szCs w:val="20"/>
          <w:lang w:eastAsia="ja-JP"/>
        </w:rPr>
        <w:tab/>
      </w:r>
      <w:r w:rsidRPr="009C0340">
        <w:rPr>
          <w:rFonts w:eastAsiaTheme="minorEastAsia"/>
          <w:color w:val="EE0000"/>
          <w:sz w:val="20"/>
          <w:szCs w:val="20"/>
          <w:lang w:eastAsia="ja-JP"/>
        </w:rPr>
        <w:tab/>
      </w:r>
    </w:p>
    <w:tbl>
      <w:tblPr>
        <w:tblW w:w="8260" w:type="dxa"/>
        <w:tblCellMar>
          <w:left w:w="99" w:type="dxa"/>
          <w:right w:w="99" w:type="dxa"/>
        </w:tblCellMar>
        <w:tblLook w:val="04A0" w:firstRow="1" w:lastRow="0" w:firstColumn="1" w:lastColumn="0" w:noHBand="0" w:noVBand="1"/>
      </w:tblPr>
      <w:tblGrid>
        <w:gridCol w:w="1840"/>
        <w:gridCol w:w="980"/>
        <w:gridCol w:w="1400"/>
        <w:gridCol w:w="1940"/>
        <w:gridCol w:w="460"/>
        <w:gridCol w:w="1640"/>
      </w:tblGrid>
      <w:tr w:rsidR="00BB4151" w:rsidRPr="006E20B3" w14:paraId="2C96D5B3" w14:textId="77777777" w:rsidTr="00C63CE1">
        <w:trPr>
          <w:trHeight w:val="480"/>
        </w:trPr>
        <w:tc>
          <w:tcPr>
            <w:tcW w:w="1840" w:type="dxa"/>
            <w:tcBorders>
              <w:top w:val="single" w:sz="4" w:space="0" w:color="auto"/>
              <w:left w:val="nil"/>
              <w:bottom w:val="single" w:sz="4" w:space="0" w:color="auto"/>
              <w:right w:val="nil"/>
            </w:tcBorders>
            <w:vAlign w:val="center"/>
            <w:hideMark/>
          </w:tcPr>
          <w:p w14:paraId="7DBABB1B" w14:textId="77777777" w:rsidR="00BB4151" w:rsidRPr="006E20B3" w:rsidRDefault="00BB4151" w:rsidP="00C63CE1">
            <w:pPr>
              <w:suppressAutoHyphens w:val="0"/>
              <w:spacing w:before="0" w:after="0" w:line="240" w:lineRule="auto"/>
              <w:ind w:firstLine="0"/>
              <w:jc w:val="center"/>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lastRenderedPageBreak/>
              <w:t>Plot</w:t>
            </w:r>
          </w:p>
        </w:tc>
        <w:tc>
          <w:tcPr>
            <w:tcW w:w="980" w:type="dxa"/>
            <w:tcBorders>
              <w:top w:val="single" w:sz="4" w:space="0" w:color="auto"/>
              <w:left w:val="nil"/>
              <w:bottom w:val="single" w:sz="4" w:space="0" w:color="auto"/>
              <w:right w:val="nil"/>
            </w:tcBorders>
            <w:vAlign w:val="center"/>
            <w:hideMark/>
          </w:tcPr>
          <w:p w14:paraId="7FA8EEB8" w14:textId="77777777" w:rsidR="00BB4151" w:rsidRPr="006E20B3" w:rsidRDefault="00BB4151" w:rsidP="00C63CE1">
            <w:pPr>
              <w:suppressAutoHyphens w:val="0"/>
              <w:spacing w:before="0" w:after="0" w:line="240" w:lineRule="auto"/>
              <w:ind w:firstLine="0"/>
              <w:jc w:val="center"/>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Climate variables</w:t>
            </w:r>
          </w:p>
        </w:tc>
        <w:tc>
          <w:tcPr>
            <w:tcW w:w="1400" w:type="dxa"/>
            <w:tcBorders>
              <w:top w:val="single" w:sz="4" w:space="0" w:color="auto"/>
              <w:left w:val="nil"/>
              <w:bottom w:val="single" w:sz="4" w:space="0" w:color="auto"/>
              <w:right w:val="nil"/>
            </w:tcBorders>
            <w:vAlign w:val="center"/>
            <w:hideMark/>
          </w:tcPr>
          <w:p w14:paraId="0EDB090D" w14:textId="77777777" w:rsidR="00BB4151" w:rsidRPr="006E20B3" w:rsidRDefault="00BB4151" w:rsidP="00C63CE1">
            <w:pPr>
              <w:suppressAutoHyphens w:val="0"/>
              <w:spacing w:before="0" w:after="0" w:line="240" w:lineRule="auto"/>
              <w:ind w:firstLine="0"/>
              <w:jc w:val="center"/>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Growth (G)</w:t>
            </w:r>
          </w:p>
        </w:tc>
        <w:tc>
          <w:tcPr>
            <w:tcW w:w="1940" w:type="dxa"/>
            <w:tcBorders>
              <w:top w:val="single" w:sz="4" w:space="0" w:color="auto"/>
              <w:left w:val="nil"/>
              <w:bottom w:val="single" w:sz="4" w:space="0" w:color="auto"/>
              <w:right w:val="nil"/>
            </w:tcBorders>
            <w:vAlign w:val="center"/>
            <w:hideMark/>
          </w:tcPr>
          <w:p w14:paraId="03F6E31C" w14:textId="77777777" w:rsidR="00BB4151" w:rsidRPr="006E20B3" w:rsidRDefault="00BB4151" w:rsidP="00C63CE1">
            <w:pPr>
              <w:suppressAutoHyphens w:val="0"/>
              <w:spacing w:before="0" w:after="0" w:line="240" w:lineRule="auto"/>
              <w:ind w:firstLine="0"/>
              <w:jc w:val="center"/>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Mortality (M)</w:t>
            </w:r>
          </w:p>
        </w:tc>
        <w:tc>
          <w:tcPr>
            <w:tcW w:w="460" w:type="dxa"/>
            <w:tcBorders>
              <w:top w:val="single" w:sz="4" w:space="0" w:color="auto"/>
              <w:left w:val="nil"/>
              <w:bottom w:val="single" w:sz="4" w:space="0" w:color="auto"/>
              <w:right w:val="nil"/>
            </w:tcBorders>
            <w:vAlign w:val="center"/>
            <w:hideMark/>
          </w:tcPr>
          <w:p w14:paraId="3173632B" w14:textId="77777777" w:rsidR="00BB4151" w:rsidRPr="006E20B3" w:rsidRDefault="00BB4151" w:rsidP="00C63CE1">
            <w:pPr>
              <w:suppressAutoHyphens w:val="0"/>
              <w:spacing w:before="0" w:after="0" w:line="240" w:lineRule="auto"/>
              <w:ind w:firstLine="0"/>
              <w:jc w:val="center"/>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 xml:space="preserve">　</w:t>
            </w:r>
          </w:p>
        </w:tc>
        <w:tc>
          <w:tcPr>
            <w:tcW w:w="1640" w:type="dxa"/>
            <w:tcBorders>
              <w:top w:val="single" w:sz="4" w:space="0" w:color="auto"/>
              <w:left w:val="nil"/>
              <w:bottom w:val="single" w:sz="4" w:space="0" w:color="auto"/>
              <w:right w:val="nil"/>
            </w:tcBorders>
            <w:vAlign w:val="center"/>
            <w:hideMark/>
          </w:tcPr>
          <w:p w14:paraId="32B032BA" w14:textId="77777777" w:rsidR="00BB4151" w:rsidRPr="006E20B3" w:rsidRDefault="00BB4151" w:rsidP="00C63CE1">
            <w:pPr>
              <w:suppressAutoHyphens w:val="0"/>
              <w:spacing w:before="0" w:after="0" w:line="240" w:lineRule="auto"/>
              <w:ind w:firstLine="0"/>
              <w:jc w:val="center"/>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Ingrowth (I)</w:t>
            </w:r>
          </w:p>
        </w:tc>
      </w:tr>
      <w:tr w:rsidR="00BB4151" w:rsidRPr="006E20B3" w14:paraId="6FCC7F09" w14:textId="77777777" w:rsidTr="00C63CE1">
        <w:trPr>
          <w:trHeight w:val="240"/>
        </w:trPr>
        <w:tc>
          <w:tcPr>
            <w:tcW w:w="1840" w:type="dxa"/>
            <w:tcBorders>
              <w:top w:val="nil"/>
              <w:left w:val="nil"/>
              <w:bottom w:val="nil"/>
              <w:right w:val="nil"/>
            </w:tcBorders>
            <w:vAlign w:val="center"/>
            <w:hideMark/>
          </w:tcPr>
          <w:p w14:paraId="3190FC7C" w14:textId="77777777" w:rsidR="00BB4151" w:rsidRPr="006E20B3" w:rsidRDefault="00BB4151" w:rsidP="00C63CE1">
            <w:pPr>
              <w:suppressAutoHyphens w:val="0"/>
              <w:spacing w:before="0" w:after="0" w:line="240" w:lineRule="auto"/>
              <w:ind w:firstLine="0"/>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Ecotone</w:t>
            </w:r>
          </w:p>
        </w:tc>
        <w:tc>
          <w:tcPr>
            <w:tcW w:w="980" w:type="dxa"/>
            <w:tcBorders>
              <w:top w:val="nil"/>
              <w:left w:val="nil"/>
              <w:bottom w:val="nil"/>
              <w:right w:val="nil"/>
            </w:tcBorders>
            <w:vAlign w:val="center"/>
            <w:hideMark/>
          </w:tcPr>
          <w:p w14:paraId="2232ED53"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WI</w:t>
            </w:r>
          </w:p>
        </w:tc>
        <w:tc>
          <w:tcPr>
            <w:tcW w:w="1400" w:type="dxa"/>
            <w:tcBorders>
              <w:top w:val="nil"/>
              <w:left w:val="nil"/>
              <w:bottom w:val="nil"/>
              <w:right w:val="nil"/>
            </w:tcBorders>
            <w:vAlign w:val="center"/>
            <w:hideMark/>
          </w:tcPr>
          <w:p w14:paraId="16C75F8C"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-0.465</w:t>
            </w:r>
          </w:p>
        </w:tc>
        <w:tc>
          <w:tcPr>
            <w:tcW w:w="1940" w:type="dxa"/>
            <w:tcBorders>
              <w:top w:val="nil"/>
              <w:left w:val="nil"/>
              <w:bottom w:val="nil"/>
              <w:right w:val="nil"/>
            </w:tcBorders>
            <w:vAlign w:val="center"/>
            <w:hideMark/>
          </w:tcPr>
          <w:p w14:paraId="79A941E4"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0.775</w:t>
            </w:r>
          </w:p>
        </w:tc>
        <w:tc>
          <w:tcPr>
            <w:tcW w:w="460" w:type="dxa"/>
            <w:tcBorders>
              <w:top w:val="nil"/>
              <w:left w:val="nil"/>
              <w:bottom w:val="nil"/>
              <w:right w:val="nil"/>
            </w:tcBorders>
            <w:vAlign w:val="center"/>
            <w:hideMark/>
          </w:tcPr>
          <w:p w14:paraId="6D51C555"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p>
        </w:tc>
        <w:tc>
          <w:tcPr>
            <w:tcW w:w="1640" w:type="dxa"/>
            <w:tcBorders>
              <w:top w:val="nil"/>
              <w:left w:val="nil"/>
              <w:bottom w:val="nil"/>
              <w:right w:val="nil"/>
            </w:tcBorders>
            <w:vAlign w:val="center"/>
            <w:hideMark/>
          </w:tcPr>
          <w:p w14:paraId="750C314E"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0.022</w:t>
            </w:r>
          </w:p>
        </w:tc>
      </w:tr>
      <w:tr w:rsidR="00BB4151" w:rsidRPr="006E20B3" w14:paraId="20289540" w14:textId="77777777" w:rsidTr="00C63CE1">
        <w:trPr>
          <w:trHeight w:val="240"/>
        </w:trPr>
        <w:tc>
          <w:tcPr>
            <w:tcW w:w="1840" w:type="dxa"/>
            <w:tcBorders>
              <w:top w:val="nil"/>
              <w:left w:val="nil"/>
              <w:bottom w:val="nil"/>
              <w:right w:val="nil"/>
            </w:tcBorders>
            <w:vAlign w:val="center"/>
            <w:hideMark/>
          </w:tcPr>
          <w:p w14:paraId="1332664C"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(n=6)</w:t>
            </w:r>
          </w:p>
        </w:tc>
        <w:tc>
          <w:tcPr>
            <w:tcW w:w="980" w:type="dxa"/>
            <w:tcBorders>
              <w:top w:val="nil"/>
              <w:left w:val="nil"/>
              <w:bottom w:val="nil"/>
              <w:right w:val="nil"/>
            </w:tcBorders>
            <w:vAlign w:val="center"/>
            <w:hideMark/>
          </w:tcPr>
          <w:p w14:paraId="0F8B25FD"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proofErr w:type="spellStart"/>
            <w:r w:rsidRPr="006E20B3">
              <w:rPr>
                <w:rFonts w:ascii="Arial" w:eastAsia="ＭＳ Ｐゴシック" w:hAnsi="Arial" w:cs="Arial"/>
                <w:sz w:val="18"/>
                <w:szCs w:val="18"/>
                <w:lang w:eastAsia="ja-JP"/>
              </w:rPr>
              <w:t>Tmax</w:t>
            </w:r>
            <w:proofErr w:type="spellEnd"/>
          </w:p>
        </w:tc>
        <w:tc>
          <w:tcPr>
            <w:tcW w:w="1400" w:type="dxa"/>
            <w:tcBorders>
              <w:top w:val="nil"/>
              <w:left w:val="nil"/>
              <w:bottom w:val="nil"/>
              <w:right w:val="nil"/>
            </w:tcBorders>
            <w:vAlign w:val="center"/>
            <w:hideMark/>
          </w:tcPr>
          <w:p w14:paraId="683D0D1C"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-0.702</w:t>
            </w:r>
          </w:p>
        </w:tc>
        <w:tc>
          <w:tcPr>
            <w:tcW w:w="1940" w:type="dxa"/>
            <w:tcBorders>
              <w:top w:val="nil"/>
              <w:left w:val="nil"/>
              <w:bottom w:val="nil"/>
              <w:right w:val="nil"/>
            </w:tcBorders>
            <w:vAlign w:val="center"/>
            <w:hideMark/>
          </w:tcPr>
          <w:p w14:paraId="092CDFD7" w14:textId="77777777" w:rsidR="00BB4151" w:rsidRPr="006E20B3" w:rsidRDefault="00BB4151" w:rsidP="00C63CE1">
            <w:pPr>
              <w:suppressAutoHyphens w:val="0"/>
              <w:spacing w:before="0" w:after="0" w:line="240" w:lineRule="auto"/>
              <w:ind w:firstLine="0"/>
              <w:jc w:val="right"/>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0.959</w:t>
            </w:r>
          </w:p>
        </w:tc>
        <w:tc>
          <w:tcPr>
            <w:tcW w:w="460" w:type="dxa"/>
            <w:tcBorders>
              <w:top w:val="nil"/>
              <w:left w:val="nil"/>
              <w:bottom w:val="nil"/>
              <w:right w:val="nil"/>
            </w:tcBorders>
            <w:vAlign w:val="center"/>
            <w:hideMark/>
          </w:tcPr>
          <w:p w14:paraId="1993E777" w14:textId="77777777" w:rsidR="00BB4151" w:rsidRPr="006E20B3" w:rsidRDefault="00BB4151" w:rsidP="00C63CE1">
            <w:pPr>
              <w:suppressAutoHyphens w:val="0"/>
              <w:spacing w:before="0" w:after="0" w:line="240" w:lineRule="auto"/>
              <w:ind w:firstLine="0"/>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w:t>
            </w:r>
          </w:p>
        </w:tc>
        <w:tc>
          <w:tcPr>
            <w:tcW w:w="1640" w:type="dxa"/>
            <w:tcBorders>
              <w:top w:val="nil"/>
              <w:left w:val="nil"/>
              <w:bottom w:val="nil"/>
              <w:right w:val="nil"/>
            </w:tcBorders>
            <w:vAlign w:val="center"/>
            <w:hideMark/>
          </w:tcPr>
          <w:p w14:paraId="5A238816"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-0.193</w:t>
            </w:r>
          </w:p>
        </w:tc>
      </w:tr>
      <w:tr w:rsidR="00BB4151" w:rsidRPr="006E20B3" w14:paraId="0F986A45" w14:textId="77777777" w:rsidTr="00C63CE1">
        <w:trPr>
          <w:trHeight w:val="228"/>
        </w:trPr>
        <w:tc>
          <w:tcPr>
            <w:tcW w:w="1840" w:type="dxa"/>
            <w:tcBorders>
              <w:top w:val="nil"/>
              <w:left w:val="nil"/>
              <w:bottom w:val="nil"/>
              <w:right w:val="nil"/>
            </w:tcBorders>
            <w:vAlign w:val="center"/>
            <w:hideMark/>
          </w:tcPr>
          <w:p w14:paraId="4FF2893F"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p>
        </w:tc>
        <w:tc>
          <w:tcPr>
            <w:tcW w:w="980" w:type="dxa"/>
            <w:tcBorders>
              <w:top w:val="nil"/>
              <w:left w:val="nil"/>
              <w:bottom w:val="nil"/>
              <w:right w:val="nil"/>
            </w:tcBorders>
            <w:vAlign w:val="center"/>
            <w:hideMark/>
          </w:tcPr>
          <w:p w14:paraId="26881D4A"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proofErr w:type="spellStart"/>
            <w:r w:rsidRPr="006E20B3">
              <w:rPr>
                <w:rFonts w:ascii="Arial" w:eastAsia="ＭＳ Ｐゴシック" w:hAnsi="Arial" w:cs="Arial"/>
                <w:sz w:val="18"/>
                <w:szCs w:val="18"/>
                <w:lang w:eastAsia="ja-JP"/>
              </w:rPr>
              <w:t>Tmin</w:t>
            </w:r>
            <w:proofErr w:type="spellEnd"/>
          </w:p>
        </w:tc>
        <w:tc>
          <w:tcPr>
            <w:tcW w:w="1400" w:type="dxa"/>
            <w:tcBorders>
              <w:top w:val="nil"/>
              <w:left w:val="nil"/>
              <w:bottom w:val="nil"/>
              <w:right w:val="nil"/>
            </w:tcBorders>
            <w:vAlign w:val="center"/>
            <w:hideMark/>
          </w:tcPr>
          <w:p w14:paraId="4ED86CD5"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0.09</w:t>
            </w:r>
          </w:p>
        </w:tc>
        <w:tc>
          <w:tcPr>
            <w:tcW w:w="1940" w:type="dxa"/>
            <w:tcBorders>
              <w:top w:val="nil"/>
              <w:left w:val="nil"/>
              <w:bottom w:val="nil"/>
              <w:right w:val="nil"/>
            </w:tcBorders>
            <w:vAlign w:val="center"/>
            <w:hideMark/>
          </w:tcPr>
          <w:p w14:paraId="5FD4161F"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-0.47</w:t>
            </w:r>
          </w:p>
        </w:tc>
        <w:tc>
          <w:tcPr>
            <w:tcW w:w="460" w:type="dxa"/>
            <w:tcBorders>
              <w:top w:val="nil"/>
              <w:left w:val="nil"/>
              <w:bottom w:val="nil"/>
              <w:right w:val="nil"/>
            </w:tcBorders>
            <w:vAlign w:val="center"/>
            <w:hideMark/>
          </w:tcPr>
          <w:p w14:paraId="66618EEF"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p>
        </w:tc>
        <w:tc>
          <w:tcPr>
            <w:tcW w:w="1640" w:type="dxa"/>
            <w:tcBorders>
              <w:top w:val="nil"/>
              <w:left w:val="nil"/>
              <w:bottom w:val="nil"/>
              <w:right w:val="nil"/>
            </w:tcBorders>
            <w:vAlign w:val="center"/>
            <w:hideMark/>
          </w:tcPr>
          <w:p w14:paraId="47B54156"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-0.349</w:t>
            </w:r>
          </w:p>
        </w:tc>
      </w:tr>
      <w:tr w:rsidR="00BB4151" w:rsidRPr="006E20B3" w14:paraId="61F5F384" w14:textId="77777777" w:rsidTr="00C63CE1">
        <w:trPr>
          <w:trHeight w:val="240"/>
        </w:trPr>
        <w:tc>
          <w:tcPr>
            <w:tcW w:w="1840" w:type="dxa"/>
            <w:tcBorders>
              <w:top w:val="nil"/>
              <w:left w:val="nil"/>
              <w:bottom w:val="nil"/>
              <w:right w:val="nil"/>
            </w:tcBorders>
            <w:vAlign w:val="center"/>
            <w:hideMark/>
          </w:tcPr>
          <w:p w14:paraId="65318D5D" w14:textId="77777777" w:rsidR="00BB4151" w:rsidRPr="006E20B3" w:rsidRDefault="00BB4151" w:rsidP="00C63CE1">
            <w:pPr>
              <w:suppressAutoHyphens w:val="0"/>
              <w:spacing w:before="0" w:after="0" w:line="240" w:lineRule="auto"/>
              <w:ind w:firstLine="0"/>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Subarctic</w:t>
            </w:r>
          </w:p>
        </w:tc>
        <w:tc>
          <w:tcPr>
            <w:tcW w:w="980" w:type="dxa"/>
            <w:tcBorders>
              <w:top w:val="nil"/>
              <w:left w:val="nil"/>
              <w:bottom w:val="nil"/>
              <w:right w:val="nil"/>
            </w:tcBorders>
            <w:vAlign w:val="center"/>
            <w:hideMark/>
          </w:tcPr>
          <w:p w14:paraId="390920BF"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WI</w:t>
            </w:r>
          </w:p>
        </w:tc>
        <w:tc>
          <w:tcPr>
            <w:tcW w:w="1400" w:type="dxa"/>
            <w:tcBorders>
              <w:top w:val="nil"/>
              <w:left w:val="nil"/>
              <w:bottom w:val="nil"/>
              <w:right w:val="nil"/>
            </w:tcBorders>
            <w:vAlign w:val="center"/>
            <w:hideMark/>
          </w:tcPr>
          <w:p w14:paraId="2E3A11CF"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-0.084</w:t>
            </w:r>
          </w:p>
        </w:tc>
        <w:tc>
          <w:tcPr>
            <w:tcW w:w="1940" w:type="dxa"/>
            <w:tcBorders>
              <w:top w:val="nil"/>
              <w:left w:val="nil"/>
              <w:bottom w:val="nil"/>
              <w:right w:val="nil"/>
            </w:tcBorders>
            <w:vAlign w:val="center"/>
            <w:hideMark/>
          </w:tcPr>
          <w:p w14:paraId="04CA048D"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0.304</w:t>
            </w:r>
          </w:p>
        </w:tc>
        <w:tc>
          <w:tcPr>
            <w:tcW w:w="460" w:type="dxa"/>
            <w:tcBorders>
              <w:top w:val="nil"/>
              <w:left w:val="nil"/>
              <w:bottom w:val="nil"/>
              <w:right w:val="nil"/>
            </w:tcBorders>
            <w:vAlign w:val="center"/>
            <w:hideMark/>
          </w:tcPr>
          <w:p w14:paraId="551D3A3C"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p>
        </w:tc>
        <w:tc>
          <w:tcPr>
            <w:tcW w:w="1640" w:type="dxa"/>
            <w:tcBorders>
              <w:top w:val="nil"/>
              <w:left w:val="nil"/>
              <w:bottom w:val="nil"/>
              <w:right w:val="nil"/>
            </w:tcBorders>
            <w:vAlign w:val="center"/>
            <w:hideMark/>
          </w:tcPr>
          <w:p w14:paraId="5D5005A8"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0.076</w:t>
            </w:r>
          </w:p>
        </w:tc>
      </w:tr>
      <w:tr w:rsidR="00BB4151" w:rsidRPr="006E20B3" w14:paraId="18D0F454" w14:textId="77777777" w:rsidTr="00C63CE1">
        <w:trPr>
          <w:trHeight w:val="228"/>
        </w:trPr>
        <w:tc>
          <w:tcPr>
            <w:tcW w:w="1840" w:type="dxa"/>
            <w:tcBorders>
              <w:top w:val="nil"/>
              <w:left w:val="nil"/>
              <w:bottom w:val="nil"/>
              <w:right w:val="nil"/>
            </w:tcBorders>
            <w:vAlign w:val="center"/>
            <w:hideMark/>
          </w:tcPr>
          <w:p w14:paraId="338C07F7"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(n=6)</w:t>
            </w:r>
          </w:p>
        </w:tc>
        <w:tc>
          <w:tcPr>
            <w:tcW w:w="980" w:type="dxa"/>
            <w:tcBorders>
              <w:top w:val="nil"/>
              <w:left w:val="nil"/>
              <w:bottom w:val="nil"/>
              <w:right w:val="nil"/>
            </w:tcBorders>
            <w:vAlign w:val="center"/>
            <w:hideMark/>
          </w:tcPr>
          <w:p w14:paraId="1E1A4F9F"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proofErr w:type="spellStart"/>
            <w:r w:rsidRPr="006E20B3">
              <w:rPr>
                <w:rFonts w:ascii="Arial" w:eastAsia="ＭＳ Ｐゴシック" w:hAnsi="Arial" w:cs="Arial"/>
                <w:sz w:val="18"/>
                <w:szCs w:val="18"/>
                <w:lang w:eastAsia="ja-JP"/>
              </w:rPr>
              <w:t>Tmax</w:t>
            </w:r>
            <w:proofErr w:type="spellEnd"/>
          </w:p>
        </w:tc>
        <w:tc>
          <w:tcPr>
            <w:tcW w:w="1400" w:type="dxa"/>
            <w:tcBorders>
              <w:top w:val="nil"/>
              <w:left w:val="nil"/>
              <w:bottom w:val="nil"/>
              <w:right w:val="nil"/>
            </w:tcBorders>
            <w:vAlign w:val="center"/>
            <w:hideMark/>
          </w:tcPr>
          <w:p w14:paraId="726D45C6"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-0.192</w:t>
            </w:r>
          </w:p>
        </w:tc>
        <w:tc>
          <w:tcPr>
            <w:tcW w:w="1940" w:type="dxa"/>
            <w:tcBorders>
              <w:top w:val="nil"/>
              <w:left w:val="nil"/>
              <w:bottom w:val="nil"/>
              <w:right w:val="nil"/>
            </w:tcBorders>
            <w:vAlign w:val="center"/>
            <w:hideMark/>
          </w:tcPr>
          <w:p w14:paraId="651AB3EA"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0.035</w:t>
            </w:r>
          </w:p>
        </w:tc>
        <w:tc>
          <w:tcPr>
            <w:tcW w:w="460" w:type="dxa"/>
            <w:tcBorders>
              <w:top w:val="nil"/>
              <w:left w:val="nil"/>
              <w:bottom w:val="nil"/>
              <w:right w:val="nil"/>
            </w:tcBorders>
            <w:vAlign w:val="center"/>
            <w:hideMark/>
          </w:tcPr>
          <w:p w14:paraId="4C7502EE"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p>
        </w:tc>
        <w:tc>
          <w:tcPr>
            <w:tcW w:w="1640" w:type="dxa"/>
            <w:tcBorders>
              <w:top w:val="nil"/>
              <w:left w:val="nil"/>
              <w:bottom w:val="nil"/>
              <w:right w:val="nil"/>
            </w:tcBorders>
            <w:vAlign w:val="center"/>
            <w:hideMark/>
          </w:tcPr>
          <w:p w14:paraId="3FFE4605"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-0.263</w:t>
            </w:r>
          </w:p>
        </w:tc>
      </w:tr>
      <w:tr w:rsidR="00BB4151" w:rsidRPr="006E20B3" w14:paraId="6F856A52" w14:textId="77777777" w:rsidTr="00C63CE1">
        <w:trPr>
          <w:trHeight w:val="228"/>
        </w:trPr>
        <w:tc>
          <w:tcPr>
            <w:tcW w:w="1840" w:type="dxa"/>
            <w:tcBorders>
              <w:top w:val="nil"/>
              <w:left w:val="nil"/>
              <w:bottom w:val="nil"/>
              <w:right w:val="nil"/>
            </w:tcBorders>
            <w:vAlign w:val="center"/>
            <w:hideMark/>
          </w:tcPr>
          <w:p w14:paraId="2339EB12"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p>
        </w:tc>
        <w:tc>
          <w:tcPr>
            <w:tcW w:w="980" w:type="dxa"/>
            <w:tcBorders>
              <w:top w:val="nil"/>
              <w:left w:val="nil"/>
              <w:bottom w:val="nil"/>
              <w:right w:val="nil"/>
            </w:tcBorders>
            <w:vAlign w:val="center"/>
            <w:hideMark/>
          </w:tcPr>
          <w:p w14:paraId="7FFBDFFC"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proofErr w:type="spellStart"/>
            <w:r w:rsidRPr="006E20B3">
              <w:rPr>
                <w:rFonts w:ascii="Arial" w:eastAsia="ＭＳ Ｐゴシック" w:hAnsi="Arial" w:cs="Arial"/>
                <w:sz w:val="18"/>
                <w:szCs w:val="18"/>
                <w:lang w:eastAsia="ja-JP"/>
              </w:rPr>
              <w:t>Tmin</w:t>
            </w:r>
            <w:proofErr w:type="spellEnd"/>
          </w:p>
        </w:tc>
        <w:tc>
          <w:tcPr>
            <w:tcW w:w="1400" w:type="dxa"/>
            <w:tcBorders>
              <w:top w:val="nil"/>
              <w:left w:val="nil"/>
              <w:bottom w:val="nil"/>
              <w:right w:val="nil"/>
            </w:tcBorders>
            <w:vAlign w:val="center"/>
            <w:hideMark/>
          </w:tcPr>
          <w:p w14:paraId="7CCCCD90"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0.057</w:t>
            </w:r>
          </w:p>
        </w:tc>
        <w:tc>
          <w:tcPr>
            <w:tcW w:w="1940" w:type="dxa"/>
            <w:tcBorders>
              <w:top w:val="nil"/>
              <w:left w:val="nil"/>
              <w:bottom w:val="nil"/>
              <w:right w:val="nil"/>
            </w:tcBorders>
            <w:vAlign w:val="center"/>
            <w:hideMark/>
          </w:tcPr>
          <w:p w14:paraId="57F719CD"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-0.348</w:t>
            </w:r>
          </w:p>
        </w:tc>
        <w:tc>
          <w:tcPr>
            <w:tcW w:w="460" w:type="dxa"/>
            <w:tcBorders>
              <w:top w:val="nil"/>
              <w:left w:val="nil"/>
              <w:bottom w:val="nil"/>
              <w:right w:val="nil"/>
            </w:tcBorders>
            <w:vAlign w:val="center"/>
            <w:hideMark/>
          </w:tcPr>
          <w:p w14:paraId="3DA5BD7E"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p>
        </w:tc>
        <w:tc>
          <w:tcPr>
            <w:tcW w:w="1640" w:type="dxa"/>
            <w:tcBorders>
              <w:top w:val="nil"/>
              <w:left w:val="nil"/>
              <w:bottom w:val="nil"/>
              <w:right w:val="nil"/>
            </w:tcBorders>
            <w:vAlign w:val="center"/>
            <w:hideMark/>
          </w:tcPr>
          <w:p w14:paraId="1A635375"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-0.145</w:t>
            </w:r>
          </w:p>
        </w:tc>
      </w:tr>
      <w:tr w:rsidR="00BB4151" w:rsidRPr="006E20B3" w14:paraId="1C8DCAD5" w14:textId="77777777" w:rsidTr="00C63CE1">
        <w:trPr>
          <w:trHeight w:val="240"/>
        </w:trPr>
        <w:tc>
          <w:tcPr>
            <w:tcW w:w="1840" w:type="dxa"/>
            <w:tcBorders>
              <w:top w:val="nil"/>
              <w:left w:val="nil"/>
              <w:bottom w:val="nil"/>
              <w:right w:val="nil"/>
            </w:tcBorders>
            <w:vAlign w:val="center"/>
            <w:hideMark/>
          </w:tcPr>
          <w:p w14:paraId="6C4CBC2E" w14:textId="77777777" w:rsidR="00BB4151" w:rsidRPr="006E20B3" w:rsidRDefault="00BB4151" w:rsidP="00C63CE1">
            <w:pPr>
              <w:suppressAutoHyphens w:val="0"/>
              <w:spacing w:before="0" w:after="0" w:line="240" w:lineRule="auto"/>
              <w:ind w:firstLine="0"/>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Timberline</w:t>
            </w:r>
          </w:p>
        </w:tc>
        <w:tc>
          <w:tcPr>
            <w:tcW w:w="980" w:type="dxa"/>
            <w:tcBorders>
              <w:top w:val="nil"/>
              <w:left w:val="nil"/>
              <w:bottom w:val="nil"/>
              <w:right w:val="nil"/>
            </w:tcBorders>
            <w:vAlign w:val="center"/>
            <w:hideMark/>
          </w:tcPr>
          <w:p w14:paraId="56DC1C3B"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WI</w:t>
            </w:r>
          </w:p>
        </w:tc>
        <w:tc>
          <w:tcPr>
            <w:tcW w:w="1400" w:type="dxa"/>
            <w:tcBorders>
              <w:top w:val="nil"/>
              <w:left w:val="nil"/>
              <w:bottom w:val="nil"/>
              <w:right w:val="nil"/>
            </w:tcBorders>
            <w:vAlign w:val="center"/>
            <w:hideMark/>
          </w:tcPr>
          <w:p w14:paraId="5533F673"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-0.399</w:t>
            </w:r>
          </w:p>
        </w:tc>
        <w:tc>
          <w:tcPr>
            <w:tcW w:w="1940" w:type="dxa"/>
            <w:tcBorders>
              <w:top w:val="nil"/>
              <w:left w:val="nil"/>
              <w:bottom w:val="nil"/>
              <w:right w:val="nil"/>
            </w:tcBorders>
            <w:vAlign w:val="center"/>
            <w:hideMark/>
          </w:tcPr>
          <w:p w14:paraId="45826CA6"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-0.475</w:t>
            </w:r>
          </w:p>
        </w:tc>
        <w:tc>
          <w:tcPr>
            <w:tcW w:w="460" w:type="dxa"/>
            <w:tcBorders>
              <w:top w:val="nil"/>
              <w:left w:val="nil"/>
              <w:bottom w:val="nil"/>
              <w:right w:val="nil"/>
            </w:tcBorders>
            <w:vAlign w:val="center"/>
            <w:hideMark/>
          </w:tcPr>
          <w:p w14:paraId="378EF219"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p>
        </w:tc>
        <w:tc>
          <w:tcPr>
            <w:tcW w:w="1640" w:type="dxa"/>
            <w:tcBorders>
              <w:top w:val="nil"/>
              <w:left w:val="nil"/>
              <w:bottom w:val="nil"/>
              <w:right w:val="nil"/>
            </w:tcBorders>
            <w:vAlign w:val="center"/>
            <w:hideMark/>
          </w:tcPr>
          <w:p w14:paraId="01EA821A"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-0.538</w:t>
            </w:r>
          </w:p>
        </w:tc>
      </w:tr>
      <w:tr w:rsidR="00BB4151" w:rsidRPr="006E20B3" w14:paraId="5FAE9759" w14:textId="77777777" w:rsidTr="00C63CE1">
        <w:trPr>
          <w:trHeight w:val="228"/>
        </w:trPr>
        <w:tc>
          <w:tcPr>
            <w:tcW w:w="1840" w:type="dxa"/>
            <w:tcBorders>
              <w:top w:val="nil"/>
              <w:left w:val="nil"/>
              <w:bottom w:val="nil"/>
              <w:right w:val="nil"/>
            </w:tcBorders>
            <w:vAlign w:val="center"/>
            <w:hideMark/>
          </w:tcPr>
          <w:p w14:paraId="06AB0761"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(n=6)</w:t>
            </w:r>
          </w:p>
        </w:tc>
        <w:tc>
          <w:tcPr>
            <w:tcW w:w="980" w:type="dxa"/>
            <w:tcBorders>
              <w:top w:val="nil"/>
              <w:left w:val="nil"/>
              <w:bottom w:val="nil"/>
              <w:right w:val="nil"/>
            </w:tcBorders>
            <w:vAlign w:val="center"/>
            <w:hideMark/>
          </w:tcPr>
          <w:p w14:paraId="6A46CEFB"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proofErr w:type="spellStart"/>
            <w:r w:rsidRPr="006E20B3">
              <w:rPr>
                <w:rFonts w:ascii="Arial" w:eastAsia="ＭＳ Ｐゴシック" w:hAnsi="Arial" w:cs="Arial"/>
                <w:sz w:val="18"/>
                <w:szCs w:val="18"/>
                <w:lang w:eastAsia="ja-JP"/>
              </w:rPr>
              <w:t>Tmax</w:t>
            </w:r>
            <w:proofErr w:type="spellEnd"/>
          </w:p>
        </w:tc>
        <w:tc>
          <w:tcPr>
            <w:tcW w:w="1400" w:type="dxa"/>
            <w:tcBorders>
              <w:top w:val="nil"/>
              <w:left w:val="nil"/>
              <w:bottom w:val="nil"/>
              <w:right w:val="nil"/>
            </w:tcBorders>
            <w:vAlign w:val="center"/>
            <w:hideMark/>
          </w:tcPr>
          <w:p w14:paraId="397F5C9C"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-0.599</w:t>
            </w:r>
          </w:p>
        </w:tc>
        <w:tc>
          <w:tcPr>
            <w:tcW w:w="1940" w:type="dxa"/>
            <w:tcBorders>
              <w:top w:val="nil"/>
              <w:left w:val="nil"/>
              <w:bottom w:val="nil"/>
              <w:right w:val="nil"/>
            </w:tcBorders>
            <w:vAlign w:val="center"/>
            <w:hideMark/>
          </w:tcPr>
          <w:p w14:paraId="661095F3"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-0.056</w:t>
            </w:r>
          </w:p>
        </w:tc>
        <w:tc>
          <w:tcPr>
            <w:tcW w:w="460" w:type="dxa"/>
            <w:tcBorders>
              <w:top w:val="nil"/>
              <w:left w:val="nil"/>
              <w:bottom w:val="nil"/>
              <w:right w:val="nil"/>
            </w:tcBorders>
            <w:vAlign w:val="center"/>
            <w:hideMark/>
          </w:tcPr>
          <w:p w14:paraId="25557DD8"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p>
        </w:tc>
        <w:tc>
          <w:tcPr>
            <w:tcW w:w="1640" w:type="dxa"/>
            <w:tcBorders>
              <w:top w:val="nil"/>
              <w:left w:val="nil"/>
              <w:bottom w:val="nil"/>
              <w:right w:val="nil"/>
            </w:tcBorders>
            <w:vAlign w:val="center"/>
            <w:hideMark/>
          </w:tcPr>
          <w:p w14:paraId="5BC996E4"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-0.62</w:t>
            </w:r>
          </w:p>
        </w:tc>
      </w:tr>
      <w:tr w:rsidR="00BB4151" w:rsidRPr="006E20B3" w14:paraId="32FA1936" w14:textId="77777777" w:rsidTr="00C63CE1">
        <w:trPr>
          <w:trHeight w:val="228"/>
        </w:trPr>
        <w:tc>
          <w:tcPr>
            <w:tcW w:w="1840" w:type="dxa"/>
            <w:tcBorders>
              <w:top w:val="nil"/>
              <w:left w:val="nil"/>
              <w:bottom w:val="nil"/>
              <w:right w:val="nil"/>
            </w:tcBorders>
            <w:vAlign w:val="center"/>
            <w:hideMark/>
          </w:tcPr>
          <w:p w14:paraId="47F10819"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p>
        </w:tc>
        <w:tc>
          <w:tcPr>
            <w:tcW w:w="980" w:type="dxa"/>
            <w:tcBorders>
              <w:top w:val="nil"/>
              <w:left w:val="nil"/>
              <w:bottom w:val="nil"/>
              <w:right w:val="nil"/>
            </w:tcBorders>
            <w:vAlign w:val="center"/>
            <w:hideMark/>
          </w:tcPr>
          <w:p w14:paraId="04D08DF6"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proofErr w:type="spellStart"/>
            <w:r w:rsidRPr="006E20B3">
              <w:rPr>
                <w:rFonts w:ascii="Arial" w:eastAsia="ＭＳ Ｐゴシック" w:hAnsi="Arial" w:cs="Arial"/>
                <w:sz w:val="18"/>
                <w:szCs w:val="18"/>
                <w:lang w:eastAsia="ja-JP"/>
              </w:rPr>
              <w:t>Tmin</w:t>
            </w:r>
            <w:proofErr w:type="spellEnd"/>
          </w:p>
        </w:tc>
        <w:tc>
          <w:tcPr>
            <w:tcW w:w="1400" w:type="dxa"/>
            <w:tcBorders>
              <w:top w:val="nil"/>
              <w:left w:val="nil"/>
              <w:bottom w:val="nil"/>
              <w:right w:val="nil"/>
            </w:tcBorders>
            <w:vAlign w:val="center"/>
            <w:hideMark/>
          </w:tcPr>
          <w:p w14:paraId="4FE2D8E7"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0.377</w:t>
            </w:r>
          </w:p>
        </w:tc>
        <w:tc>
          <w:tcPr>
            <w:tcW w:w="1940" w:type="dxa"/>
            <w:tcBorders>
              <w:top w:val="nil"/>
              <w:left w:val="nil"/>
              <w:bottom w:val="nil"/>
              <w:right w:val="nil"/>
            </w:tcBorders>
            <w:vAlign w:val="center"/>
            <w:hideMark/>
          </w:tcPr>
          <w:p w14:paraId="4CA7FB25"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0.431</w:t>
            </w:r>
          </w:p>
        </w:tc>
        <w:tc>
          <w:tcPr>
            <w:tcW w:w="460" w:type="dxa"/>
            <w:tcBorders>
              <w:top w:val="nil"/>
              <w:left w:val="nil"/>
              <w:bottom w:val="nil"/>
              <w:right w:val="nil"/>
            </w:tcBorders>
            <w:vAlign w:val="center"/>
            <w:hideMark/>
          </w:tcPr>
          <w:p w14:paraId="635AA37D"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p>
        </w:tc>
        <w:tc>
          <w:tcPr>
            <w:tcW w:w="1640" w:type="dxa"/>
            <w:tcBorders>
              <w:top w:val="nil"/>
              <w:left w:val="nil"/>
              <w:bottom w:val="nil"/>
              <w:right w:val="nil"/>
            </w:tcBorders>
            <w:vAlign w:val="center"/>
            <w:hideMark/>
          </w:tcPr>
          <w:p w14:paraId="273EE594"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0.503</w:t>
            </w:r>
          </w:p>
        </w:tc>
      </w:tr>
      <w:tr w:rsidR="00BB4151" w:rsidRPr="006E20B3" w14:paraId="05C98037" w14:textId="77777777" w:rsidTr="00C63CE1">
        <w:trPr>
          <w:trHeight w:val="240"/>
        </w:trPr>
        <w:tc>
          <w:tcPr>
            <w:tcW w:w="1840" w:type="dxa"/>
            <w:tcBorders>
              <w:top w:val="nil"/>
              <w:left w:val="nil"/>
              <w:bottom w:val="nil"/>
              <w:right w:val="nil"/>
            </w:tcBorders>
            <w:vAlign w:val="center"/>
            <w:hideMark/>
          </w:tcPr>
          <w:p w14:paraId="3FA5FA2B" w14:textId="77777777" w:rsidR="00BB4151" w:rsidRPr="006E20B3" w:rsidRDefault="00BB4151" w:rsidP="00C63CE1">
            <w:pPr>
              <w:suppressAutoHyphens w:val="0"/>
              <w:spacing w:before="0" w:after="0" w:line="240" w:lineRule="auto"/>
              <w:ind w:firstLine="0"/>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Pooled</w:t>
            </w:r>
          </w:p>
        </w:tc>
        <w:tc>
          <w:tcPr>
            <w:tcW w:w="980" w:type="dxa"/>
            <w:tcBorders>
              <w:top w:val="nil"/>
              <w:left w:val="nil"/>
              <w:bottom w:val="nil"/>
              <w:right w:val="nil"/>
            </w:tcBorders>
            <w:vAlign w:val="center"/>
            <w:hideMark/>
          </w:tcPr>
          <w:p w14:paraId="5D7B1D62"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WI</w:t>
            </w:r>
          </w:p>
        </w:tc>
        <w:tc>
          <w:tcPr>
            <w:tcW w:w="1400" w:type="dxa"/>
            <w:tcBorders>
              <w:top w:val="nil"/>
              <w:left w:val="nil"/>
              <w:bottom w:val="nil"/>
              <w:right w:val="nil"/>
            </w:tcBorders>
            <w:vAlign w:val="center"/>
            <w:hideMark/>
          </w:tcPr>
          <w:p w14:paraId="572329AB"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-0.372</w:t>
            </w:r>
          </w:p>
        </w:tc>
        <w:tc>
          <w:tcPr>
            <w:tcW w:w="1940" w:type="dxa"/>
            <w:tcBorders>
              <w:top w:val="nil"/>
              <w:left w:val="nil"/>
              <w:bottom w:val="nil"/>
              <w:right w:val="nil"/>
            </w:tcBorders>
            <w:vAlign w:val="center"/>
            <w:hideMark/>
          </w:tcPr>
          <w:p w14:paraId="7B0262A1" w14:textId="77777777" w:rsidR="00BB4151" w:rsidRPr="006E20B3" w:rsidRDefault="00BB4151" w:rsidP="00C63CE1">
            <w:pPr>
              <w:suppressAutoHyphens w:val="0"/>
              <w:spacing w:before="0" w:after="0" w:line="240" w:lineRule="auto"/>
              <w:ind w:firstLine="0"/>
              <w:jc w:val="right"/>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0.507</w:t>
            </w:r>
          </w:p>
        </w:tc>
        <w:tc>
          <w:tcPr>
            <w:tcW w:w="460" w:type="dxa"/>
            <w:tcBorders>
              <w:top w:val="nil"/>
              <w:left w:val="nil"/>
              <w:bottom w:val="nil"/>
              <w:right w:val="nil"/>
            </w:tcBorders>
            <w:vAlign w:val="center"/>
            <w:hideMark/>
          </w:tcPr>
          <w:p w14:paraId="258EAEB4" w14:textId="77777777" w:rsidR="00BB4151" w:rsidRPr="006E20B3" w:rsidRDefault="00BB4151" w:rsidP="00C63CE1">
            <w:pPr>
              <w:suppressAutoHyphens w:val="0"/>
              <w:spacing w:before="0" w:after="0" w:line="240" w:lineRule="auto"/>
              <w:ind w:firstLine="0"/>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w:t>
            </w:r>
          </w:p>
        </w:tc>
        <w:tc>
          <w:tcPr>
            <w:tcW w:w="1640" w:type="dxa"/>
            <w:tcBorders>
              <w:top w:val="nil"/>
              <w:left w:val="nil"/>
              <w:bottom w:val="nil"/>
              <w:right w:val="nil"/>
            </w:tcBorders>
            <w:vAlign w:val="center"/>
            <w:hideMark/>
          </w:tcPr>
          <w:p w14:paraId="6DD0FEBD"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-0.082</w:t>
            </w:r>
          </w:p>
        </w:tc>
      </w:tr>
      <w:tr w:rsidR="00BB4151" w:rsidRPr="006E20B3" w14:paraId="5C2A2F24" w14:textId="77777777" w:rsidTr="00C63CE1">
        <w:trPr>
          <w:trHeight w:val="240"/>
        </w:trPr>
        <w:tc>
          <w:tcPr>
            <w:tcW w:w="1840" w:type="dxa"/>
            <w:tcBorders>
              <w:top w:val="nil"/>
              <w:left w:val="nil"/>
              <w:bottom w:val="nil"/>
              <w:right w:val="nil"/>
            </w:tcBorders>
            <w:vAlign w:val="center"/>
            <w:hideMark/>
          </w:tcPr>
          <w:p w14:paraId="1E4872A8"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(n=18)</w:t>
            </w:r>
          </w:p>
        </w:tc>
        <w:tc>
          <w:tcPr>
            <w:tcW w:w="980" w:type="dxa"/>
            <w:tcBorders>
              <w:top w:val="nil"/>
              <w:left w:val="nil"/>
              <w:bottom w:val="nil"/>
              <w:right w:val="nil"/>
            </w:tcBorders>
            <w:vAlign w:val="center"/>
            <w:hideMark/>
          </w:tcPr>
          <w:p w14:paraId="5C63651B"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proofErr w:type="spellStart"/>
            <w:r w:rsidRPr="006E20B3">
              <w:rPr>
                <w:rFonts w:ascii="Arial" w:eastAsia="ＭＳ Ｐゴシック" w:hAnsi="Arial" w:cs="Arial"/>
                <w:sz w:val="18"/>
                <w:szCs w:val="18"/>
                <w:lang w:eastAsia="ja-JP"/>
              </w:rPr>
              <w:t>Tmax</w:t>
            </w:r>
            <w:proofErr w:type="spellEnd"/>
          </w:p>
        </w:tc>
        <w:tc>
          <w:tcPr>
            <w:tcW w:w="1400" w:type="dxa"/>
            <w:tcBorders>
              <w:top w:val="nil"/>
              <w:left w:val="nil"/>
              <w:bottom w:val="nil"/>
              <w:right w:val="nil"/>
            </w:tcBorders>
            <w:vAlign w:val="center"/>
            <w:hideMark/>
          </w:tcPr>
          <w:p w14:paraId="6C2AA0FC"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-0.421</w:t>
            </w:r>
          </w:p>
        </w:tc>
        <w:tc>
          <w:tcPr>
            <w:tcW w:w="1940" w:type="dxa"/>
            <w:tcBorders>
              <w:top w:val="nil"/>
              <w:left w:val="nil"/>
              <w:bottom w:val="nil"/>
              <w:right w:val="nil"/>
            </w:tcBorders>
            <w:vAlign w:val="center"/>
            <w:hideMark/>
          </w:tcPr>
          <w:p w14:paraId="3A6EDE21" w14:textId="77777777" w:rsidR="00BB4151" w:rsidRPr="006E20B3" w:rsidRDefault="00BB4151" w:rsidP="00C63CE1">
            <w:pPr>
              <w:suppressAutoHyphens w:val="0"/>
              <w:spacing w:before="0" w:after="0" w:line="240" w:lineRule="auto"/>
              <w:ind w:firstLine="0"/>
              <w:jc w:val="right"/>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0.596</w:t>
            </w:r>
          </w:p>
        </w:tc>
        <w:tc>
          <w:tcPr>
            <w:tcW w:w="460" w:type="dxa"/>
            <w:tcBorders>
              <w:top w:val="nil"/>
              <w:left w:val="nil"/>
              <w:bottom w:val="nil"/>
              <w:right w:val="nil"/>
            </w:tcBorders>
            <w:vAlign w:val="center"/>
            <w:hideMark/>
          </w:tcPr>
          <w:p w14:paraId="4A4C781F" w14:textId="77777777" w:rsidR="00BB4151" w:rsidRPr="006E20B3" w:rsidRDefault="00BB4151" w:rsidP="00C63CE1">
            <w:pPr>
              <w:suppressAutoHyphens w:val="0"/>
              <w:spacing w:before="0" w:after="0" w:line="240" w:lineRule="auto"/>
              <w:ind w:firstLine="0"/>
              <w:rPr>
                <w:rFonts w:ascii="Arial" w:eastAsia="ＭＳ Ｐゴシック" w:hAnsi="Arial" w:cs="Arial"/>
                <w:b/>
                <w:bCs/>
                <w:sz w:val="18"/>
                <w:szCs w:val="18"/>
                <w:lang w:eastAsia="ja-JP"/>
              </w:rPr>
            </w:pPr>
            <w:r w:rsidRPr="006E20B3">
              <w:rPr>
                <w:rFonts w:ascii="Arial" w:eastAsia="ＭＳ Ｐゴシック" w:hAnsi="Arial" w:cs="Arial"/>
                <w:b/>
                <w:bCs/>
                <w:sz w:val="18"/>
                <w:szCs w:val="18"/>
                <w:lang w:eastAsia="ja-JP"/>
              </w:rPr>
              <w:t>**</w:t>
            </w:r>
          </w:p>
        </w:tc>
        <w:tc>
          <w:tcPr>
            <w:tcW w:w="1640" w:type="dxa"/>
            <w:tcBorders>
              <w:top w:val="nil"/>
              <w:left w:val="nil"/>
              <w:bottom w:val="nil"/>
              <w:right w:val="nil"/>
            </w:tcBorders>
            <w:vAlign w:val="center"/>
            <w:hideMark/>
          </w:tcPr>
          <w:p w14:paraId="72A918D2"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-0.071</w:t>
            </w:r>
          </w:p>
        </w:tc>
      </w:tr>
      <w:tr w:rsidR="00BB4151" w:rsidRPr="006E20B3" w14:paraId="0F57B849" w14:textId="77777777" w:rsidTr="00C63CE1">
        <w:trPr>
          <w:trHeight w:val="228"/>
        </w:trPr>
        <w:tc>
          <w:tcPr>
            <w:tcW w:w="1840" w:type="dxa"/>
            <w:tcBorders>
              <w:top w:val="nil"/>
              <w:left w:val="nil"/>
              <w:bottom w:val="single" w:sz="4" w:space="0" w:color="auto"/>
              <w:right w:val="nil"/>
            </w:tcBorders>
            <w:vAlign w:val="center"/>
            <w:hideMark/>
          </w:tcPr>
          <w:p w14:paraId="595F65D9"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 xml:space="preserve">　</w:t>
            </w:r>
          </w:p>
        </w:tc>
        <w:tc>
          <w:tcPr>
            <w:tcW w:w="980" w:type="dxa"/>
            <w:tcBorders>
              <w:top w:val="nil"/>
              <w:left w:val="nil"/>
              <w:bottom w:val="single" w:sz="4" w:space="0" w:color="auto"/>
              <w:right w:val="nil"/>
            </w:tcBorders>
            <w:vAlign w:val="center"/>
            <w:hideMark/>
          </w:tcPr>
          <w:p w14:paraId="3BD313A5"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proofErr w:type="spellStart"/>
            <w:r w:rsidRPr="006E20B3">
              <w:rPr>
                <w:rFonts w:ascii="Arial" w:eastAsia="ＭＳ Ｐゴシック" w:hAnsi="Arial" w:cs="Arial"/>
                <w:sz w:val="18"/>
                <w:szCs w:val="18"/>
                <w:lang w:eastAsia="ja-JP"/>
              </w:rPr>
              <w:t>Tmin</w:t>
            </w:r>
            <w:proofErr w:type="spellEnd"/>
          </w:p>
        </w:tc>
        <w:tc>
          <w:tcPr>
            <w:tcW w:w="1400" w:type="dxa"/>
            <w:tcBorders>
              <w:top w:val="nil"/>
              <w:left w:val="nil"/>
              <w:bottom w:val="single" w:sz="4" w:space="0" w:color="auto"/>
              <w:right w:val="nil"/>
            </w:tcBorders>
            <w:vAlign w:val="center"/>
            <w:hideMark/>
          </w:tcPr>
          <w:p w14:paraId="2BA5644E"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-0.296</w:t>
            </w:r>
          </w:p>
        </w:tc>
        <w:tc>
          <w:tcPr>
            <w:tcW w:w="1940" w:type="dxa"/>
            <w:tcBorders>
              <w:top w:val="nil"/>
              <w:left w:val="nil"/>
              <w:bottom w:val="single" w:sz="4" w:space="0" w:color="auto"/>
              <w:right w:val="nil"/>
            </w:tcBorders>
            <w:vAlign w:val="center"/>
            <w:hideMark/>
          </w:tcPr>
          <w:p w14:paraId="0305C321"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0.421</w:t>
            </w:r>
          </w:p>
        </w:tc>
        <w:tc>
          <w:tcPr>
            <w:tcW w:w="460" w:type="dxa"/>
            <w:tcBorders>
              <w:top w:val="nil"/>
              <w:left w:val="nil"/>
              <w:bottom w:val="single" w:sz="4" w:space="0" w:color="auto"/>
              <w:right w:val="nil"/>
            </w:tcBorders>
            <w:vAlign w:val="center"/>
            <w:hideMark/>
          </w:tcPr>
          <w:p w14:paraId="0F1B84B6"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 xml:space="preserve">　</w:t>
            </w:r>
          </w:p>
        </w:tc>
        <w:tc>
          <w:tcPr>
            <w:tcW w:w="1640" w:type="dxa"/>
            <w:tcBorders>
              <w:top w:val="nil"/>
              <w:left w:val="nil"/>
              <w:bottom w:val="single" w:sz="4" w:space="0" w:color="auto"/>
              <w:right w:val="nil"/>
            </w:tcBorders>
            <w:vAlign w:val="center"/>
            <w:hideMark/>
          </w:tcPr>
          <w:p w14:paraId="2DBEE4AE" w14:textId="77777777" w:rsidR="00BB4151" w:rsidRPr="006E20B3" w:rsidRDefault="00BB4151" w:rsidP="00C63CE1">
            <w:pPr>
              <w:suppressAutoHyphens w:val="0"/>
              <w:spacing w:before="0" w:after="0" w:line="240" w:lineRule="auto"/>
              <w:ind w:firstLine="0"/>
              <w:jc w:val="right"/>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-0.048</w:t>
            </w:r>
          </w:p>
        </w:tc>
      </w:tr>
      <w:tr w:rsidR="00BB4151" w:rsidRPr="006E20B3" w14:paraId="5F84A071" w14:textId="77777777" w:rsidTr="00C63CE1">
        <w:trPr>
          <w:trHeight w:val="300"/>
        </w:trPr>
        <w:tc>
          <w:tcPr>
            <w:tcW w:w="2820" w:type="dxa"/>
            <w:gridSpan w:val="2"/>
            <w:tcBorders>
              <w:top w:val="nil"/>
              <w:left w:val="nil"/>
              <w:bottom w:val="nil"/>
              <w:right w:val="nil"/>
            </w:tcBorders>
            <w:noWrap/>
            <w:vAlign w:val="bottom"/>
            <w:hideMark/>
          </w:tcPr>
          <w:p w14:paraId="33459087"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r w:rsidRPr="006E20B3">
              <w:rPr>
                <w:rFonts w:ascii="Yu Gothic" w:eastAsia="Yu Gothic" w:hAnsi="Yu Gothic" w:cs="Arial" w:hint="eastAsia"/>
                <w:sz w:val="18"/>
                <w:szCs w:val="18"/>
                <w:lang w:eastAsia="ja-JP"/>
              </w:rPr>
              <w:t xml:space="preserve">* </w:t>
            </w:r>
            <w:r w:rsidRPr="006E20B3">
              <w:rPr>
                <w:rFonts w:ascii="Arial" w:eastAsia="ＭＳ Ｐゴシック" w:hAnsi="Arial" w:cs="Arial"/>
                <w:i/>
                <w:iCs/>
                <w:sz w:val="18"/>
                <w:szCs w:val="18"/>
                <w:lang w:eastAsia="ja-JP"/>
              </w:rPr>
              <w:t>p</w:t>
            </w:r>
            <w:r w:rsidRPr="006E20B3">
              <w:rPr>
                <w:rFonts w:ascii="Arial" w:eastAsia="ＭＳ Ｐゴシック" w:hAnsi="Arial" w:cs="Arial"/>
                <w:sz w:val="18"/>
                <w:szCs w:val="18"/>
                <w:lang w:eastAsia="ja-JP"/>
              </w:rPr>
              <w:t xml:space="preserve">&lt;0.05,  </w:t>
            </w:r>
            <w:r w:rsidRPr="006E20B3">
              <w:rPr>
                <w:rFonts w:ascii="Yu Gothic" w:eastAsia="Yu Gothic" w:hAnsi="Yu Gothic" w:cs="Arial" w:hint="eastAsia"/>
                <w:sz w:val="18"/>
                <w:szCs w:val="18"/>
                <w:lang w:eastAsia="ja-JP"/>
              </w:rPr>
              <w:t xml:space="preserve">** </w:t>
            </w:r>
            <w:r w:rsidRPr="006E20B3">
              <w:rPr>
                <w:rFonts w:ascii="Arial" w:eastAsia="ＭＳ Ｐゴシック" w:hAnsi="Arial" w:cs="Arial"/>
                <w:i/>
                <w:iCs/>
                <w:sz w:val="18"/>
                <w:szCs w:val="18"/>
                <w:lang w:eastAsia="ja-JP"/>
              </w:rPr>
              <w:t>p</w:t>
            </w:r>
            <w:r w:rsidRPr="006E20B3">
              <w:rPr>
                <w:rFonts w:ascii="Arial" w:eastAsia="ＭＳ Ｐゴシック" w:hAnsi="Arial" w:cs="Arial"/>
                <w:sz w:val="18"/>
                <w:szCs w:val="18"/>
                <w:lang w:eastAsia="ja-JP"/>
              </w:rPr>
              <w:t>&lt;0.01</w:t>
            </w:r>
          </w:p>
        </w:tc>
        <w:tc>
          <w:tcPr>
            <w:tcW w:w="1400" w:type="dxa"/>
            <w:tcBorders>
              <w:top w:val="nil"/>
              <w:left w:val="nil"/>
              <w:bottom w:val="nil"/>
              <w:right w:val="nil"/>
            </w:tcBorders>
            <w:noWrap/>
            <w:vAlign w:val="bottom"/>
            <w:hideMark/>
          </w:tcPr>
          <w:p w14:paraId="0EC653E0"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p>
        </w:tc>
        <w:tc>
          <w:tcPr>
            <w:tcW w:w="1940" w:type="dxa"/>
            <w:tcBorders>
              <w:top w:val="nil"/>
              <w:left w:val="nil"/>
              <w:bottom w:val="nil"/>
              <w:right w:val="nil"/>
            </w:tcBorders>
            <w:noWrap/>
            <w:vAlign w:val="bottom"/>
            <w:hideMark/>
          </w:tcPr>
          <w:p w14:paraId="698C8121" w14:textId="77777777" w:rsidR="00BB4151" w:rsidRPr="006E20B3" w:rsidRDefault="00BB4151" w:rsidP="00C63CE1">
            <w:pPr>
              <w:suppressAutoHyphens w:val="0"/>
              <w:spacing w:before="0" w:after="0" w:line="240" w:lineRule="auto"/>
              <w:ind w:firstLine="0"/>
              <w:rPr>
                <w:sz w:val="20"/>
                <w:szCs w:val="20"/>
                <w:lang w:eastAsia="ja-JP"/>
              </w:rPr>
            </w:pPr>
          </w:p>
        </w:tc>
        <w:tc>
          <w:tcPr>
            <w:tcW w:w="460" w:type="dxa"/>
            <w:tcBorders>
              <w:top w:val="nil"/>
              <w:left w:val="nil"/>
              <w:bottom w:val="nil"/>
              <w:right w:val="nil"/>
            </w:tcBorders>
            <w:noWrap/>
            <w:vAlign w:val="bottom"/>
            <w:hideMark/>
          </w:tcPr>
          <w:p w14:paraId="4E42B723" w14:textId="77777777" w:rsidR="00BB4151" w:rsidRPr="006E20B3" w:rsidRDefault="00BB4151" w:rsidP="00C63CE1">
            <w:pPr>
              <w:suppressAutoHyphens w:val="0"/>
              <w:spacing w:before="0" w:after="0" w:line="240" w:lineRule="auto"/>
              <w:ind w:firstLine="0"/>
              <w:rPr>
                <w:sz w:val="20"/>
                <w:szCs w:val="20"/>
                <w:lang w:eastAsia="ja-JP"/>
              </w:rPr>
            </w:pPr>
          </w:p>
        </w:tc>
        <w:tc>
          <w:tcPr>
            <w:tcW w:w="1640" w:type="dxa"/>
            <w:tcBorders>
              <w:top w:val="nil"/>
              <w:left w:val="nil"/>
              <w:bottom w:val="nil"/>
              <w:right w:val="nil"/>
            </w:tcBorders>
            <w:noWrap/>
            <w:vAlign w:val="bottom"/>
            <w:hideMark/>
          </w:tcPr>
          <w:p w14:paraId="7078A5FC" w14:textId="77777777" w:rsidR="00BB4151" w:rsidRPr="006E20B3" w:rsidRDefault="00BB4151" w:rsidP="00C63CE1">
            <w:pPr>
              <w:suppressAutoHyphens w:val="0"/>
              <w:spacing w:before="0" w:after="0" w:line="240" w:lineRule="auto"/>
              <w:ind w:firstLine="0"/>
              <w:rPr>
                <w:sz w:val="20"/>
                <w:szCs w:val="20"/>
                <w:lang w:eastAsia="ja-JP"/>
              </w:rPr>
            </w:pPr>
          </w:p>
        </w:tc>
      </w:tr>
      <w:tr w:rsidR="00BB4151" w:rsidRPr="006E20B3" w14:paraId="2D2E1F41" w14:textId="77777777" w:rsidTr="00C63CE1">
        <w:trPr>
          <w:trHeight w:val="264"/>
        </w:trPr>
        <w:tc>
          <w:tcPr>
            <w:tcW w:w="8260" w:type="dxa"/>
            <w:gridSpan w:val="6"/>
            <w:tcBorders>
              <w:top w:val="nil"/>
              <w:left w:val="nil"/>
              <w:bottom w:val="nil"/>
              <w:right w:val="nil"/>
            </w:tcBorders>
            <w:noWrap/>
            <w:vAlign w:val="bottom"/>
            <w:hideMark/>
          </w:tcPr>
          <w:p w14:paraId="7E0BFE77" w14:textId="77777777" w:rsidR="00BB4151" w:rsidRPr="006E20B3" w:rsidRDefault="00BB4151" w:rsidP="00C63CE1">
            <w:pPr>
              <w:suppressAutoHyphens w:val="0"/>
              <w:spacing w:before="0" w:after="0" w:line="240" w:lineRule="auto"/>
              <w:ind w:firstLine="0"/>
              <w:rPr>
                <w:rFonts w:ascii="Arial" w:eastAsia="ＭＳ Ｐゴシック" w:hAnsi="Arial" w:cs="Arial"/>
                <w:sz w:val="18"/>
                <w:szCs w:val="18"/>
                <w:lang w:eastAsia="ja-JP"/>
              </w:rPr>
            </w:pPr>
            <w:r w:rsidRPr="006E20B3">
              <w:rPr>
                <w:rFonts w:ascii="Arial" w:eastAsia="ＭＳ Ｐゴシック" w:hAnsi="Arial" w:cs="Arial"/>
                <w:sz w:val="18"/>
                <w:szCs w:val="18"/>
                <w:lang w:eastAsia="ja-JP"/>
              </w:rPr>
              <w:t xml:space="preserve">WI: </w:t>
            </w:r>
            <w:r w:rsidRPr="006E20B3">
              <w:rPr>
                <w:rFonts w:eastAsia="ＭＳ Ｐゴシック"/>
                <w:sz w:val="18"/>
                <w:szCs w:val="18"/>
                <w:lang w:eastAsia="ja-JP"/>
              </w:rPr>
              <w:t>Warmth Index</w:t>
            </w:r>
            <w:r w:rsidRPr="006E20B3">
              <w:rPr>
                <w:rFonts w:ascii="Arial" w:eastAsia="ＭＳ Ｐゴシック" w:hAnsi="Arial" w:cs="Arial"/>
                <w:sz w:val="18"/>
                <w:szCs w:val="18"/>
                <w:lang w:eastAsia="ja-JP"/>
              </w:rPr>
              <w:t xml:space="preserve">, </w:t>
            </w:r>
            <w:proofErr w:type="spellStart"/>
            <w:r w:rsidRPr="006E20B3">
              <w:rPr>
                <w:rFonts w:ascii="Arial" w:eastAsia="ＭＳ Ｐゴシック" w:hAnsi="Arial" w:cs="Arial"/>
                <w:sz w:val="18"/>
                <w:szCs w:val="18"/>
                <w:lang w:eastAsia="ja-JP"/>
              </w:rPr>
              <w:t>Tmax</w:t>
            </w:r>
            <w:proofErr w:type="spellEnd"/>
            <w:r w:rsidRPr="006E20B3">
              <w:rPr>
                <w:rFonts w:ascii="Arial" w:eastAsia="ＭＳ Ｐゴシック" w:hAnsi="Arial" w:cs="Arial"/>
                <w:sz w:val="18"/>
                <w:szCs w:val="18"/>
                <w:lang w:eastAsia="ja-JP"/>
              </w:rPr>
              <w:t>:</w:t>
            </w:r>
            <w:r w:rsidRPr="006E20B3">
              <w:rPr>
                <w:rFonts w:eastAsia="ＭＳ Ｐゴシック"/>
                <w:sz w:val="18"/>
                <w:szCs w:val="18"/>
                <w:lang w:eastAsia="ja-JP"/>
              </w:rPr>
              <w:t xml:space="preserve"> </w:t>
            </w:r>
            <w:proofErr w:type="spellStart"/>
            <w:r w:rsidRPr="006E20B3">
              <w:rPr>
                <w:rFonts w:eastAsia="ＭＳ Ｐゴシック"/>
                <w:sz w:val="18"/>
                <w:szCs w:val="18"/>
                <w:lang w:eastAsia="ja-JP"/>
              </w:rPr>
              <w:t>maximun</w:t>
            </w:r>
            <w:proofErr w:type="spellEnd"/>
            <w:r w:rsidRPr="006E20B3">
              <w:rPr>
                <w:rFonts w:eastAsia="ＭＳ Ｐゴシック"/>
                <w:sz w:val="18"/>
                <w:szCs w:val="18"/>
                <w:lang w:eastAsia="ja-JP"/>
              </w:rPr>
              <w:t xml:space="preserve"> temperature</w:t>
            </w:r>
            <w:r w:rsidRPr="006E20B3">
              <w:rPr>
                <w:rFonts w:ascii="Arial" w:eastAsia="ＭＳ Ｐゴシック" w:hAnsi="Arial" w:cs="Arial"/>
                <w:sz w:val="18"/>
                <w:szCs w:val="18"/>
                <w:lang w:eastAsia="ja-JP"/>
              </w:rPr>
              <w:t xml:space="preserve">, </w:t>
            </w:r>
            <w:proofErr w:type="spellStart"/>
            <w:r w:rsidRPr="006E20B3">
              <w:rPr>
                <w:rFonts w:ascii="Arial" w:eastAsia="ＭＳ Ｐゴシック" w:hAnsi="Arial" w:cs="Arial"/>
                <w:sz w:val="18"/>
                <w:szCs w:val="18"/>
                <w:lang w:eastAsia="ja-JP"/>
              </w:rPr>
              <w:t>Tmin</w:t>
            </w:r>
            <w:proofErr w:type="spellEnd"/>
            <w:r w:rsidRPr="006E20B3">
              <w:rPr>
                <w:rFonts w:ascii="Arial" w:eastAsia="ＭＳ Ｐゴシック" w:hAnsi="Arial" w:cs="Arial"/>
                <w:sz w:val="18"/>
                <w:szCs w:val="18"/>
                <w:lang w:eastAsia="ja-JP"/>
              </w:rPr>
              <w:t>:</w:t>
            </w:r>
            <w:r w:rsidRPr="006E20B3">
              <w:rPr>
                <w:rFonts w:eastAsia="ＭＳ Ｐゴシック"/>
                <w:sz w:val="18"/>
                <w:szCs w:val="18"/>
                <w:lang w:eastAsia="ja-JP"/>
              </w:rPr>
              <w:t xml:space="preserve"> </w:t>
            </w:r>
            <w:proofErr w:type="spellStart"/>
            <w:r w:rsidRPr="006E20B3">
              <w:rPr>
                <w:rFonts w:eastAsia="ＭＳ Ｐゴシック"/>
                <w:sz w:val="18"/>
                <w:szCs w:val="18"/>
                <w:lang w:eastAsia="ja-JP"/>
              </w:rPr>
              <w:t>minimun</w:t>
            </w:r>
            <w:proofErr w:type="spellEnd"/>
            <w:r w:rsidRPr="006E20B3">
              <w:rPr>
                <w:rFonts w:eastAsia="ＭＳ Ｐゴシック"/>
                <w:sz w:val="18"/>
                <w:szCs w:val="18"/>
                <w:lang w:eastAsia="ja-JP"/>
              </w:rPr>
              <w:t xml:space="preserve"> temperature</w:t>
            </w:r>
          </w:p>
        </w:tc>
      </w:tr>
      <w:tr w:rsidR="00BB4151" w:rsidRPr="006E20B3" w14:paraId="7426E230" w14:textId="77777777" w:rsidTr="00C63CE1">
        <w:trPr>
          <w:trHeight w:val="264"/>
        </w:trPr>
        <w:tc>
          <w:tcPr>
            <w:tcW w:w="8260" w:type="dxa"/>
            <w:gridSpan w:val="6"/>
            <w:tcBorders>
              <w:top w:val="nil"/>
              <w:left w:val="nil"/>
              <w:bottom w:val="nil"/>
              <w:right w:val="nil"/>
            </w:tcBorders>
            <w:noWrap/>
            <w:vAlign w:val="bottom"/>
            <w:hideMark/>
          </w:tcPr>
          <w:p w14:paraId="5D71DC8C" w14:textId="77777777" w:rsidR="00BB4151" w:rsidRPr="006E20B3" w:rsidRDefault="00BB4151" w:rsidP="00C63CE1">
            <w:pPr>
              <w:suppressAutoHyphens w:val="0"/>
              <w:spacing w:before="0" w:after="0" w:line="240" w:lineRule="auto"/>
              <w:ind w:firstLine="0"/>
              <w:rPr>
                <w:rFonts w:eastAsia="ＭＳ Ｐゴシック"/>
                <w:sz w:val="18"/>
                <w:szCs w:val="18"/>
                <w:lang w:eastAsia="ja-JP"/>
              </w:rPr>
            </w:pPr>
            <w:r w:rsidRPr="006E20B3">
              <w:rPr>
                <w:rFonts w:eastAsia="ＭＳ Ｐゴシック"/>
                <w:sz w:val="18"/>
                <w:szCs w:val="18"/>
                <w:lang w:eastAsia="ja-JP"/>
              </w:rPr>
              <w:t>Growth (G), Mortality (M), Ingrowth (I); see section 2.5 (Condit et al. 1999)</w:t>
            </w:r>
          </w:p>
        </w:tc>
      </w:tr>
    </w:tbl>
    <w:p w14:paraId="12C04AE5" w14:textId="77777777" w:rsidR="00BB4151" w:rsidRPr="0073135E" w:rsidRDefault="00BB4151" w:rsidP="00BB4151">
      <w:pPr>
        <w:pStyle w:val="a0"/>
        <w:rPr>
          <w:rFonts w:eastAsiaTheme="minorEastAsia"/>
          <w:color w:val="EE0000"/>
          <w:lang w:eastAsia="ja-JP"/>
        </w:rPr>
      </w:pPr>
      <w:r w:rsidRPr="00A12BD5">
        <w:rPr>
          <w:rFonts w:eastAsiaTheme="minorEastAsia"/>
          <w:color w:val="EE0000"/>
          <w:lang w:eastAsia="ja-JP"/>
        </w:rPr>
        <w:t xml:space="preserve">Among the correlations between </w:t>
      </w:r>
      <w:r w:rsidRPr="00A12BD5">
        <w:rPr>
          <w:rFonts w:eastAsiaTheme="minorEastAsia"/>
          <w:i/>
          <w:iCs/>
          <w:color w:val="EE0000"/>
          <w:lang w:eastAsia="ja-JP"/>
        </w:rPr>
        <w:t xml:space="preserve">A. </w:t>
      </w:r>
      <w:proofErr w:type="spellStart"/>
      <w:r w:rsidRPr="00A12BD5">
        <w:rPr>
          <w:rFonts w:eastAsiaTheme="minorEastAsia"/>
          <w:i/>
          <w:iCs/>
          <w:color w:val="EE0000"/>
          <w:lang w:eastAsia="ja-JP"/>
        </w:rPr>
        <w:t>mariesii</w:t>
      </w:r>
      <w:proofErr w:type="spellEnd"/>
      <w:r w:rsidRPr="00A12BD5">
        <w:rPr>
          <w:rFonts w:eastAsiaTheme="minorEastAsia"/>
          <w:color w:val="EE0000"/>
          <w:lang w:eastAsia="ja-JP"/>
        </w:rPr>
        <w:t xml:space="preserve"> demographic rates and interval-mean climate variables (Table 6), mortality rate (M) showed the strongest associations with climate. At the Ecotone plot, </w:t>
      </w:r>
      <w:proofErr w:type="spellStart"/>
      <w:r w:rsidRPr="00A12BD5">
        <w:rPr>
          <w:rFonts w:eastAsiaTheme="minorEastAsia"/>
          <w:color w:val="EE0000"/>
          <w:lang w:eastAsia="ja-JP"/>
        </w:rPr>
        <w:t>Tmax</w:t>
      </w:r>
      <w:proofErr w:type="spellEnd"/>
      <w:r w:rsidRPr="00A12BD5">
        <w:rPr>
          <w:rFonts w:eastAsiaTheme="minorEastAsia"/>
          <w:color w:val="EE0000"/>
          <w:lang w:eastAsia="ja-JP"/>
        </w:rPr>
        <w:t xml:space="preserve"> was strongly and positively correlated with (M) (</w:t>
      </w:r>
      <w:r w:rsidRPr="00195A2C">
        <w:rPr>
          <w:rFonts w:eastAsiaTheme="minorEastAsia"/>
          <w:i/>
          <w:iCs/>
          <w:color w:val="EE0000"/>
          <w:lang w:eastAsia="ja-JP"/>
        </w:rPr>
        <w:t>r</w:t>
      </w:r>
      <w:r w:rsidRPr="00A12BD5">
        <w:rPr>
          <w:rFonts w:eastAsiaTheme="minorEastAsia"/>
          <w:color w:val="EE0000"/>
          <w:lang w:eastAsia="ja-JP"/>
        </w:rPr>
        <w:t xml:space="preserve"> = 0.959, </w:t>
      </w:r>
      <w:r w:rsidRPr="00195A2C">
        <w:rPr>
          <w:rFonts w:eastAsiaTheme="minorEastAsia"/>
          <w:i/>
          <w:iCs/>
          <w:color w:val="EE0000"/>
          <w:lang w:eastAsia="ja-JP"/>
        </w:rPr>
        <w:t>p</w:t>
      </w:r>
      <w:r w:rsidRPr="00A12BD5">
        <w:rPr>
          <w:rFonts w:eastAsiaTheme="minorEastAsia"/>
          <w:color w:val="EE0000"/>
          <w:lang w:eastAsia="ja-JP"/>
        </w:rPr>
        <w:t xml:space="preserve"> = 0.003). In the pooled analysis across three plots (</w:t>
      </w:r>
      <w:r w:rsidRPr="00195A2C">
        <w:rPr>
          <w:rFonts w:eastAsiaTheme="minorEastAsia"/>
          <w:i/>
          <w:iCs/>
          <w:color w:val="EE0000"/>
          <w:lang w:eastAsia="ja-JP"/>
        </w:rPr>
        <w:t>n</w:t>
      </w:r>
      <w:r w:rsidRPr="00A12BD5">
        <w:rPr>
          <w:rFonts w:eastAsiaTheme="minorEastAsia"/>
          <w:color w:val="EE0000"/>
          <w:lang w:eastAsia="ja-JP"/>
        </w:rPr>
        <w:t xml:space="preserve"> = 18), both WI (</w:t>
      </w:r>
      <w:r w:rsidRPr="00195A2C">
        <w:rPr>
          <w:rFonts w:eastAsiaTheme="minorEastAsia"/>
          <w:i/>
          <w:iCs/>
          <w:color w:val="EE0000"/>
          <w:lang w:eastAsia="ja-JP"/>
        </w:rPr>
        <w:t>r</w:t>
      </w:r>
      <w:r w:rsidRPr="00A12BD5">
        <w:rPr>
          <w:rFonts w:eastAsiaTheme="minorEastAsia"/>
          <w:color w:val="EE0000"/>
          <w:lang w:eastAsia="ja-JP"/>
        </w:rPr>
        <w:t xml:space="preserve"> = 0.507, </w:t>
      </w:r>
      <w:r w:rsidRPr="00195A2C">
        <w:rPr>
          <w:rFonts w:eastAsiaTheme="minorEastAsia"/>
          <w:i/>
          <w:iCs/>
          <w:color w:val="EE0000"/>
          <w:lang w:eastAsia="ja-JP"/>
        </w:rPr>
        <w:t xml:space="preserve">p </w:t>
      </w:r>
      <w:r w:rsidRPr="00A12BD5">
        <w:rPr>
          <w:rFonts w:eastAsiaTheme="minorEastAsia"/>
          <w:color w:val="EE0000"/>
          <w:lang w:eastAsia="ja-JP"/>
        </w:rPr>
        <w:t xml:space="preserve">= 0.032) and </w:t>
      </w:r>
      <w:proofErr w:type="spellStart"/>
      <w:r w:rsidRPr="00A12BD5">
        <w:rPr>
          <w:rFonts w:eastAsiaTheme="minorEastAsia"/>
          <w:color w:val="EE0000"/>
          <w:lang w:eastAsia="ja-JP"/>
        </w:rPr>
        <w:t>Tmax</w:t>
      </w:r>
      <w:proofErr w:type="spellEnd"/>
      <w:r w:rsidRPr="00A12BD5">
        <w:rPr>
          <w:rFonts w:eastAsiaTheme="minorEastAsia"/>
          <w:color w:val="EE0000"/>
          <w:lang w:eastAsia="ja-JP"/>
        </w:rPr>
        <w:t xml:space="preserve"> (</w:t>
      </w:r>
      <w:r w:rsidRPr="00195A2C">
        <w:rPr>
          <w:rFonts w:eastAsiaTheme="minorEastAsia"/>
          <w:i/>
          <w:iCs/>
          <w:color w:val="EE0000"/>
          <w:lang w:eastAsia="ja-JP"/>
        </w:rPr>
        <w:t>r</w:t>
      </w:r>
      <w:r w:rsidRPr="00A12BD5">
        <w:rPr>
          <w:rFonts w:eastAsiaTheme="minorEastAsia"/>
          <w:color w:val="EE0000"/>
          <w:lang w:eastAsia="ja-JP"/>
        </w:rPr>
        <w:t xml:space="preserve"> = 0.596, </w:t>
      </w:r>
      <w:r w:rsidRPr="00195A2C">
        <w:rPr>
          <w:rFonts w:eastAsiaTheme="minorEastAsia"/>
          <w:i/>
          <w:iCs/>
          <w:color w:val="EE0000"/>
          <w:lang w:eastAsia="ja-JP"/>
        </w:rPr>
        <w:t xml:space="preserve">p </w:t>
      </w:r>
      <w:r w:rsidRPr="00A12BD5">
        <w:rPr>
          <w:rFonts w:eastAsiaTheme="minorEastAsia"/>
          <w:color w:val="EE0000"/>
          <w:lang w:eastAsia="ja-JP"/>
        </w:rPr>
        <w:t xml:space="preserve">= 0.009) were significantly and positively correlated with (M). No significant relationships were found between climate variables and either growth rate (G) or </w:t>
      </w:r>
      <w:proofErr w:type="spellStart"/>
      <w:r w:rsidRPr="00A12BD5">
        <w:rPr>
          <w:rFonts w:eastAsiaTheme="minorEastAsia"/>
          <w:color w:val="EE0000"/>
          <w:lang w:eastAsia="ja-JP"/>
        </w:rPr>
        <w:t>ingrowth</w:t>
      </w:r>
      <w:proofErr w:type="spellEnd"/>
      <w:r w:rsidRPr="00A12BD5">
        <w:rPr>
          <w:rFonts w:eastAsiaTheme="minorEastAsia"/>
          <w:color w:val="EE0000"/>
          <w:lang w:eastAsia="ja-JP"/>
        </w:rPr>
        <w:t xml:space="preserve"> rate (I) in any plot or in the pooled analysis.</w:t>
      </w:r>
      <w:r>
        <w:rPr>
          <w:rFonts w:eastAsiaTheme="minorEastAsia"/>
          <w:color w:val="EE0000"/>
          <w:lang w:eastAsia="ja-JP"/>
        </w:rPr>
        <w:t>”</w:t>
      </w:r>
    </w:p>
    <w:p w14:paraId="1838631E" w14:textId="77777777" w:rsidR="00BB4151" w:rsidRDefault="00BB4151" w:rsidP="00A0736B">
      <w:pPr>
        <w:pStyle w:val="af1"/>
        <w:ind w:leftChars="59" w:left="284" w:hanging="142"/>
        <w:rPr>
          <w:rFonts w:eastAsia="ＭＳ 明朝"/>
          <w:b/>
          <w:bCs/>
          <w:lang w:eastAsia="ja-JP"/>
        </w:rPr>
      </w:pPr>
    </w:p>
    <w:p w14:paraId="0971B0CD" w14:textId="77777777" w:rsidR="001A3DBA" w:rsidRPr="001A3DBA" w:rsidRDefault="001A3DBA" w:rsidP="00A0736B">
      <w:pPr>
        <w:pStyle w:val="af1"/>
        <w:ind w:leftChars="59" w:left="284" w:hanging="142"/>
        <w:rPr>
          <w:rFonts w:eastAsia="ＭＳ 明朝"/>
          <w:lang w:eastAsia="ja-JP"/>
        </w:rPr>
      </w:pPr>
      <w:r>
        <w:rPr>
          <w:rFonts w:eastAsia="ＭＳ 明朝"/>
          <w:b/>
          <w:bCs/>
          <w:lang w:eastAsia="ja-JP"/>
        </w:rPr>
        <w:t>Detail Comment 1 (L105 — forest density):</w:t>
      </w:r>
    </w:p>
    <w:p w14:paraId="69987127" w14:textId="77777777" w:rsidR="001A3DBA" w:rsidRPr="001A3DBA" w:rsidRDefault="001A3DBA" w:rsidP="007F1DB7">
      <w:pPr>
        <w:pStyle w:val="af1"/>
        <w:ind w:leftChars="59" w:left="284" w:hanging="142"/>
        <w:rPr>
          <w:rFonts w:eastAsia="ＭＳ 明朝"/>
          <w:lang w:eastAsia="ja-JP"/>
        </w:rPr>
      </w:pPr>
      <w:r>
        <w:rPr>
          <w:rFonts w:eastAsia="ＭＳ 明朝"/>
          <w:i/>
          <w:iCs/>
          <w:lang w:eastAsia="ja-JP"/>
        </w:rPr>
        <w:t>"Forest density should be provided instead of the number of trees, as it appears that plots in higher altitudes have a higher density."</w:t>
      </w:r>
    </w:p>
    <w:p w14:paraId="624EC7E3" w14:textId="6DCD841A" w:rsidR="00CD6346" w:rsidRPr="001A3DBA" w:rsidRDefault="001A3DBA" w:rsidP="007F1DB7">
      <w:pPr>
        <w:pStyle w:val="af1"/>
        <w:ind w:leftChars="59" w:left="284" w:hanging="142"/>
        <w:rPr>
          <w:rFonts w:eastAsia="ＭＳ 明朝"/>
          <w:lang w:eastAsia="ja-JP"/>
        </w:rPr>
      </w:pPr>
      <w:r>
        <w:rPr>
          <w:rFonts w:eastAsia="ＭＳ 明朝"/>
          <w:b/>
          <w:bCs/>
          <w:lang w:eastAsia="ja-JP"/>
        </w:rPr>
        <w:t xml:space="preserve">Response: </w:t>
      </w:r>
      <w:r w:rsidR="00CD6346">
        <w:rPr>
          <w:rFonts w:eastAsia="ＭＳ 明朝"/>
          <w:lang w:eastAsia="ja-JP"/>
        </w:rPr>
        <w:t xml:space="preserve">The high density at Timberline plot reflects the small-statured, densely packed nature of the </w:t>
      </w:r>
      <w:r w:rsidR="00CD6346">
        <w:rPr>
          <w:rFonts w:eastAsia="ＭＳ 明朝"/>
          <w:i/>
          <w:iCs/>
          <w:lang w:eastAsia="ja-JP"/>
        </w:rPr>
        <w:t xml:space="preserve">A. </w:t>
      </w:r>
      <w:proofErr w:type="spellStart"/>
      <w:r w:rsidR="00CD6346">
        <w:rPr>
          <w:rFonts w:eastAsia="ＭＳ 明朝"/>
          <w:i/>
          <w:iCs/>
          <w:lang w:eastAsia="ja-JP"/>
        </w:rPr>
        <w:t>mariesii</w:t>
      </w:r>
      <w:proofErr w:type="spellEnd"/>
      <w:r w:rsidR="00CD6346">
        <w:rPr>
          <w:rFonts w:eastAsia="ＭＳ 明朝"/>
          <w:lang w:eastAsia="ja-JP"/>
        </w:rPr>
        <w:t>–</w:t>
      </w:r>
      <w:r w:rsidR="00CD6346">
        <w:rPr>
          <w:rFonts w:eastAsia="ＭＳ 明朝"/>
          <w:i/>
          <w:iCs/>
          <w:lang w:eastAsia="ja-JP"/>
        </w:rPr>
        <w:t>Pinus pumila</w:t>
      </w:r>
      <w:r w:rsidR="00CD6346">
        <w:rPr>
          <w:rFonts w:eastAsia="ＭＳ 明朝"/>
          <w:lang w:eastAsia="ja-JP"/>
        </w:rPr>
        <w:t xml:space="preserve"> scrub at the forest limit.</w:t>
      </w:r>
    </w:p>
    <w:p w14:paraId="6D5D81B8" w14:textId="1DBD9F0E" w:rsidR="00BA796D" w:rsidRDefault="001A3DBA" w:rsidP="00CA791C">
      <w:pPr>
        <w:pStyle w:val="af1"/>
        <w:ind w:firstLine="142"/>
        <w:rPr>
          <w:rFonts w:eastAsiaTheme="minorEastAsia"/>
          <w:lang w:eastAsia="ja-JP"/>
        </w:rPr>
      </w:pPr>
      <w:r>
        <w:rPr>
          <w:rFonts w:eastAsia="ＭＳ 明朝"/>
          <w:lang w:eastAsia="ja-JP"/>
        </w:rPr>
        <w:lastRenderedPageBreak/>
        <w:t xml:space="preserve">Stem densities have been added to Table 1 and the Methods text: 666, 745, 456, and 3,008 stems ha⁻¹ for the Temperate, Ecotone, Subarctic, and Timberline plots, respectively. </w:t>
      </w:r>
      <w:r w:rsidR="00BA796D">
        <w:rPr>
          <w:rFonts w:eastAsia="ＭＳ 明朝" w:hint="eastAsia"/>
          <w:color w:val="EE0000"/>
          <w:lang w:eastAsia="ja-JP"/>
        </w:rPr>
        <w:t>（</w:t>
      </w:r>
      <w:r w:rsidR="00BA796D">
        <w:rPr>
          <w:rFonts w:eastAsia="ＭＳ 明朝" w:hint="eastAsia"/>
          <w:color w:val="EE0000"/>
          <w:lang w:eastAsia="ja-JP"/>
        </w:rPr>
        <w:t>ver.1_L13</w:t>
      </w:r>
      <w:r w:rsidR="00A62732">
        <w:rPr>
          <w:rFonts w:eastAsia="ＭＳ 明朝" w:hint="eastAsia"/>
          <w:color w:val="EE0000"/>
          <w:lang w:eastAsia="ja-JP"/>
        </w:rPr>
        <w:t>4</w:t>
      </w:r>
      <w:r w:rsidR="00BA796D">
        <w:rPr>
          <w:rFonts w:eastAsia="ＭＳ 明朝" w:hint="eastAsia"/>
          <w:color w:val="EE0000"/>
          <w:lang w:eastAsia="ja-JP"/>
        </w:rPr>
        <w:t>-13</w:t>
      </w:r>
      <w:r w:rsidR="00C91EAB">
        <w:rPr>
          <w:rFonts w:eastAsia="ＭＳ 明朝" w:hint="eastAsia"/>
          <w:color w:val="EE0000"/>
          <w:lang w:eastAsia="ja-JP"/>
        </w:rPr>
        <w:t>6</w:t>
      </w:r>
      <w:r w:rsidR="00BA796D">
        <w:rPr>
          <w:rFonts w:eastAsia="ＭＳ 明朝" w:hint="eastAsia"/>
          <w:color w:val="EE0000"/>
          <w:lang w:eastAsia="ja-JP"/>
        </w:rPr>
        <w:t>）</w:t>
      </w:r>
      <w:r w:rsidR="00BA796D">
        <w:rPr>
          <w:rFonts w:eastAsia="ＭＳ 明朝"/>
          <w:color w:val="EE0000"/>
          <w:lang w:eastAsia="ja-JP"/>
        </w:rPr>
        <w:t>“</w:t>
      </w:r>
      <w:r w:rsidR="00BA796D" w:rsidRPr="009C0340">
        <w:rPr>
          <w:color w:val="EE0000"/>
        </w:rPr>
        <w:t>A plot of area measuring 625 m</w:t>
      </w:r>
      <w:r w:rsidR="00BA796D" w:rsidRPr="009C0340">
        <w:rPr>
          <w:color w:val="EE0000"/>
          <w:vertAlign w:val="superscript"/>
        </w:rPr>
        <w:t>2</w:t>
      </w:r>
      <w:r w:rsidR="00BA796D" w:rsidRPr="009C0340">
        <w:rPr>
          <w:color w:val="EE0000"/>
        </w:rPr>
        <w:t xml:space="preserve"> was set up in the timberline region near the forest boundary, where we surveyed all </w:t>
      </w:r>
      <w:r w:rsidR="00BA796D" w:rsidRPr="009C0340">
        <w:rPr>
          <w:i/>
          <w:iCs/>
          <w:color w:val="EE0000"/>
        </w:rPr>
        <w:t xml:space="preserve">A. </w:t>
      </w:r>
      <w:proofErr w:type="spellStart"/>
      <w:r w:rsidR="00BA796D" w:rsidRPr="009C0340">
        <w:rPr>
          <w:i/>
          <w:iCs/>
          <w:color w:val="EE0000"/>
        </w:rPr>
        <w:t>mariesii</w:t>
      </w:r>
      <w:proofErr w:type="spellEnd"/>
      <w:r w:rsidR="00BA796D" w:rsidRPr="009C0340">
        <w:rPr>
          <w:color w:val="EE0000"/>
        </w:rPr>
        <w:t xml:space="preserve"> trees with a height of 1.3 m or more (Table 1)</w:t>
      </w:r>
      <w:r w:rsidR="00BA796D">
        <w:t>.</w:t>
      </w:r>
      <w:r w:rsidR="00BA796D">
        <w:rPr>
          <w:rFonts w:eastAsiaTheme="minorEastAsia"/>
          <w:lang w:eastAsia="ja-JP"/>
        </w:rPr>
        <w:t>”</w:t>
      </w:r>
      <w:r w:rsidR="00BA796D">
        <w:rPr>
          <w:rFonts w:eastAsiaTheme="minorEastAsia" w:hint="eastAsia"/>
          <w:lang w:eastAsia="ja-JP"/>
        </w:rPr>
        <w:t xml:space="preserve">  </w:t>
      </w:r>
    </w:p>
    <w:p w14:paraId="7844788C" w14:textId="4696834D" w:rsidR="00A933ED" w:rsidRPr="00390F3A" w:rsidRDefault="00452263" w:rsidP="00390F3A">
      <w:pPr>
        <w:pStyle w:val="af1"/>
        <w:ind w:leftChars="109" w:left="262" w:firstLineChars="50" w:firstLine="120"/>
        <w:rPr>
          <w:rFonts w:eastAsiaTheme="minorEastAsia"/>
          <w:lang w:eastAsia="ja-JP"/>
        </w:rPr>
      </w:pPr>
      <w:r w:rsidRPr="008760DA">
        <w:rPr>
          <w:rFonts w:eastAsia="ＭＳ 明朝"/>
          <w:lang w:eastAsia="ja-JP"/>
        </w:rPr>
        <w:t xml:space="preserve">We added </w:t>
      </w:r>
      <w:r w:rsidR="005F05E3" w:rsidRPr="00390F3A">
        <w:rPr>
          <w:rFonts w:eastAsia="ＭＳ 明朝"/>
          <w:lang w:eastAsia="ja-JP"/>
        </w:rPr>
        <w:t>the</w:t>
      </w:r>
      <w:r w:rsidR="005F05E3" w:rsidRPr="00390F3A">
        <w:rPr>
          <w:rFonts w:eastAsia="ＭＳ 明朝" w:hint="eastAsia"/>
          <w:lang w:eastAsia="ja-JP"/>
        </w:rPr>
        <w:t xml:space="preserve"> f</w:t>
      </w:r>
      <w:r w:rsidRPr="008760DA">
        <w:rPr>
          <w:rFonts w:eastAsia="ＭＳ 明朝"/>
          <w:lang w:eastAsia="ja-JP"/>
        </w:rPr>
        <w:t xml:space="preserve">ollowing </w:t>
      </w:r>
      <w:r w:rsidR="005F05E3" w:rsidRPr="00390F3A">
        <w:rPr>
          <w:rFonts w:eastAsiaTheme="minorEastAsia"/>
          <w:lang w:eastAsia="ja-JP"/>
        </w:rPr>
        <w:t xml:space="preserve">caption </w:t>
      </w:r>
      <w:r w:rsidR="00D158CC" w:rsidRPr="00390F3A">
        <w:rPr>
          <w:rFonts w:eastAsiaTheme="minorEastAsia"/>
          <w:lang w:eastAsia="ja-JP"/>
        </w:rPr>
        <w:t xml:space="preserve">to </w:t>
      </w:r>
      <w:r w:rsidR="00A933ED" w:rsidRPr="00390F3A">
        <w:rPr>
          <w:rFonts w:eastAsiaTheme="minorEastAsia"/>
          <w:lang w:eastAsia="ja-JP"/>
        </w:rPr>
        <w:t>Table 1.</w:t>
      </w:r>
      <w:r w:rsidR="00CF4C38" w:rsidRPr="00CF4C38">
        <w:rPr>
          <w:rFonts w:eastAsia="ＭＳ 明朝" w:hint="eastAsia"/>
          <w:color w:val="EE0000"/>
          <w:lang w:eastAsia="ja-JP"/>
        </w:rPr>
        <w:t xml:space="preserve"> </w:t>
      </w:r>
      <w:r w:rsidR="00CF4C38">
        <w:rPr>
          <w:rFonts w:eastAsia="ＭＳ 明朝" w:hint="eastAsia"/>
          <w:color w:val="EE0000"/>
          <w:lang w:eastAsia="ja-JP"/>
        </w:rPr>
        <w:t>（</w:t>
      </w:r>
      <w:r w:rsidR="00CF4C38">
        <w:rPr>
          <w:rFonts w:eastAsia="ＭＳ 明朝" w:hint="eastAsia"/>
          <w:color w:val="EE0000"/>
          <w:lang w:eastAsia="ja-JP"/>
        </w:rPr>
        <w:t>ver.2_L108-109</w:t>
      </w:r>
      <w:r w:rsidR="00CF4C38">
        <w:rPr>
          <w:rFonts w:eastAsia="ＭＳ 明朝" w:hint="eastAsia"/>
          <w:color w:val="EE0000"/>
          <w:lang w:eastAsia="ja-JP"/>
        </w:rPr>
        <w:t>）</w:t>
      </w:r>
    </w:p>
    <w:p w14:paraId="75D195E8" w14:textId="77777777" w:rsidR="00A933ED" w:rsidRPr="00390F3A" w:rsidRDefault="00A933ED" w:rsidP="00390F3A">
      <w:pPr>
        <w:pStyle w:val="af1"/>
        <w:ind w:leftChars="59" w:left="284" w:hanging="142"/>
        <w:rPr>
          <w:rFonts w:eastAsiaTheme="minorEastAsia"/>
          <w:color w:val="EE0000"/>
          <w:lang w:eastAsia="ja-JP"/>
        </w:rPr>
      </w:pPr>
      <w:r w:rsidRPr="00390F3A">
        <w:rPr>
          <w:rFonts w:eastAsiaTheme="minorEastAsia"/>
          <w:color w:val="EE0000"/>
          <w:lang w:eastAsia="ja-JP"/>
        </w:rPr>
        <w:t xml:space="preserve">"***)In the Temperate, Ecotone, and Subarctic plots, the survey targeted tall tree species with a diameter of 10 cm or more, while in the Timberline plot, it targeted </w:t>
      </w:r>
      <w:r w:rsidRPr="00390F3A">
        <w:rPr>
          <w:rFonts w:eastAsiaTheme="minorEastAsia"/>
          <w:i/>
          <w:iCs/>
          <w:color w:val="EE0000"/>
          <w:lang w:eastAsia="ja-JP"/>
        </w:rPr>
        <w:t xml:space="preserve">Abies </w:t>
      </w:r>
      <w:proofErr w:type="spellStart"/>
      <w:r w:rsidRPr="00390F3A">
        <w:rPr>
          <w:rFonts w:eastAsiaTheme="minorEastAsia"/>
          <w:i/>
          <w:iCs/>
          <w:color w:val="EE0000"/>
          <w:lang w:eastAsia="ja-JP"/>
        </w:rPr>
        <w:t>mariesii</w:t>
      </w:r>
      <w:proofErr w:type="spellEnd"/>
      <w:r w:rsidRPr="00390F3A">
        <w:rPr>
          <w:rFonts w:eastAsiaTheme="minorEastAsia"/>
          <w:color w:val="EE0000"/>
          <w:lang w:eastAsia="ja-JP"/>
        </w:rPr>
        <w:t xml:space="preserve"> trees with a height of 130 cm or more."</w:t>
      </w:r>
    </w:p>
    <w:p w14:paraId="7B7B34B9" w14:textId="77777777" w:rsidR="001A3DBA" w:rsidRPr="001A3DBA" w:rsidRDefault="001A3DBA" w:rsidP="001B2ABF">
      <w:pPr>
        <w:pStyle w:val="2"/>
        <w:rPr>
          <w:rFonts w:eastAsia="ＭＳ 明朝"/>
        </w:rPr>
      </w:pPr>
      <w:r>
        <w:rPr>
          <w:rFonts w:eastAsia="ＭＳ 明朝"/>
        </w:rPr>
        <w:t>Detail Comment 2 (L224 — missing results description):</w:t>
      </w:r>
    </w:p>
    <w:p w14:paraId="40A288BB" w14:textId="77777777" w:rsidR="001A3DBA" w:rsidRPr="001A3DBA" w:rsidRDefault="001A3DBA" w:rsidP="00A0736B">
      <w:pPr>
        <w:pStyle w:val="af1"/>
        <w:ind w:leftChars="59" w:left="284" w:hanging="142"/>
        <w:rPr>
          <w:rFonts w:eastAsia="ＭＳ 明朝"/>
          <w:lang w:eastAsia="ja-JP"/>
        </w:rPr>
      </w:pPr>
      <w:r>
        <w:rPr>
          <w:rFonts w:eastAsia="ＭＳ 明朝"/>
          <w:i/>
          <w:iCs/>
          <w:lang w:eastAsia="ja-JP"/>
        </w:rPr>
        <w:t>"Maybe I missed it, but is there any description of the results in this subsection?"</w:t>
      </w:r>
    </w:p>
    <w:p w14:paraId="36643A96" w14:textId="3E3BA2B8" w:rsidR="001A3DBA" w:rsidRPr="001A3DBA" w:rsidRDefault="001A3DBA" w:rsidP="00A0736B">
      <w:pPr>
        <w:pStyle w:val="af1"/>
        <w:ind w:leftChars="59" w:left="284" w:hanging="142"/>
        <w:rPr>
          <w:rFonts w:eastAsia="ＭＳ 明朝"/>
          <w:lang w:eastAsia="ja-JP"/>
        </w:rPr>
      </w:pPr>
      <w:r>
        <w:rPr>
          <w:rFonts w:eastAsia="ＭＳ 明朝"/>
          <w:b/>
          <w:bCs/>
          <w:lang w:eastAsia="ja-JP"/>
        </w:rPr>
        <w:t xml:space="preserve">Response: </w:t>
      </w:r>
      <w:r w:rsidR="00DC6532">
        <w:rPr>
          <w:rFonts w:eastAsia="ＭＳ 明朝" w:hint="eastAsia"/>
          <w:color w:val="EE0000"/>
          <w:lang w:eastAsia="ja-JP"/>
        </w:rPr>
        <w:t>（</w:t>
      </w:r>
      <w:r w:rsidR="00DC6532">
        <w:rPr>
          <w:rFonts w:eastAsia="ＭＳ 明朝" w:hint="eastAsia"/>
          <w:color w:val="EE0000"/>
          <w:lang w:eastAsia="ja-JP"/>
        </w:rPr>
        <w:t>ver.2_L</w:t>
      </w:r>
      <w:r w:rsidR="00374CF2">
        <w:rPr>
          <w:rFonts w:eastAsia="ＭＳ 明朝" w:hint="eastAsia"/>
          <w:color w:val="EE0000"/>
          <w:lang w:eastAsia="ja-JP"/>
        </w:rPr>
        <w:t>2</w:t>
      </w:r>
      <w:r w:rsidR="00B44893">
        <w:rPr>
          <w:rFonts w:eastAsia="ＭＳ 明朝" w:hint="eastAsia"/>
          <w:color w:val="EE0000"/>
          <w:lang w:eastAsia="ja-JP"/>
        </w:rPr>
        <w:t>40-242</w:t>
      </w:r>
      <w:r w:rsidR="00DC6532">
        <w:rPr>
          <w:rFonts w:eastAsia="ＭＳ 明朝" w:hint="eastAsia"/>
          <w:color w:val="EE0000"/>
          <w:lang w:eastAsia="ja-JP"/>
        </w:rPr>
        <w:t>）</w:t>
      </w:r>
      <w:r>
        <w:rPr>
          <w:rFonts w:eastAsia="ＭＳ 明朝"/>
          <w:lang w:eastAsia="ja-JP"/>
        </w:rPr>
        <w:t>Section 3.1 originally presented the warmth index results adequately but lacked an explicit statement summarizing the snow condition results. We have added the following sentence: "</w:t>
      </w:r>
      <w:r w:rsidRPr="00390F3A">
        <w:rPr>
          <w:rFonts w:eastAsia="ＭＳ 明朝"/>
          <w:color w:val="EE0000"/>
          <w:lang w:eastAsia="ja-JP"/>
        </w:rPr>
        <w:t xml:space="preserve">No statistically significant trend was detected in either annual maximum snow depth or snow cover duration during the observation period (Mann-Kendall test: all </w:t>
      </w:r>
      <w:r w:rsidRPr="00390F3A">
        <w:rPr>
          <w:rFonts w:eastAsia="ＭＳ 明朝"/>
          <w:i/>
          <w:iCs/>
          <w:color w:val="EE0000"/>
          <w:lang w:eastAsia="ja-JP"/>
        </w:rPr>
        <w:t>p</w:t>
      </w:r>
      <w:r w:rsidRPr="00390F3A">
        <w:rPr>
          <w:rFonts w:eastAsia="ＭＳ 明朝"/>
          <w:color w:val="EE0000"/>
          <w:lang w:eastAsia="ja-JP"/>
        </w:rPr>
        <w:t xml:space="preserve"> &gt; 0.05), confirming that snow conditions remained largely stable while temperatures increased significantly.</w:t>
      </w:r>
      <w:r>
        <w:rPr>
          <w:rFonts w:eastAsia="ＭＳ 明朝"/>
          <w:lang w:eastAsia="ja-JP"/>
        </w:rPr>
        <w:t>" The detailed snow figures (original</w:t>
      </w:r>
      <w:r w:rsidR="00CC751C">
        <w:rPr>
          <w:rFonts w:eastAsia="ＭＳ 明朝" w:hint="eastAsia"/>
          <w:lang w:eastAsia="ja-JP"/>
        </w:rPr>
        <w:t xml:space="preserve"> Fig.</w:t>
      </w:r>
      <w:r>
        <w:rPr>
          <w:rFonts w:eastAsia="ＭＳ 明朝"/>
          <w:lang w:eastAsia="ja-JP"/>
        </w:rPr>
        <w:t>) have been moved to Appendix S1</w:t>
      </w:r>
      <w:r w:rsidR="00BB1844">
        <w:rPr>
          <w:rFonts w:eastAsia="ＭＳ 明朝" w:hint="eastAsia"/>
          <w:lang w:eastAsia="ja-JP"/>
        </w:rPr>
        <w:t xml:space="preserve"> and S2</w:t>
      </w:r>
      <w:r>
        <w:rPr>
          <w:rFonts w:eastAsia="ＭＳ 明朝"/>
          <w:lang w:eastAsia="ja-JP"/>
        </w:rPr>
        <w:t>.</w:t>
      </w:r>
    </w:p>
    <w:p w14:paraId="3E285F5D" w14:textId="77777777" w:rsidR="001A3DBA" w:rsidRPr="001A3DBA" w:rsidRDefault="001A3DBA" w:rsidP="00390F3A">
      <w:pPr>
        <w:pStyle w:val="2"/>
        <w:rPr>
          <w:rFonts w:eastAsia="ＭＳ 明朝"/>
        </w:rPr>
      </w:pPr>
      <w:r>
        <w:rPr>
          <w:rFonts w:eastAsia="ＭＳ 明朝"/>
        </w:rPr>
        <w:lastRenderedPageBreak/>
        <w:t>Detail Comment 3 (L225–226 — recruitment terminology):</w:t>
      </w:r>
    </w:p>
    <w:p w14:paraId="2DDF4894" w14:textId="77777777" w:rsidR="001A3DBA" w:rsidRPr="001A3DBA" w:rsidRDefault="001A3DBA" w:rsidP="00A0736B">
      <w:pPr>
        <w:pStyle w:val="af1"/>
        <w:ind w:leftChars="59" w:left="284" w:hanging="142"/>
        <w:rPr>
          <w:rFonts w:eastAsia="ＭＳ 明朝"/>
          <w:lang w:eastAsia="ja-JP"/>
        </w:rPr>
      </w:pPr>
      <w:r>
        <w:rPr>
          <w:rFonts w:eastAsia="ＭＳ 明朝"/>
          <w:i/>
          <w:iCs/>
          <w:lang w:eastAsia="ja-JP"/>
        </w:rPr>
        <w:t>"The recruitment is related to seedlings, but the authors did not investigate seedlings according to L129–132."</w:t>
      </w:r>
    </w:p>
    <w:p w14:paraId="69F02EC7" w14:textId="5862C79E" w:rsidR="001A3DBA" w:rsidRPr="001A3DBA" w:rsidRDefault="001A3DBA" w:rsidP="00860A47">
      <w:pPr>
        <w:pStyle w:val="af1"/>
        <w:ind w:leftChars="59" w:left="284" w:hanging="142"/>
        <w:rPr>
          <w:rFonts w:eastAsia="ＭＳ 明朝"/>
          <w:lang w:eastAsia="ja-JP"/>
        </w:rPr>
      </w:pPr>
      <w:r>
        <w:rPr>
          <w:rFonts w:eastAsia="ＭＳ 明朝"/>
          <w:b/>
          <w:bCs/>
          <w:lang w:eastAsia="ja-JP"/>
        </w:rPr>
        <w:t xml:space="preserve">Response: </w:t>
      </w:r>
      <w:r w:rsidR="00E77272">
        <w:rPr>
          <w:rFonts w:eastAsia="ＭＳ 明朝" w:hint="eastAsia"/>
          <w:color w:val="EE0000"/>
          <w:lang w:eastAsia="ja-JP"/>
        </w:rPr>
        <w:t>（</w:t>
      </w:r>
      <w:r w:rsidR="00B44893">
        <w:rPr>
          <w:rFonts w:eastAsia="ＭＳ 明朝" w:hint="eastAsia"/>
          <w:color w:val="EE0000"/>
          <w:lang w:eastAsia="ja-JP"/>
        </w:rPr>
        <w:t>ver.2_L19</w:t>
      </w:r>
      <w:r w:rsidR="00C300F6">
        <w:rPr>
          <w:rFonts w:eastAsia="ＭＳ 明朝" w:hint="eastAsia"/>
          <w:color w:val="EE0000"/>
          <w:lang w:eastAsia="ja-JP"/>
        </w:rPr>
        <w:t>4</w:t>
      </w:r>
      <w:r w:rsidR="00B44893">
        <w:rPr>
          <w:rFonts w:eastAsia="ＭＳ 明朝" w:hint="eastAsia"/>
          <w:color w:val="EE0000"/>
          <w:lang w:eastAsia="ja-JP"/>
        </w:rPr>
        <w:t>-19</w:t>
      </w:r>
      <w:r w:rsidR="00C300F6">
        <w:rPr>
          <w:rFonts w:eastAsia="ＭＳ 明朝" w:hint="eastAsia"/>
          <w:color w:val="EE0000"/>
          <w:lang w:eastAsia="ja-JP"/>
        </w:rPr>
        <w:t>5</w:t>
      </w:r>
      <w:r w:rsidR="00B44893">
        <w:rPr>
          <w:rFonts w:eastAsia="ＭＳ 明朝" w:hint="eastAsia"/>
          <w:color w:val="EE0000"/>
          <w:lang w:eastAsia="ja-JP"/>
        </w:rPr>
        <w:t>）</w:t>
      </w:r>
      <w:r>
        <w:rPr>
          <w:rFonts w:eastAsia="ＭＳ 明朝"/>
          <w:lang w:eastAsia="ja-JP"/>
        </w:rPr>
        <w:t xml:space="preserve">Throughout the revised manuscript, "recruitment" has been replaced with </w:t>
      </w:r>
      <w:r w:rsidRPr="00390F3A">
        <w:rPr>
          <w:rFonts w:eastAsia="ＭＳ 明朝"/>
          <w:color w:val="EE0000"/>
          <w:lang w:eastAsia="ja-JP"/>
        </w:rPr>
        <w:t>"ingrowth"</w:t>
      </w:r>
      <w:r>
        <w:rPr>
          <w:rFonts w:eastAsia="ＭＳ 明朝"/>
          <w:lang w:eastAsia="ja-JP"/>
        </w:rPr>
        <w:t xml:space="preserve"> to accurately reflect</w:t>
      </w:r>
      <w:r w:rsidR="008156BC">
        <w:rPr>
          <w:rFonts w:eastAsia="ＭＳ 明朝" w:hint="eastAsia"/>
          <w:lang w:eastAsia="ja-JP"/>
        </w:rPr>
        <w:t xml:space="preserve"> that </w:t>
      </w:r>
      <w:r w:rsidR="00526AD8" w:rsidRPr="00390F3A">
        <w:rPr>
          <w:rFonts w:eastAsia="ＭＳ 明朝"/>
          <w:color w:val="EE0000"/>
          <w:lang w:eastAsia="ja-JP"/>
        </w:rPr>
        <w:t>”</w:t>
      </w:r>
      <w:r w:rsidR="00526AD8" w:rsidRPr="00526AD8">
        <w:rPr>
          <w:rFonts w:eastAsiaTheme="minorEastAsia"/>
          <w:color w:val="EE0000"/>
          <w:lang w:eastAsia="ja-JP"/>
        </w:rPr>
        <w:t xml:space="preserve"> Here, ingrowth refers to trees newly reaching the DBH ≥ 10 cm threshold (or height ≥ 1.3 m for the Timberline plot), not seedling establishment</w:t>
      </w:r>
      <w:r w:rsidR="008156BC" w:rsidRPr="00526AD8">
        <w:rPr>
          <w:rFonts w:eastAsiaTheme="minorEastAsia"/>
          <w:color w:val="EE0000"/>
          <w:lang w:eastAsia="ja-JP"/>
        </w:rPr>
        <w:t>.</w:t>
      </w:r>
      <w:r w:rsidR="008156BC" w:rsidRPr="008156BC">
        <w:rPr>
          <w:rFonts w:eastAsia="ＭＳ 明朝"/>
          <w:color w:val="EE0000"/>
          <w:lang w:eastAsia="ja-JP"/>
        </w:rPr>
        <w:t>”</w:t>
      </w:r>
      <w:r>
        <w:rPr>
          <w:rFonts w:eastAsia="ＭＳ 明朝"/>
          <w:lang w:eastAsia="ja-JP"/>
        </w:rPr>
        <w:t xml:space="preserve"> </w:t>
      </w:r>
    </w:p>
    <w:p w14:paraId="3E3F8067" w14:textId="77777777" w:rsidR="001A3DBA" w:rsidRPr="00B9595C" w:rsidRDefault="001A3DBA" w:rsidP="00390F3A">
      <w:pPr>
        <w:pStyle w:val="2"/>
        <w:rPr>
          <w:rFonts w:eastAsia="ＭＳ 明朝"/>
        </w:rPr>
      </w:pPr>
      <w:bookmarkStart w:id="148" w:name="_Detail_Comment_4"/>
      <w:bookmarkEnd w:id="148"/>
      <w:r w:rsidRPr="00B9595C">
        <w:rPr>
          <w:rFonts w:eastAsia="ＭＳ 明朝"/>
        </w:rPr>
        <w:t>Detail Comment 4 (L262 — fallen vs. standing dead):</w:t>
      </w:r>
    </w:p>
    <w:p w14:paraId="252DCFC7" w14:textId="77777777" w:rsidR="001A3DBA" w:rsidRPr="00B9595C" w:rsidRDefault="001A3DBA" w:rsidP="00A0736B">
      <w:pPr>
        <w:pStyle w:val="af1"/>
        <w:ind w:leftChars="59" w:left="284" w:hanging="142"/>
        <w:rPr>
          <w:rFonts w:eastAsia="ＭＳ 明朝"/>
          <w:lang w:eastAsia="ja-JP"/>
        </w:rPr>
      </w:pPr>
      <w:r w:rsidRPr="00B9595C">
        <w:rPr>
          <w:rFonts w:eastAsia="ＭＳ 明朝"/>
          <w:i/>
          <w:iCs/>
          <w:lang w:eastAsia="ja-JP"/>
        </w:rPr>
        <w:t>"Why is it necessary to distinguish between fallen and standing dead trees?"</w:t>
      </w:r>
    </w:p>
    <w:p w14:paraId="6988CF65" w14:textId="0C2708B0" w:rsidR="001A3DBA" w:rsidRDefault="001A3DBA" w:rsidP="00826150">
      <w:pPr>
        <w:rPr>
          <w:rFonts w:eastAsia="ＭＳ 明朝"/>
          <w:lang w:eastAsia="ja-JP"/>
        </w:rPr>
      </w:pPr>
      <w:r w:rsidRPr="00B9595C">
        <w:rPr>
          <w:rFonts w:eastAsia="ＭＳ 明朝"/>
          <w:b/>
          <w:bCs/>
          <w:lang w:eastAsia="ja-JP"/>
        </w:rPr>
        <w:t xml:space="preserve">Response: </w:t>
      </w:r>
      <w:r w:rsidR="00DC6532" w:rsidRPr="00B9595C">
        <w:rPr>
          <w:rFonts w:eastAsia="ＭＳ 明朝" w:hint="eastAsia"/>
          <w:color w:val="EE0000"/>
          <w:lang w:eastAsia="ja-JP"/>
        </w:rPr>
        <w:t>（</w:t>
      </w:r>
      <w:r w:rsidR="00DC6532" w:rsidRPr="00B9595C">
        <w:rPr>
          <w:rFonts w:eastAsia="ＭＳ 明朝" w:hint="eastAsia"/>
          <w:color w:val="EE0000"/>
          <w:lang w:eastAsia="ja-JP"/>
        </w:rPr>
        <w:t>ver.2_L</w:t>
      </w:r>
      <w:r w:rsidR="0068225E">
        <w:rPr>
          <w:rFonts w:eastAsia="ＭＳ 明朝" w:hint="eastAsia"/>
          <w:color w:val="EE0000"/>
          <w:lang w:eastAsia="ja-JP"/>
        </w:rPr>
        <w:t>318-322</w:t>
      </w:r>
      <w:r w:rsidR="00DC6532" w:rsidRPr="00B9595C">
        <w:rPr>
          <w:rFonts w:eastAsia="ＭＳ 明朝" w:hint="eastAsia"/>
          <w:color w:val="EE0000"/>
          <w:lang w:eastAsia="ja-JP"/>
        </w:rPr>
        <w:t>）</w:t>
      </w:r>
      <w:r w:rsidRPr="00B9595C">
        <w:rPr>
          <w:rFonts w:eastAsia="ＭＳ 明朝"/>
          <w:lang w:eastAsia="ja-JP"/>
        </w:rPr>
        <w:t xml:space="preserve">The distinction is necessary because the mean-time-to-fall (MTF) model (Gärtner et al. 2023) used to back-calculate estimated death years (Section 2.4) requires standing dead trees as input. </w:t>
      </w:r>
      <w:r w:rsidR="00C2524F" w:rsidRPr="00B9595C">
        <w:rPr>
          <w:rFonts w:eastAsia="ＭＳ 明朝"/>
          <w:lang w:eastAsia="ja-JP"/>
        </w:rPr>
        <w:t>“</w:t>
      </w:r>
      <w:r w:rsidR="00C2524F" w:rsidRPr="00B9595C">
        <w:t>The</w:t>
      </w:r>
      <w:r w:rsidR="00C2524F" w:rsidRPr="003A32E0">
        <w:t xml:space="preserve"> black solid and the diagonal lines indicate trees that had fallen and were still standing during the seventh survey, respectively. </w:t>
      </w:r>
      <w:r w:rsidR="00C2524F" w:rsidRPr="003A32E0">
        <w:rPr>
          <w:color w:val="EE0000"/>
        </w:rPr>
        <w:t>This distinction is necessary because the mean-time-to-fall model (Gärtner et al., 2023) used to estimate death years (Section 2.4) requires standing dead trees as input; Dead standing trees that had not fallen by the seventh survey cannot be assigned estimated death years using this approach, as the time elapsed since death is unknown.</w:t>
      </w:r>
      <w:r w:rsidR="00C2524F" w:rsidRPr="00B9595C">
        <w:rPr>
          <w:rFonts w:eastAsia="ＭＳ 明朝"/>
          <w:lang w:eastAsia="ja-JP"/>
        </w:rPr>
        <w:t>”</w:t>
      </w:r>
      <w:r w:rsidR="001C5D30" w:rsidRPr="00B9595C">
        <w:rPr>
          <w:rFonts w:eastAsia="ＭＳ 明朝" w:hint="eastAsia"/>
          <w:color w:val="EE0000"/>
          <w:lang w:eastAsia="ja-JP"/>
        </w:rPr>
        <w:t xml:space="preserve"> </w:t>
      </w:r>
      <w:r w:rsidRPr="00B9595C">
        <w:rPr>
          <w:rFonts w:eastAsia="ＭＳ 明朝"/>
          <w:color w:val="EE0000"/>
          <w:lang w:eastAsia="ja-JP"/>
        </w:rPr>
        <w:t xml:space="preserve"> </w:t>
      </w:r>
      <w:r w:rsidRPr="00B9595C">
        <w:rPr>
          <w:rFonts w:eastAsia="ＭＳ 明朝"/>
          <w:lang w:eastAsia="ja-JP"/>
        </w:rPr>
        <w:t>This clarification has been added to the Fig. 8 caption</w:t>
      </w:r>
      <w:r w:rsidR="001659F4" w:rsidRPr="00B9595C">
        <w:rPr>
          <w:rFonts w:eastAsia="ＭＳ 明朝" w:hint="eastAsia"/>
          <w:lang w:eastAsia="ja-JP"/>
        </w:rPr>
        <w:t xml:space="preserve"> and </w:t>
      </w:r>
      <w:r w:rsidR="00E90D64" w:rsidRPr="00B9595C">
        <w:rPr>
          <w:rFonts w:eastAsia="ＭＳ 明朝" w:hint="eastAsia"/>
          <w:lang w:eastAsia="ja-JP"/>
        </w:rPr>
        <w:t>legend</w:t>
      </w:r>
      <w:r w:rsidRPr="00B9595C">
        <w:rPr>
          <w:rFonts w:eastAsia="ＭＳ 明朝"/>
          <w:lang w:eastAsia="ja-JP"/>
        </w:rPr>
        <w:t>.</w:t>
      </w:r>
    </w:p>
    <w:p w14:paraId="02888B5B" w14:textId="2A1CD491" w:rsidR="00D50D9D" w:rsidRPr="001A3DBA" w:rsidRDefault="00841D18" w:rsidP="00A0736B">
      <w:pPr>
        <w:pStyle w:val="af1"/>
        <w:ind w:leftChars="59" w:left="284" w:hanging="142"/>
        <w:rPr>
          <w:rFonts w:eastAsia="ＭＳ 明朝"/>
          <w:lang w:eastAsia="ja-JP"/>
        </w:rPr>
      </w:pPr>
      <w:r w:rsidRPr="00372C8E">
        <w:rPr>
          <w:rFonts w:eastAsia="ＭＳ 明朝"/>
          <w:b/>
          <w:bCs/>
          <w:noProof/>
          <w:color w:val="EE0000"/>
          <w:lang w:eastAsia="ja-JP"/>
        </w:rPr>
        <w:lastRenderedPageBreak/>
        <w:drawing>
          <wp:inline distT="0" distB="0" distL="0" distR="0" wp14:anchorId="2F139332" wp14:editId="1D02BACF">
            <wp:extent cx="3409950" cy="2895600"/>
            <wp:effectExtent l="0" t="0" r="0" b="0"/>
            <wp:docPr id="128575793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9839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409950" cy="2895600"/>
                    </a:xfrm>
                    <a:prstGeom prst="rect">
                      <a:avLst/>
                    </a:prstGeom>
                  </pic:spPr>
                </pic:pic>
              </a:graphicData>
            </a:graphic>
          </wp:inline>
        </w:drawing>
      </w:r>
    </w:p>
    <w:p w14:paraId="4089482F" w14:textId="77777777" w:rsidR="001A3DBA" w:rsidRPr="001A3DBA" w:rsidRDefault="001A3DBA" w:rsidP="00390F3A">
      <w:pPr>
        <w:pStyle w:val="2"/>
        <w:rPr>
          <w:rFonts w:eastAsia="ＭＳ 明朝"/>
        </w:rPr>
      </w:pPr>
      <w:r>
        <w:rPr>
          <w:rFonts w:eastAsia="ＭＳ 明朝"/>
        </w:rPr>
        <w:t>Detail Comment 5 (L272 — dual y-axes in Fig. 9):</w:t>
      </w:r>
    </w:p>
    <w:p w14:paraId="6DA2FB87" w14:textId="77777777" w:rsidR="001A3DBA" w:rsidRPr="001A3DBA" w:rsidRDefault="001A3DBA" w:rsidP="00A0736B">
      <w:pPr>
        <w:pStyle w:val="af1"/>
        <w:ind w:leftChars="59" w:left="284" w:hanging="142"/>
        <w:rPr>
          <w:rFonts w:eastAsia="ＭＳ 明朝"/>
          <w:lang w:eastAsia="ja-JP"/>
        </w:rPr>
      </w:pPr>
      <w:r>
        <w:rPr>
          <w:rFonts w:eastAsia="ＭＳ 明朝"/>
          <w:i/>
          <w:iCs/>
          <w:lang w:eastAsia="ja-JP"/>
        </w:rPr>
        <w:t>"The two y-axes in this figure are easily confused."</w:t>
      </w:r>
    </w:p>
    <w:p w14:paraId="68FA7CEE" w14:textId="442D22FE" w:rsidR="005915DF" w:rsidRDefault="005915DF" w:rsidP="00A0736B">
      <w:pPr>
        <w:pStyle w:val="af1"/>
        <w:ind w:leftChars="59" w:left="284" w:hanging="142"/>
        <w:rPr>
          <w:rFonts w:eastAsia="ＭＳ 明朝"/>
          <w:b/>
          <w:bCs/>
          <w:lang w:eastAsia="ja-JP"/>
        </w:rPr>
      </w:pPr>
    </w:p>
    <w:p w14:paraId="20985CAF" w14:textId="117D26F8" w:rsidR="001A3DBA" w:rsidRPr="001A3DBA" w:rsidRDefault="001A3DBA" w:rsidP="00A0736B">
      <w:pPr>
        <w:pStyle w:val="af1"/>
        <w:ind w:leftChars="59" w:left="284" w:hanging="142"/>
        <w:rPr>
          <w:rFonts w:eastAsia="ＭＳ 明朝"/>
          <w:lang w:eastAsia="ja-JP"/>
        </w:rPr>
      </w:pPr>
      <w:r>
        <w:rPr>
          <w:rFonts w:eastAsia="ＭＳ 明朝"/>
          <w:b/>
          <w:bCs/>
          <w:lang w:eastAsia="ja-JP"/>
        </w:rPr>
        <w:t xml:space="preserve">Response: </w:t>
      </w:r>
      <w:r w:rsidR="00DC6532">
        <w:rPr>
          <w:rFonts w:eastAsia="ＭＳ 明朝" w:hint="eastAsia"/>
          <w:color w:val="EE0000"/>
          <w:lang w:eastAsia="ja-JP"/>
        </w:rPr>
        <w:t>（</w:t>
      </w:r>
      <w:r w:rsidR="00DC6532">
        <w:rPr>
          <w:rFonts w:eastAsia="ＭＳ 明朝" w:hint="eastAsia"/>
          <w:color w:val="EE0000"/>
          <w:lang w:eastAsia="ja-JP"/>
        </w:rPr>
        <w:t>ver.2_</w:t>
      </w:r>
      <w:r w:rsidR="00DB5E1D">
        <w:rPr>
          <w:rFonts w:eastAsia="ＭＳ 明朝" w:hint="eastAsia"/>
          <w:color w:val="EE0000"/>
          <w:lang w:eastAsia="ja-JP"/>
        </w:rPr>
        <w:t>L3</w:t>
      </w:r>
      <w:r w:rsidR="00677882">
        <w:rPr>
          <w:rFonts w:eastAsia="ＭＳ 明朝" w:hint="eastAsia"/>
          <w:color w:val="EE0000"/>
          <w:lang w:eastAsia="ja-JP"/>
        </w:rPr>
        <w:t>29</w:t>
      </w:r>
      <w:r w:rsidR="00DB5E1D">
        <w:rPr>
          <w:rFonts w:eastAsia="ＭＳ 明朝" w:hint="eastAsia"/>
          <w:color w:val="EE0000"/>
          <w:lang w:eastAsia="ja-JP"/>
        </w:rPr>
        <w:t>-3</w:t>
      </w:r>
      <w:r w:rsidR="00677882">
        <w:rPr>
          <w:rFonts w:eastAsia="ＭＳ 明朝" w:hint="eastAsia"/>
          <w:color w:val="EE0000"/>
          <w:lang w:eastAsia="ja-JP"/>
        </w:rPr>
        <w:t>33</w:t>
      </w:r>
      <w:r w:rsidR="00DB5E1D">
        <w:rPr>
          <w:rFonts w:eastAsia="ＭＳ 明朝" w:hint="eastAsia"/>
          <w:color w:val="EE0000"/>
          <w:lang w:eastAsia="ja-JP"/>
        </w:rPr>
        <w:t xml:space="preserve">, </w:t>
      </w:r>
      <w:r w:rsidR="00090685">
        <w:rPr>
          <w:rFonts w:eastAsia="ＭＳ 明朝" w:hint="eastAsia"/>
          <w:color w:val="EE0000"/>
          <w:lang w:eastAsia="ja-JP"/>
        </w:rPr>
        <w:t>Fi</w:t>
      </w:r>
      <w:r w:rsidR="00DB5E1D">
        <w:rPr>
          <w:rFonts w:eastAsia="ＭＳ 明朝" w:hint="eastAsia"/>
          <w:color w:val="EE0000"/>
          <w:lang w:eastAsia="ja-JP"/>
        </w:rPr>
        <w:t>g.9</w:t>
      </w:r>
      <w:r w:rsidR="00DC6532">
        <w:rPr>
          <w:rFonts w:eastAsia="ＭＳ 明朝" w:hint="eastAsia"/>
          <w:color w:val="EE0000"/>
          <w:lang w:eastAsia="ja-JP"/>
        </w:rPr>
        <w:t>）</w:t>
      </w:r>
      <w:r>
        <w:rPr>
          <w:rFonts w:eastAsia="ＭＳ 明朝"/>
          <w:lang w:eastAsia="ja-JP"/>
        </w:rPr>
        <w:t>Fig. 9 has been redesigned as a two-panel figure: the upper panel shows the cumulative proportion of dead standing trees that had fallen by each survey, and the lower panel shows the estimated frequency distribution of death years derived from the MTF model. Both panels share a common x-axis (year), making the temporal correspondence clear. Axis labels and colors have been made consistent.</w:t>
      </w:r>
    </w:p>
    <w:p w14:paraId="10287C1F" w14:textId="77777777" w:rsidR="001A3DBA" w:rsidRPr="001A3DBA" w:rsidRDefault="001A3DBA" w:rsidP="00390F3A">
      <w:pPr>
        <w:pStyle w:val="2"/>
        <w:rPr>
          <w:rFonts w:eastAsia="ＭＳ 明朝"/>
        </w:rPr>
      </w:pPr>
      <w:r>
        <w:rPr>
          <w:rFonts w:eastAsia="ＭＳ 明朝"/>
        </w:rPr>
        <w:t>Detail Comment 6 (L339–347 — human activity and nitrogen deposition):</w:t>
      </w:r>
    </w:p>
    <w:p w14:paraId="7C2E5CDE" w14:textId="77777777" w:rsidR="001A3DBA" w:rsidRPr="001A3DBA" w:rsidRDefault="001A3DBA" w:rsidP="00A0736B">
      <w:pPr>
        <w:pStyle w:val="af1"/>
        <w:ind w:leftChars="59" w:left="284" w:hanging="142"/>
        <w:rPr>
          <w:rFonts w:eastAsia="ＭＳ 明朝"/>
          <w:lang w:eastAsia="ja-JP"/>
        </w:rPr>
      </w:pPr>
      <w:r>
        <w:rPr>
          <w:rFonts w:eastAsia="ＭＳ 明朝"/>
          <w:i/>
          <w:iCs/>
          <w:lang w:eastAsia="ja-JP"/>
        </w:rPr>
        <w:t>"Since human activity is intense, it is difficult to rule out its impacts; for instance, nitrogen deposition from heavy vehicular traffic might contribute to increased tree growth."</w:t>
      </w:r>
    </w:p>
    <w:p w14:paraId="19ADA5EA" w14:textId="5B41D37C" w:rsidR="001A3DBA" w:rsidRPr="001A3DBA" w:rsidRDefault="001A3DBA" w:rsidP="00A0736B">
      <w:pPr>
        <w:pStyle w:val="af1"/>
        <w:ind w:leftChars="59" w:left="284" w:hanging="142"/>
        <w:rPr>
          <w:rFonts w:eastAsia="ＭＳ 明朝"/>
          <w:lang w:eastAsia="ja-JP"/>
        </w:rPr>
      </w:pPr>
      <w:r>
        <w:rPr>
          <w:rFonts w:eastAsia="ＭＳ 明朝"/>
          <w:b/>
          <w:bCs/>
          <w:lang w:eastAsia="ja-JP"/>
        </w:rPr>
        <w:lastRenderedPageBreak/>
        <w:t xml:space="preserve">Response: </w:t>
      </w:r>
      <w:r w:rsidR="00DC6532">
        <w:rPr>
          <w:rFonts w:eastAsia="ＭＳ 明朝" w:hint="eastAsia"/>
          <w:color w:val="EE0000"/>
          <w:lang w:eastAsia="ja-JP"/>
        </w:rPr>
        <w:t>（</w:t>
      </w:r>
      <w:r w:rsidR="00DC6532">
        <w:rPr>
          <w:rFonts w:eastAsia="ＭＳ 明朝" w:hint="eastAsia"/>
          <w:color w:val="EE0000"/>
          <w:lang w:eastAsia="ja-JP"/>
        </w:rPr>
        <w:t>ver.2_L</w:t>
      </w:r>
      <w:r w:rsidR="00DB49F2">
        <w:rPr>
          <w:rFonts w:eastAsia="ＭＳ 明朝" w:hint="eastAsia"/>
          <w:color w:val="EE0000"/>
          <w:lang w:eastAsia="ja-JP"/>
        </w:rPr>
        <w:t>412</w:t>
      </w:r>
      <w:r w:rsidR="00F677D8">
        <w:rPr>
          <w:rFonts w:eastAsia="ＭＳ 明朝" w:hint="eastAsia"/>
          <w:color w:val="EE0000"/>
          <w:lang w:eastAsia="ja-JP"/>
        </w:rPr>
        <w:t>-</w:t>
      </w:r>
      <w:r w:rsidR="00DB49F2">
        <w:rPr>
          <w:rFonts w:eastAsia="ＭＳ 明朝" w:hint="eastAsia"/>
          <w:color w:val="EE0000"/>
          <w:lang w:eastAsia="ja-JP"/>
        </w:rPr>
        <w:t>417</w:t>
      </w:r>
      <w:r w:rsidR="00DC6532">
        <w:rPr>
          <w:rFonts w:eastAsia="ＭＳ 明朝" w:hint="eastAsia"/>
          <w:color w:val="EE0000"/>
          <w:lang w:eastAsia="ja-JP"/>
        </w:rPr>
        <w:t>）</w:t>
      </w:r>
      <w:r>
        <w:rPr>
          <w:rFonts w:eastAsia="ＭＳ 明朝"/>
          <w:lang w:eastAsia="ja-JP"/>
        </w:rPr>
        <w:t>The following caveat has been added to Section 4.3: "</w:t>
      </w:r>
      <w:r w:rsidRPr="00390F3A">
        <w:rPr>
          <w:rFonts w:eastAsia="ＭＳ 明朝"/>
          <w:color w:val="EE0000"/>
          <w:lang w:eastAsia="ja-JP"/>
        </w:rPr>
        <w:t xml:space="preserve">We acknowledge that other anthropogenic factors associated with high tourist traffic, such as nitrogen deposition from vehicle exhaust, may have contributed to the observed increases in basal area and tree growth across some plots (Kume et al. 2009). However, the species-specific pattern of decline in </w:t>
      </w:r>
      <w:r w:rsidRPr="00390F3A">
        <w:rPr>
          <w:rFonts w:eastAsia="ＭＳ 明朝"/>
          <w:i/>
          <w:iCs/>
          <w:color w:val="EE0000"/>
          <w:lang w:eastAsia="ja-JP"/>
        </w:rPr>
        <w:t xml:space="preserve">A. </w:t>
      </w:r>
      <w:proofErr w:type="spellStart"/>
      <w:r w:rsidRPr="00390F3A">
        <w:rPr>
          <w:rFonts w:eastAsia="ＭＳ 明朝"/>
          <w:i/>
          <w:iCs/>
          <w:color w:val="EE0000"/>
          <w:lang w:eastAsia="ja-JP"/>
        </w:rPr>
        <w:t>mariesii</w:t>
      </w:r>
      <w:proofErr w:type="spellEnd"/>
      <w:r w:rsidRPr="00390F3A">
        <w:rPr>
          <w:rFonts w:eastAsia="ＭＳ 明朝"/>
          <w:color w:val="EE0000"/>
          <w:lang w:eastAsia="ja-JP"/>
        </w:rPr>
        <w:t xml:space="preserve"> alongside vigorous growth of co-occurring temperate species is more consistent with a thermal stress explanation than with a general site-level anthropogenic effect, which would be expected to affect all co-occurring species similarly.</w:t>
      </w:r>
      <w:r>
        <w:rPr>
          <w:rFonts w:eastAsia="ＭＳ 明朝"/>
          <w:lang w:eastAsia="ja-JP"/>
        </w:rPr>
        <w:t>"</w:t>
      </w:r>
    </w:p>
    <w:p w14:paraId="35C2BFD3" w14:textId="77777777" w:rsidR="001A3DBA" w:rsidRPr="001A3DBA" w:rsidRDefault="001A3DBA" w:rsidP="00390F3A">
      <w:pPr>
        <w:pStyle w:val="2"/>
        <w:rPr>
          <w:rFonts w:eastAsia="ＭＳ 明朝"/>
        </w:rPr>
      </w:pPr>
      <w:r>
        <w:rPr>
          <w:rFonts w:eastAsia="ＭＳ 明朝"/>
        </w:rPr>
        <w:t>Detail Comment 7 (L353 — air pollution conclusion):</w:t>
      </w:r>
    </w:p>
    <w:p w14:paraId="0B45D5E0" w14:textId="77777777" w:rsidR="001A3DBA" w:rsidRPr="001A3DBA" w:rsidRDefault="001A3DBA" w:rsidP="00A0736B">
      <w:pPr>
        <w:pStyle w:val="af1"/>
        <w:ind w:leftChars="59" w:left="284" w:hanging="142"/>
        <w:rPr>
          <w:rFonts w:eastAsia="ＭＳ 明朝"/>
          <w:lang w:eastAsia="ja-JP"/>
        </w:rPr>
      </w:pPr>
      <w:r>
        <w:rPr>
          <w:rFonts w:eastAsia="ＭＳ 明朝"/>
          <w:i/>
          <w:iCs/>
          <w:lang w:eastAsia="ja-JP"/>
        </w:rPr>
        <w:t>"Direct evidence is required, as it is difficult to exclude the influence of all human activities or disturbances."</w:t>
      </w:r>
    </w:p>
    <w:p w14:paraId="112AAC26" w14:textId="2905513D" w:rsidR="001A3DBA" w:rsidRPr="001A3DBA" w:rsidRDefault="001A3DBA" w:rsidP="00A0736B">
      <w:pPr>
        <w:pStyle w:val="af1"/>
        <w:ind w:leftChars="59" w:left="284" w:hanging="142"/>
        <w:rPr>
          <w:rFonts w:eastAsia="ＭＳ 明朝"/>
          <w:lang w:eastAsia="ja-JP"/>
        </w:rPr>
      </w:pPr>
      <w:r>
        <w:rPr>
          <w:rFonts w:eastAsia="ＭＳ 明朝"/>
          <w:b/>
          <w:bCs/>
          <w:lang w:eastAsia="ja-JP"/>
        </w:rPr>
        <w:t xml:space="preserve">Response: </w:t>
      </w:r>
      <w:r w:rsidR="00090685">
        <w:rPr>
          <w:rFonts w:eastAsia="ＭＳ 明朝" w:hint="eastAsia"/>
          <w:color w:val="EE0000"/>
          <w:lang w:eastAsia="ja-JP"/>
        </w:rPr>
        <w:t>（</w:t>
      </w:r>
      <w:r w:rsidR="00090685">
        <w:rPr>
          <w:rFonts w:eastAsia="ＭＳ 明朝" w:hint="eastAsia"/>
          <w:color w:val="EE0000"/>
          <w:lang w:eastAsia="ja-JP"/>
        </w:rPr>
        <w:t>ver.2_L</w:t>
      </w:r>
      <w:r w:rsidR="000254C4">
        <w:rPr>
          <w:rFonts w:eastAsia="ＭＳ 明朝" w:hint="eastAsia"/>
          <w:color w:val="EE0000"/>
          <w:lang w:eastAsia="ja-JP"/>
        </w:rPr>
        <w:t>4</w:t>
      </w:r>
      <w:r w:rsidR="00DB49F2">
        <w:rPr>
          <w:rFonts w:eastAsia="ＭＳ 明朝" w:hint="eastAsia"/>
          <w:color w:val="EE0000"/>
          <w:lang w:eastAsia="ja-JP"/>
        </w:rPr>
        <w:t>22</w:t>
      </w:r>
      <w:r w:rsidR="000254C4">
        <w:rPr>
          <w:rFonts w:eastAsia="ＭＳ 明朝" w:hint="eastAsia"/>
          <w:color w:val="EE0000"/>
          <w:lang w:eastAsia="ja-JP"/>
        </w:rPr>
        <w:t>-4</w:t>
      </w:r>
      <w:r w:rsidR="00DB49F2">
        <w:rPr>
          <w:rFonts w:eastAsia="ＭＳ 明朝" w:hint="eastAsia"/>
          <w:color w:val="EE0000"/>
          <w:lang w:eastAsia="ja-JP"/>
        </w:rPr>
        <w:t>24</w:t>
      </w:r>
      <w:r w:rsidR="00090685">
        <w:rPr>
          <w:rFonts w:eastAsia="ＭＳ 明朝" w:hint="eastAsia"/>
          <w:color w:val="EE0000"/>
          <w:lang w:eastAsia="ja-JP"/>
        </w:rPr>
        <w:t>）</w:t>
      </w:r>
      <w:r>
        <w:rPr>
          <w:rFonts w:eastAsia="ＭＳ 明朝"/>
          <w:lang w:eastAsia="ja-JP"/>
        </w:rPr>
        <w:t>We have softened the conclusion accordingly. The original sentence "air pollution is unlikely to be a major factor" has been revised to "</w:t>
      </w:r>
      <w:r w:rsidRPr="00390F3A">
        <w:rPr>
          <w:rFonts w:eastAsia="ＭＳ 明朝"/>
          <w:color w:val="EE0000"/>
          <w:lang w:eastAsia="ja-JP"/>
        </w:rPr>
        <w:t xml:space="preserve">air pollution alone is unlikely to be the primary driver of </w:t>
      </w:r>
      <w:r w:rsidRPr="00390F3A">
        <w:rPr>
          <w:rFonts w:eastAsia="ＭＳ 明朝"/>
          <w:i/>
          <w:iCs/>
          <w:color w:val="EE0000"/>
          <w:lang w:eastAsia="ja-JP"/>
        </w:rPr>
        <w:t xml:space="preserve">A. </w:t>
      </w:r>
      <w:proofErr w:type="spellStart"/>
      <w:r w:rsidRPr="00390F3A">
        <w:rPr>
          <w:rFonts w:eastAsia="ＭＳ 明朝"/>
          <w:i/>
          <w:iCs/>
          <w:color w:val="EE0000"/>
          <w:lang w:eastAsia="ja-JP"/>
        </w:rPr>
        <w:t>mariesii</w:t>
      </w:r>
      <w:proofErr w:type="spellEnd"/>
      <w:r w:rsidRPr="00390F3A">
        <w:rPr>
          <w:rFonts w:eastAsia="ＭＳ 明朝"/>
          <w:color w:val="EE0000"/>
          <w:lang w:eastAsia="ja-JP"/>
        </w:rPr>
        <w:t xml:space="preserve"> mortality, given the species-specific nature of the decline.</w:t>
      </w:r>
      <w:r>
        <w:rPr>
          <w:rFonts w:eastAsia="ＭＳ 明朝"/>
          <w:lang w:eastAsia="ja-JP"/>
        </w:rPr>
        <w:t>" We concur that complete exclusion of anthropogenic influences is not possible from observational data alone, and this has been stated explicitly as a limitation in the revised Discussion.</w:t>
      </w:r>
    </w:p>
    <w:p w14:paraId="695D8C0A" w14:textId="77777777" w:rsidR="001A3DBA" w:rsidRPr="001A3DBA" w:rsidRDefault="001A3DBA" w:rsidP="00A0736B">
      <w:pPr>
        <w:pStyle w:val="af1"/>
        <w:ind w:leftChars="59" w:left="284" w:hanging="142"/>
        <w:rPr>
          <w:rFonts w:eastAsia="ＭＳ 明朝"/>
          <w:lang w:eastAsia="ja-JP"/>
        </w:rPr>
      </w:pPr>
    </w:p>
    <w:p w14:paraId="44D24761" w14:textId="76EF0CB5" w:rsidR="001A3DBA" w:rsidRPr="001A3DBA" w:rsidRDefault="0013647D" w:rsidP="00A0736B">
      <w:pPr>
        <w:pStyle w:val="af1"/>
        <w:numPr>
          <w:ilvl w:val="0"/>
          <w:numId w:val="20"/>
        </w:numPr>
        <w:ind w:leftChars="59" w:left="284" w:hanging="142"/>
        <w:jc w:val="center"/>
        <w:rPr>
          <w:rFonts w:eastAsia="ＭＳ 明朝"/>
          <w:lang w:eastAsia="ja-JP"/>
        </w:rPr>
      </w:pPr>
      <w:r>
        <w:rPr>
          <w:rFonts w:eastAsia="ＭＳ 明朝"/>
          <w:lang w:eastAsia="ja-JP"/>
        </w:rPr>
        <w:t>E</w:t>
      </w:r>
      <w:r>
        <w:rPr>
          <w:rFonts w:eastAsia="ＭＳ 明朝" w:hint="eastAsia"/>
          <w:lang w:eastAsia="ja-JP"/>
        </w:rPr>
        <w:t>nd</w:t>
      </w:r>
      <w:r w:rsidR="007F4161">
        <w:rPr>
          <w:rFonts w:eastAsia="ＭＳ 明朝" w:hint="eastAsia"/>
          <w:lang w:eastAsia="ja-JP"/>
        </w:rPr>
        <w:t xml:space="preserve"> for </w:t>
      </w:r>
      <w:r w:rsidR="00A81950" w:rsidRPr="00A81950">
        <w:rPr>
          <w:rFonts w:eastAsia="ＭＳ 明朝"/>
          <w:lang w:eastAsia="ja-JP"/>
        </w:rPr>
        <w:t>Response to Reviewer 2</w:t>
      </w:r>
      <w:r>
        <w:rPr>
          <w:rFonts w:eastAsia="ＭＳ 明朝" w:hint="eastAsia"/>
          <w:lang w:eastAsia="ja-JP"/>
        </w:rPr>
        <w:t xml:space="preserve"> -</w:t>
      </w:r>
    </w:p>
    <w:p w14:paraId="20B0D06A" w14:textId="2C5F734A" w:rsidR="00B9523E" w:rsidRDefault="00B9523E">
      <w:pPr>
        <w:spacing w:before="0" w:after="0" w:line="240" w:lineRule="auto"/>
        <w:ind w:firstLine="0"/>
        <w:rPr>
          <w:rFonts w:eastAsia="ＭＳ 明朝"/>
          <w:lang w:eastAsia="ja-JP"/>
        </w:rPr>
      </w:pPr>
      <w:r>
        <w:rPr>
          <w:rFonts w:eastAsia="ＭＳ 明朝"/>
          <w:lang w:eastAsia="ja-JP"/>
        </w:rPr>
        <w:br w:type="page"/>
      </w:r>
    </w:p>
    <w:p w14:paraId="6C43F734" w14:textId="4A1D7D45" w:rsidR="000F77CE" w:rsidRPr="000F77CE" w:rsidRDefault="00D4619E" w:rsidP="00B9523E">
      <w:pPr>
        <w:pStyle w:val="1"/>
        <w:rPr>
          <w:rFonts w:eastAsia="ＭＳ 明朝"/>
          <w:lang w:eastAsia="ja-JP"/>
        </w:rPr>
      </w:pPr>
      <w:r w:rsidRPr="00D4619E">
        <w:rPr>
          <w:rFonts w:eastAsia="ＭＳ 明朝"/>
          <w:lang w:eastAsia="ja-JP"/>
        </w:rPr>
        <w:lastRenderedPageBreak/>
        <w:t>Additional Revisions</w:t>
      </w:r>
    </w:p>
    <w:p w14:paraId="705D882C" w14:textId="192901D9" w:rsidR="0069150E" w:rsidRDefault="0069150E" w:rsidP="009C0340">
      <w:pPr>
        <w:pStyle w:val="2"/>
        <w:rPr>
          <w:rFonts w:eastAsia="ＭＳ 明朝"/>
        </w:rPr>
      </w:pPr>
      <w:r>
        <w:rPr>
          <w:rFonts w:eastAsia="ＭＳ 明朝" w:hint="eastAsia"/>
        </w:rPr>
        <w:t>Keyword</w:t>
      </w:r>
    </w:p>
    <w:p w14:paraId="75A1EDD0" w14:textId="76AAEA88" w:rsidR="00D94CA7" w:rsidRPr="00D94CA7" w:rsidRDefault="004E774D" w:rsidP="009C0340">
      <w:pPr>
        <w:rPr>
          <w:rFonts w:eastAsia="ＭＳ 明朝"/>
        </w:rPr>
      </w:pPr>
      <w:r w:rsidRPr="004E774D">
        <w:rPr>
          <w:rFonts w:eastAsia="ＭＳ 明朝"/>
        </w:rPr>
        <w:t xml:space="preserve">The keyword </w:t>
      </w:r>
      <w:r w:rsidRPr="009C0340">
        <w:rPr>
          <w:rFonts w:eastAsia="ＭＳ 明朝"/>
          <w:color w:val="EE0000"/>
        </w:rPr>
        <w:t>"warming"</w:t>
      </w:r>
      <w:r w:rsidRPr="004E774D">
        <w:rPr>
          <w:rFonts w:eastAsia="ＭＳ 明朝"/>
        </w:rPr>
        <w:t xml:space="preserve"> which was duplicated in the title, has been changed to </w:t>
      </w:r>
      <w:r w:rsidRPr="009C0340">
        <w:rPr>
          <w:rFonts w:eastAsia="ＭＳ 明朝"/>
          <w:color w:val="EE0000"/>
        </w:rPr>
        <w:t>"Warmth Index"</w:t>
      </w:r>
      <w:r w:rsidR="00EF3808" w:rsidRPr="009C0340">
        <w:rPr>
          <w:rFonts w:eastAsia="ＭＳ 明朝"/>
          <w:color w:val="000000" w:themeColor="text1"/>
        </w:rPr>
        <w:t xml:space="preserve"> .</w:t>
      </w:r>
    </w:p>
    <w:p w14:paraId="45DC940A" w14:textId="0457108F" w:rsidR="00C96ECE" w:rsidRDefault="00C96ECE" w:rsidP="009C0340">
      <w:pPr>
        <w:pStyle w:val="2"/>
        <w:rPr>
          <w:rFonts w:eastAsia="ＭＳ 明朝"/>
        </w:rPr>
      </w:pPr>
      <w:r>
        <w:rPr>
          <w:rFonts w:eastAsia="ＭＳ 明朝" w:hint="eastAsia"/>
        </w:rPr>
        <w:t>Abbreviation of Warmth Index</w:t>
      </w:r>
    </w:p>
    <w:p w14:paraId="176E0347" w14:textId="71640460" w:rsidR="00F34AB2" w:rsidRDefault="000A3E91" w:rsidP="00B9523E">
      <w:pPr>
        <w:rPr>
          <w:rFonts w:eastAsia="ＭＳ 明朝"/>
          <w:lang w:eastAsia="ja-JP"/>
        </w:rPr>
      </w:pPr>
      <w:r w:rsidRPr="000A3E91">
        <w:rPr>
          <w:rFonts w:eastAsia="ＭＳ 明朝"/>
          <w:lang w:eastAsia="ja-JP"/>
        </w:rPr>
        <w:t xml:space="preserve">The abbreviation for Warmth Index was set to </w:t>
      </w:r>
      <w:r w:rsidRPr="009C0340">
        <w:rPr>
          <w:rFonts w:eastAsia="ＭＳ 明朝"/>
          <w:color w:val="EE0000"/>
          <w:lang w:eastAsia="ja-JP"/>
        </w:rPr>
        <w:t>WI</w:t>
      </w:r>
      <w:r w:rsidR="00873E7A">
        <w:rPr>
          <w:rFonts w:eastAsia="ＭＳ 明朝" w:hint="eastAsia"/>
          <w:lang w:eastAsia="ja-JP"/>
        </w:rPr>
        <w:t>(Introduction ver_2.L55)</w:t>
      </w:r>
      <w:r w:rsidR="005574B6">
        <w:rPr>
          <w:rFonts w:eastAsia="ＭＳ 明朝" w:hint="eastAsia"/>
          <w:lang w:eastAsia="ja-JP"/>
        </w:rPr>
        <w:t>。</w:t>
      </w:r>
    </w:p>
    <w:p w14:paraId="49A8B07A" w14:textId="6103793D" w:rsidR="00A365DC" w:rsidRPr="00A365DC" w:rsidRDefault="00A365DC" w:rsidP="009C0340">
      <w:pPr>
        <w:pStyle w:val="2"/>
        <w:rPr>
          <w:rFonts w:eastAsiaTheme="minorEastAsia"/>
        </w:rPr>
      </w:pPr>
      <w:r w:rsidRPr="00A365DC">
        <w:rPr>
          <w:rFonts w:eastAsia="ＭＳ 明朝"/>
        </w:rPr>
        <w:t>R Core Team (2024) has been added to the References.</w:t>
      </w:r>
    </w:p>
    <w:p w14:paraId="4E2664D3" w14:textId="77777777" w:rsidR="00F3354D" w:rsidRPr="00652122" w:rsidRDefault="00F3354D" w:rsidP="00A365DC">
      <w:pPr>
        <w:pStyle w:val="af1"/>
        <w:ind w:left="425" w:hangingChars="177" w:hanging="425"/>
        <w:rPr>
          <w:rFonts w:eastAsia="ＭＳ 明朝"/>
          <w:color w:val="EE0000"/>
          <w:lang w:eastAsia="ja-JP"/>
        </w:rPr>
      </w:pPr>
      <w:r w:rsidRPr="00652122">
        <w:rPr>
          <w:rFonts w:eastAsia="ＭＳ 明朝"/>
          <w:color w:val="EE0000"/>
          <w:lang w:eastAsia="ja-JP"/>
        </w:rPr>
        <w:t>R Core Team, 2024. R: A Language and Environment for Statistical Computing. R Foundation for Statistical Computing, Vienna, Austria.</w:t>
      </w:r>
    </w:p>
    <w:p w14:paraId="6E9E5DF1" w14:textId="5C0C2E00" w:rsidR="005C6CA7" w:rsidRDefault="00EB3E6E" w:rsidP="00EB3E6E">
      <w:pPr>
        <w:rPr>
          <w:rFonts w:eastAsia="ＭＳ 明朝"/>
          <w:lang w:eastAsia="ja-JP"/>
        </w:rPr>
      </w:pPr>
      <w:r w:rsidRPr="00EB3E6E">
        <w:rPr>
          <w:rFonts w:eastAsia="ＭＳ 明朝"/>
          <w:lang w:eastAsia="ja-JP"/>
        </w:rPr>
        <w:t>Other minor corrections were made during English proofreading.</w:t>
      </w:r>
    </w:p>
    <w:p w14:paraId="793F408D" w14:textId="7E7B7FF8" w:rsidR="00E443B5" w:rsidRDefault="00E443B5">
      <w:pPr>
        <w:spacing w:before="0" w:after="0" w:line="240" w:lineRule="auto"/>
        <w:ind w:firstLine="0"/>
        <w:rPr>
          <w:rFonts w:eastAsia="ＭＳ 明朝"/>
          <w:lang w:eastAsia="ja-JP"/>
        </w:rPr>
      </w:pPr>
      <w:r>
        <w:rPr>
          <w:rFonts w:eastAsia="ＭＳ 明朝"/>
          <w:lang w:eastAsia="ja-JP"/>
        </w:rPr>
        <w:br w:type="page"/>
      </w:r>
    </w:p>
    <w:p w14:paraId="22AF1972" w14:textId="7999A093" w:rsidR="00E10F03" w:rsidRDefault="005C6CA7" w:rsidP="00390F3A">
      <w:pPr>
        <w:pStyle w:val="1"/>
        <w:rPr>
          <w:rFonts w:eastAsia="ＭＳ 明朝"/>
          <w:lang w:eastAsia="ja-JP"/>
        </w:rPr>
      </w:pPr>
      <w:r>
        <w:rPr>
          <w:rFonts w:eastAsia="ＭＳ 明朝" w:hint="eastAsia"/>
          <w:lang w:eastAsia="ja-JP"/>
        </w:rPr>
        <w:lastRenderedPageBreak/>
        <w:t>久米さん</w:t>
      </w:r>
    </w:p>
    <w:p w14:paraId="157C3819" w14:textId="77777777" w:rsidR="00E3574B" w:rsidRPr="00390F3A" w:rsidRDefault="00E3574B" w:rsidP="009C0340">
      <w:pPr>
        <w:pStyle w:val="2"/>
        <w:rPr>
          <w:rFonts w:eastAsia="ＭＳ 明朝"/>
        </w:rPr>
      </w:pPr>
      <w:r w:rsidRPr="00390F3A">
        <w:rPr>
          <w:rFonts w:eastAsia="ＭＳ 明朝"/>
        </w:rPr>
        <w:t>L.89-95</w:t>
      </w:r>
    </w:p>
    <w:p w14:paraId="5980C2B0" w14:textId="77777777" w:rsidR="00E3574B" w:rsidRPr="009C0340" w:rsidRDefault="00E3574B" w:rsidP="00390F3A">
      <w:pPr>
        <w:pStyle w:val="af1"/>
        <w:spacing w:line="240" w:lineRule="auto"/>
        <w:ind w:leftChars="59" w:left="284" w:hanging="142"/>
        <w:rPr>
          <w:rFonts w:eastAsia="ＭＳ 明朝"/>
          <w:b/>
          <w:bCs/>
          <w:i/>
          <w:iCs/>
          <w:lang w:eastAsia="ja-JP"/>
        </w:rPr>
      </w:pPr>
      <w:r w:rsidRPr="009C0340">
        <w:rPr>
          <w:rFonts w:eastAsia="ＭＳ 明朝"/>
          <w:b/>
          <w:bCs/>
          <w:i/>
          <w:iCs/>
          <w:lang w:eastAsia="ja-JP"/>
        </w:rPr>
        <w:t xml:space="preserve">We specifically investigated the following questions: (1) How did the warmth index increase in each </w:t>
      </w:r>
      <w:proofErr w:type="spellStart"/>
      <w:r w:rsidRPr="009C0340">
        <w:rPr>
          <w:rFonts w:eastAsia="ＭＳ 明朝"/>
          <w:b/>
          <w:bCs/>
          <w:i/>
          <w:iCs/>
          <w:lang w:eastAsia="ja-JP"/>
        </w:rPr>
        <w:t>sutudy</w:t>
      </w:r>
      <w:proofErr w:type="spellEnd"/>
      <w:r w:rsidRPr="009C0340">
        <w:rPr>
          <w:rFonts w:eastAsia="ＭＳ 明朝"/>
          <w:b/>
          <w:bCs/>
          <w:i/>
          <w:iCs/>
          <w:lang w:eastAsia="ja-JP"/>
        </w:rPr>
        <w:t xml:space="preserve"> plot during the study period in response to regional warming? ; (2) What impact has regional warming had on the distribution range of A. </w:t>
      </w:r>
      <w:proofErr w:type="spellStart"/>
      <w:r w:rsidRPr="009C0340">
        <w:rPr>
          <w:rFonts w:eastAsia="ＭＳ 明朝"/>
          <w:b/>
          <w:bCs/>
          <w:i/>
          <w:iCs/>
          <w:lang w:eastAsia="ja-JP"/>
        </w:rPr>
        <w:t>mariesii</w:t>
      </w:r>
      <w:proofErr w:type="spellEnd"/>
      <w:r w:rsidRPr="009C0340">
        <w:rPr>
          <w:rFonts w:eastAsia="ＭＳ 明朝"/>
          <w:b/>
          <w:bCs/>
          <w:i/>
          <w:iCs/>
          <w:lang w:eastAsia="ja-JP"/>
        </w:rPr>
        <w:t xml:space="preserve"> at both its lower and upper elevation limits?; (3) How have interspecies relationships changed in temperate and subarctic ecotone zones on Mt. Tateyama, and what are the implications of these changes? </w:t>
      </w:r>
    </w:p>
    <w:p w14:paraId="3BB9CF33" w14:textId="44E8D7B4" w:rsidR="00E3574B" w:rsidRPr="00060F19" w:rsidRDefault="00060F19" w:rsidP="00390F3A">
      <w:pPr>
        <w:pStyle w:val="af1"/>
        <w:spacing w:line="240" w:lineRule="auto"/>
        <w:ind w:leftChars="59" w:left="284" w:hanging="142"/>
        <w:rPr>
          <w:rFonts w:eastAsia="ＭＳ 明朝"/>
          <w:lang w:eastAsia="ja-JP"/>
        </w:rPr>
      </w:pPr>
      <w:r w:rsidRPr="00390F3A">
        <w:rPr>
          <w:rFonts w:eastAsia="ＭＳ 明朝" w:hint="eastAsia"/>
          <w:lang w:eastAsia="ja-JP"/>
        </w:rPr>
        <w:t>⇒</w:t>
      </w:r>
      <w:r w:rsidR="00FB56E0">
        <w:rPr>
          <w:rFonts w:eastAsia="ＭＳ 明朝" w:hint="eastAsia"/>
          <w:lang w:eastAsia="ja-JP"/>
        </w:rPr>
        <w:t xml:space="preserve">　採用させていただきました</w:t>
      </w:r>
      <w:r w:rsidR="00950C13">
        <w:rPr>
          <w:rFonts w:eastAsia="ＭＳ 明朝" w:hint="eastAsia"/>
          <w:color w:val="EE0000"/>
          <w:lang w:eastAsia="ja-JP"/>
        </w:rPr>
        <w:t>（</w:t>
      </w:r>
      <w:r w:rsidR="00950C13">
        <w:rPr>
          <w:rFonts w:eastAsia="ＭＳ 明朝" w:hint="eastAsia"/>
          <w:color w:val="EE0000"/>
          <w:lang w:eastAsia="ja-JP"/>
        </w:rPr>
        <w:t>ver.2_L</w:t>
      </w:r>
      <w:r w:rsidR="00B40FF3">
        <w:rPr>
          <w:rFonts w:eastAsia="ＭＳ 明朝" w:hint="eastAsia"/>
          <w:color w:val="EE0000"/>
          <w:lang w:eastAsia="ja-JP"/>
        </w:rPr>
        <w:t>88-92</w:t>
      </w:r>
      <w:r w:rsidR="00950C13">
        <w:rPr>
          <w:rFonts w:eastAsia="ＭＳ 明朝" w:hint="eastAsia"/>
          <w:color w:val="EE0000"/>
          <w:lang w:eastAsia="ja-JP"/>
        </w:rPr>
        <w:t>）</w:t>
      </w:r>
    </w:p>
    <w:p w14:paraId="624EBBA1" w14:textId="77777777" w:rsidR="00E3574B" w:rsidRPr="009C0340" w:rsidRDefault="00E3574B" w:rsidP="009C0340">
      <w:pPr>
        <w:pStyle w:val="2"/>
        <w:rPr>
          <w:rFonts w:eastAsia="ＭＳ 明朝"/>
          <w:i/>
          <w:iCs/>
        </w:rPr>
      </w:pPr>
      <w:r w:rsidRPr="009C0340">
        <w:rPr>
          <w:rFonts w:eastAsia="ＭＳ 明朝"/>
          <w:i/>
          <w:iCs/>
        </w:rPr>
        <w:t>L. 112 upper left "Tree recorded" &gt; "Number of tree recorded"</w:t>
      </w:r>
    </w:p>
    <w:p w14:paraId="0181031B" w14:textId="5B48DA41" w:rsidR="00E3574B" w:rsidRPr="00390F3A" w:rsidRDefault="00B22518" w:rsidP="00390F3A">
      <w:pPr>
        <w:pStyle w:val="af1"/>
        <w:spacing w:line="240" w:lineRule="auto"/>
        <w:ind w:leftChars="59" w:left="284" w:hanging="142"/>
        <w:rPr>
          <w:rFonts w:eastAsia="ＭＳ 明朝"/>
          <w:b/>
          <w:bCs/>
          <w:lang w:eastAsia="ja-JP"/>
        </w:rPr>
      </w:pPr>
      <w:r w:rsidRPr="00B22518">
        <w:rPr>
          <w:rFonts w:eastAsia="ＭＳ 明朝"/>
          <w:b/>
          <w:bCs/>
          <w:noProof/>
          <w:lang w:eastAsia="ja-JP"/>
        </w:rPr>
        <w:drawing>
          <wp:anchor distT="0" distB="0" distL="114300" distR="114300" simplePos="0" relativeHeight="251668480" behindDoc="0" locked="0" layoutInCell="1" allowOverlap="1" wp14:anchorId="0FB3CC68" wp14:editId="3E2D7DFF">
            <wp:simplePos x="0" y="0"/>
            <wp:positionH relativeFrom="column">
              <wp:posOffset>3271520</wp:posOffset>
            </wp:positionH>
            <wp:positionV relativeFrom="paragraph">
              <wp:posOffset>281940</wp:posOffset>
            </wp:positionV>
            <wp:extent cx="1268730" cy="772160"/>
            <wp:effectExtent l="0" t="0" r="7620" b="8890"/>
            <wp:wrapSquare wrapText="bothSides"/>
            <wp:docPr id="17875207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20775" name=""/>
                    <pic:cNvPicPr/>
                  </pic:nvPicPr>
                  <pic:blipFill>
                    <a:blip r:embed="rId45"/>
                    <a:stretch>
                      <a:fillRect/>
                    </a:stretch>
                  </pic:blipFill>
                  <pic:spPr>
                    <a:xfrm>
                      <a:off x="0" y="0"/>
                      <a:ext cx="1268730" cy="772160"/>
                    </a:xfrm>
                    <a:prstGeom prst="rect">
                      <a:avLst/>
                    </a:prstGeom>
                  </pic:spPr>
                </pic:pic>
              </a:graphicData>
            </a:graphic>
            <wp14:sizeRelH relativeFrom="margin">
              <wp14:pctWidth>0</wp14:pctWidth>
            </wp14:sizeRelH>
            <wp14:sizeRelV relativeFrom="margin">
              <wp14:pctHeight>0</wp14:pctHeight>
            </wp14:sizeRelV>
          </wp:anchor>
        </w:drawing>
      </w:r>
      <w:r w:rsidR="00060F19" w:rsidRPr="00552C71">
        <w:rPr>
          <w:rFonts w:eastAsia="ＭＳ 明朝" w:hint="eastAsia"/>
          <w:lang w:eastAsia="ja-JP"/>
        </w:rPr>
        <w:t>⇒</w:t>
      </w:r>
      <w:r w:rsidR="00FB56E0">
        <w:rPr>
          <w:rFonts w:eastAsia="ＭＳ 明朝" w:hint="eastAsia"/>
          <w:lang w:eastAsia="ja-JP"/>
        </w:rPr>
        <w:t xml:space="preserve">　修正しました</w:t>
      </w:r>
      <w:r w:rsidR="00950C13">
        <w:rPr>
          <w:rFonts w:eastAsia="ＭＳ 明朝" w:hint="eastAsia"/>
          <w:color w:val="EE0000"/>
          <w:lang w:eastAsia="ja-JP"/>
        </w:rPr>
        <w:t>（</w:t>
      </w:r>
      <w:r w:rsidR="00950C13">
        <w:rPr>
          <w:rFonts w:eastAsia="ＭＳ 明朝" w:hint="eastAsia"/>
          <w:color w:val="EE0000"/>
          <w:lang w:eastAsia="ja-JP"/>
        </w:rPr>
        <w:t>ver.2_L</w:t>
      </w:r>
      <w:r w:rsidR="00903505">
        <w:rPr>
          <w:rFonts w:eastAsia="ＭＳ 明朝" w:hint="eastAsia"/>
          <w:color w:val="EE0000"/>
          <w:lang w:eastAsia="ja-JP"/>
        </w:rPr>
        <w:t>10</w:t>
      </w:r>
      <w:r w:rsidR="006A5F4D">
        <w:rPr>
          <w:rFonts w:eastAsia="ＭＳ 明朝" w:hint="eastAsia"/>
          <w:color w:val="EE0000"/>
          <w:lang w:eastAsia="ja-JP"/>
        </w:rPr>
        <w:t>8 Table 1</w:t>
      </w:r>
      <w:r w:rsidR="00950C13">
        <w:rPr>
          <w:rFonts w:eastAsia="ＭＳ 明朝" w:hint="eastAsia"/>
          <w:color w:val="EE0000"/>
          <w:lang w:eastAsia="ja-JP"/>
        </w:rPr>
        <w:t>）</w:t>
      </w:r>
    </w:p>
    <w:p w14:paraId="4D60E0B3" w14:textId="0FAD614D" w:rsidR="00E3574B" w:rsidRPr="00390F3A" w:rsidRDefault="00E3574B" w:rsidP="00390F3A">
      <w:pPr>
        <w:pStyle w:val="af1"/>
        <w:spacing w:line="240" w:lineRule="auto"/>
        <w:ind w:leftChars="59" w:left="284" w:hanging="142"/>
        <w:rPr>
          <w:rFonts w:eastAsia="ＭＳ 明朝"/>
          <w:b/>
          <w:bCs/>
          <w:lang w:eastAsia="ja-JP"/>
        </w:rPr>
      </w:pPr>
      <w:r w:rsidRPr="00390F3A">
        <w:rPr>
          <w:rFonts w:eastAsia="ＭＳ 明朝"/>
          <w:b/>
          <w:bCs/>
          <w:lang w:eastAsia="ja-JP"/>
        </w:rPr>
        <w:t>L. 115 Fig. 1</w:t>
      </w:r>
      <w:r w:rsidRPr="00390F3A">
        <w:rPr>
          <w:rFonts w:eastAsia="ＭＳ 明朝" w:hint="eastAsia"/>
          <w:b/>
          <w:bCs/>
          <w:lang w:eastAsia="ja-JP"/>
        </w:rPr>
        <w:t xml:space="preserve">　縮尺を加えた方が良い</w:t>
      </w:r>
    </w:p>
    <w:p w14:paraId="18990E38" w14:textId="6B529883" w:rsidR="00E3574B" w:rsidRDefault="00FB56E0" w:rsidP="006A3E74">
      <w:pPr>
        <w:pStyle w:val="af1"/>
        <w:spacing w:line="240" w:lineRule="auto"/>
        <w:ind w:leftChars="59" w:left="284" w:hanging="142"/>
        <w:rPr>
          <w:rFonts w:eastAsia="ＭＳ 明朝"/>
          <w:lang w:eastAsia="ja-JP"/>
        </w:rPr>
      </w:pPr>
      <w:r w:rsidRPr="00552C71">
        <w:rPr>
          <w:rFonts w:eastAsia="ＭＳ 明朝" w:hint="eastAsia"/>
          <w:lang w:eastAsia="ja-JP"/>
        </w:rPr>
        <w:t>⇒</w:t>
      </w:r>
      <w:r>
        <w:rPr>
          <w:rFonts w:eastAsia="ＭＳ 明朝" w:hint="eastAsia"/>
          <w:lang w:eastAsia="ja-JP"/>
        </w:rPr>
        <w:t xml:space="preserve">　</w:t>
      </w:r>
      <w:r w:rsidR="000C73CF">
        <w:rPr>
          <w:rFonts w:eastAsia="ＭＳ 明朝" w:hint="eastAsia"/>
          <w:lang w:eastAsia="ja-JP"/>
        </w:rPr>
        <w:t>スケールつけました</w:t>
      </w:r>
    </w:p>
    <w:p w14:paraId="50A6D3C8" w14:textId="26501D29" w:rsidR="00B22518" w:rsidRPr="00390F3A" w:rsidRDefault="00B22518" w:rsidP="00390F3A">
      <w:pPr>
        <w:pStyle w:val="af1"/>
        <w:spacing w:line="240" w:lineRule="auto"/>
        <w:ind w:leftChars="59" w:left="284" w:hanging="142"/>
        <w:rPr>
          <w:rFonts w:eastAsia="ＭＳ 明朝"/>
          <w:b/>
          <w:bCs/>
          <w:lang w:eastAsia="ja-JP"/>
        </w:rPr>
      </w:pPr>
    </w:p>
    <w:p w14:paraId="42C33B75" w14:textId="0AEE8737" w:rsidR="00E3574B" w:rsidRPr="009C0340" w:rsidRDefault="00E3574B" w:rsidP="009C0340">
      <w:pPr>
        <w:pStyle w:val="2"/>
        <w:rPr>
          <w:rFonts w:eastAsia="ＭＳ 明朝"/>
          <w:i/>
          <w:iCs/>
        </w:rPr>
      </w:pPr>
      <w:r w:rsidRPr="009C0340">
        <w:rPr>
          <w:rFonts w:eastAsia="ＭＳ 明朝"/>
          <w:i/>
          <w:iCs/>
        </w:rPr>
        <w:t>L. 161 Table 2. The results of regression analyses of yearly trends in daily temperature at the Kurobe Dam (1965–2023). </w:t>
      </w:r>
    </w:p>
    <w:p w14:paraId="752531DF" w14:textId="60014650" w:rsidR="000C73CF" w:rsidRPr="00060F19" w:rsidRDefault="00060F19" w:rsidP="000C73CF">
      <w:pPr>
        <w:pStyle w:val="af1"/>
        <w:spacing w:line="240" w:lineRule="auto"/>
        <w:ind w:leftChars="59" w:left="284" w:hanging="142"/>
        <w:rPr>
          <w:rFonts w:eastAsia="ＭＳ 明朝"/>
          <w:lang w:eastAsia="ja-JP"/>
        </w:rPr>
      </w:pPr>
      <w:r w:rsidRPr="00552C71">
        <w:rPr>
          <w:rFonts w:eastAsia="ＭＳ 明朝" w:hint="eastAsia"/>
          <w:lang w:eastAsia="ja-JP"/>
        </w:rPr>
        <w:t>⇒</w:t>
      </w:r>
      <w:r w:rsidR="000C73CF">
        <w:rPr>
          <w:rFonts w:eastAsia="ＭＳ 明朝" w:hint="eastAsia"/>
          <w:lang w:eastAsia="ja-JP"/>
        </w:rPr>
        <w:t xml:space="preserve">　　修正しました</w:t>
      </w:r>
      <w:r w:rsidR="00950C13">
        <w:rPr>
          <w:rFonts w:eastAsia="ＭＳ 明朝" w:hint="eastAsia"/>
          <w:color w:val="EE0000"/>
          <w:lang w:eastAsia="ja-JP"/>
        </w:rPr>
        <w:t>（</w:t>
      </w:r>
      <w:r w:rsidR="00950C13">
        <w:rPr>
          <w:rFonts w:eastAsia="ＭＳ 明朝" w:hint="eastAsia"/>
          <w:color w:val="EE0000"/>
          <w:lang w:eastAsia="ja-JP"/>
        </w:rPr>
        <w:t>ver.2_L</w:t>
      </w:r>
      <w:r w:rsidR="00FB3567">
        <w:rPr>
          <w:rFonts w:eastAsia="ＭＳ 明朝" w:hint="eastAsia"/>
          <w:color w:val="EE0000"/>
          <w:lang w:eastAsia="ja-JP"/>
        </w:rPr>
        <w:t>158</w:t>
      </w:r>
      <w:r w:rsidR="00950C13">
        <w:rPr>
          <w:rFonts w:eastAsia="ＭＳ 明朝" w:hint="eastAsia"/>
          <w:color w:val="EE0000"/>
          <w:lang w:eastAsia="ja-JP"/>
        </w:rPr>
        <w:t>）</w:t>
      </w:r>
    </w:p>
    <w:p w14:paraId="09A4D8DC" w14:textId="77777777" w:rsidR="00E3574B" w:rsidRPr="009C0340" w:rsidRDefault="00E3574B" w:rsidP="009C0340">
      <w:pPr>
        <w:pStyle w:val="2"/>
        <w:rPr>
          <w:rFonts w:eastAsia="ＭＳ 明朝"/>
          <w:i/>
          <w:iCs/>
        </w:rPr>
      </w:pPr>
      <w:r w:rsidRPr="009C0340">
        <w:rPr>
          <w:rFonts w:eastAsia="ＭＳ 明朝"/>
          <w:i/>
          <w:iCs/>
        </w:rPr>
        <w:t>L.210 indicate the survey year (1–7) and the warmth index at that year for each plot, </w:t>
      </w:r>
    </w:p>
    <w:p w14:paraId="0FC2FA87" w14:textId="0707A542" w:rsidR="00060F19" w:rsidRPr="00060F19" w:rsidRDefault="00060F19" w:rsidP="00060F19">
      <w:pPr>
        <w:pStyle w:val="af1"/>
        <w:spacing w:line="240" w:lineRule="auto"/>
        <w:ind w:leftChars="59" w:left="284" w:hanging="142"/>
        <w:rPr>
          <w:rFonts w:eastAsia="ＭＳ 明朝"/>
          <w:lang w:eastAsia="ja-JP"/>
        </w:rPr>
      </w:pPr>
      <w:r w:rsidRPr="00552C71">
        <w:rPr>
          <w:rFonts w:eastAsia="ＭＳ 明朝" w:hint="eastAsia"/>
          <w:lang w:eastAsia="ja-JP"/>
        </w:rPr>
        <w:t>⇒</w:t>
      </w:r>
      <w:r w:rsidR="000C73CF">
        <w:rPr>
          <w:rFonts w:eastAsia="ＭＳ 明朝" w:hint="eastAsia"/>
          <w:lang w:eastAsia="ja-JP"/>
        </w:rPr>
        <w:t xml:space="preserve">　　修正しました</w:t>
      </w:r>
      <w:r w:rsidR="00950C13">
        <w:rPr>
          <w:rFonts w:eastAsia="ＭＳ 明朝" w:hint="eastAsia"/>
          <w:color w:val="EE0000"/>
          <w:lang w:eastAsia="ja-JP"/>
        </w:rPr>
        <w:t>（</w:t>
      </w:r>
      <w:r w:rsidR="00950C13">
        <w:rPr>
          <w:rFonts w:eastAsia="ＭＳ 明朝" w:hint="eastAsia"/>
          <w:color w:val="EE0000"/>
          <w:lang w:eastAsia="ja-JP"/>
        </w:rPr>
        <w:t>ver.2_L</w:t>
      </w:r>
      <w:r w:rsidR="007B2C2A">
        <w:rPr>
          <w:rFonts w:eastAsia="ＭＳ 明朝" w:hint="eastAsia"/>
          <w:color w:val="EE0000"/>
          <w:lang w:eastAsia="ja-JP"/>
        </w:rPr>
        <w:t>219-220</w:t>
      </w:r>
      <w:r w:rsidR="00950C13">
        <w:rPr>
          <w:rFonts w:eastAsia="ＭＳ 明朝" w:hint="eastAsia"/>
          <w:color w:val="EE0000"/>
          <w:lang w:eastAsia="ja-JP"/>
        </w:rPr>
        <w:t>）</w:t>
      </w:r>
    </w:p>
    <w:p w14:paraId="32B5524D" w14:textId="77777777" w:rsidR="00E3574B" w:rsidRPr="009C0340" w:rsidRDefault="00E3574B" w:rsidP="009C0340">
      <w:pPr>
        <w:pStyle w:val="2"/>
        <w:rPr>
          <w:rFonts w:eastAsia="ＭＳ 明朝"/>
          <w:i/>
          <w:iCs/>
        </w:rPr>
      </w:pPr>
      <w:r w:rsidRPr="009C0340">
        <w:rPr>
          <w:rFonts w:eastAsia="ＭＳ 明朝"/>
          <w:i/>
          <w:iCs/>
        </w:rPr>
        <w:lastRenderedPageBreak/>
        <w:t>L.230 Table 3. Basal areas (BAs) of each surveyed tree species in each plot. </w:t>
      </w:r>
    </w:p>
    <w:p w14:paraId="5B4AB7AD" w14:textId="5ED9BB86" w:rsidR="00060F19" w:rsidRPr="00060F19" w:rsidRDefault="00DB1524" w:rsidP="00060F19">
      <w:pPr>
        <w:pStyle w:val="af1"/>
        <w:spacing w:line="240" w:lineRule="auto"/>
        <w:ind w:leftChars="59" w:left="284" w:hanging="142"/>
        <w:rPr>
          <w:rFonts w:eastAsia="ＭＳ 明朝"/>
          <w:lang w:eastAsia="ja-JP"/>
        </w:rPr>
      </w:pPr>
      <w:r w:rsidRPr="00DB1524">
        <w:rPr>
          <w:rFonts w:eastAsia="ＭＳ 明朝"/>
          <w:noProof/>
          <w:lang w:eastAsia="ja-JP"/>
        </w:rPr>
        <w:drawing>
          <wp:anchor distT="0" distB="0" distL="114300" distR="114300" simplePos="0" relativeHeight="251670528" behindDoc="0" locked="0" layoutInCell="1" allowOverlap="1" wp14:anchorId="59375117" wp14:editId="24321BC7">
            <wp:simplePos x="0" y="0"/>
            <wp:positionH relativeFrom="column">
              <wp:posOffset>4219363</wp:posOffset>
            </wp:positionH>
            <wp:positionV relativeFrom="paragraph">
              <wp:posOffset>206375</wp:posOffset>
            </wp:positionV>
            <wp:extent cx="2085975" cy="1243965"/>
            <wp:effectExtent l="0" t="0" r="9525" b="0"/>
            <wp:wrapSquare wrapText="bothSides"/>
            <wp:docPr id="3733425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42597" name=""/>
                    <pic:cNvPicPr/>
                  </pic:nvPicPr>
                  <pic:blipFill>
                    <a:blip r:embed="rId46"/>
                    <a:stretch>
                      <a:fillRect/>
                    </a:stretch>
                  </pic:blipFill>
                  <pic:spPr>
                    <a:xfrm>
                      <a:off x="0" y="0"/>
                      <a:ext cx="2085975" cy="1243965"/>
                    </a:xfrm>
                    <a:prstGeom prst="rect">
                      <a:avLst/>
                    </a:prstGeom>
                  </pic:spPr>
                </pic:pic>
              </a:graphicData>
            </a:graphic>
            <wp14:sizeRelH relativeFrom="margin">
              <wp14:pctWidth>0</wp14:pctWidth>
            </wp14:sizeRelH>
            <wp14:sizeRelV relativeFrom="margin">
              <wp14:pctHeight>0</wp14:pctHeight>
            </wp14:sizeRelV>
          </wp:anchor>
        </w:drawing>
      </w:r>
      <w:r w:rsidR="00060F19" w:rsidRPr="00552C71">
        <w:rPr>
          <w:rFonts w:eastAsia="ＭＳ 明朝" w:hint="eastAsia"/>
          <w:lang w:eastAsia="ja-JP"/>
        </w:rPr>
        <w:t>⇒</w:t>
      </w:r>
      <w:r w:rsidR="000C73CF">
        <w:rPr>
          <w:rFonts w:eastAsia="ＭＳ 明朝" w:hint="eastAsia"/>
          <w:lang w:eastAsia="ja-JP"/>
        </w:rPr>
        <w:t xml:space="preserve">　　修正しました</w:t>
      </w:r>
      <w:r w:rsidR="00950C13">
        <w:rPr>
          <w:rFonts w:eastAsia="ＭＳ 明朝" w:hint="eastAsia"/>
          <w:color w:val="EE0000"/>
          <w:lang w:eastAsia="ja-JP"/>
        </w:rPr>
        <w:t>（</w:t>
      </w:r>
      <w:r w:rsidR="00950C13">
        <w:rPr>
          <w:rFonts w:eastAsia="ＭＳ 明朝" w:hint="eastAsia"/>
          <w:color w:val="EE0000"/>
          <w:lang w:eastAsia="ja-JP"/>
        </w:rPr>
        <w:t>ver.2_L</w:t>
      </w:r>
      <w:r w:rsidR="001660E1">
        <w:rPr>
          <w:rFonts w:eastAsia="ＭＳ 明朝" w:hint="eastAsia"/>
          <w:color w:val="EE0000"/>
          <w:lang w:eastAsia="ja-JP"/>
        </w:rPr>
        <w:t>250</w:t>
      </w:r>
      <w:r w:rsidR="00950C13">
        <w:rPr>
          <w:rFonts w:eastAsia="ＭＳ 明朝" w:hint="eastAsia"/>
          <w:color w:val="EE0000"/>
          <w:lang w:eastAsia="ja-JP"/>
        </w:rPr>
        <w:t>）</w:t>
      </w:r>
    </w:p>
    <w:p w14:paraId="6CF7BDDD" w14:textId="77777777" w:rsidR="00E3574B" w:rsidRPr="009C0340" w:rsidRDefault="00E3574B" w:rsidP="009C0340">
      <w:pPr>
        <w:pStyle w:val="2"/>
        <w:rPr>
          <w:rFonts w:eastAsia="ＭＳ 明朝"/>
          <w:i/>
          <w:iCs/>
        </w:rPr>
      </w:pPr>
      <w:r w:rsidRPr="009C0340">
        <w:rPr>
          <w:rFonts w:eastAsia="ＭＳ 明朝"/>
          <w:i/>
          <w:iCs/>
        </w:rPr>
        <w:t xml:space="preserve">L.238  Fig. 5 </w:t>
      </w:r>
      <w:r w:rsidRPr="009C0340">
        <w:rPr>
          <w:rFonts w:eastAsia="ＭＳ 明朝" w:hint="eastAsia"/>
          <w:i/>
          <w:iCs/>
        </w:rPr>
        <w:t>この図で、</w:t>
      </w:r>
      <w:r w:rsidRPr="009C0340">
        <w:rPr>
          <w:rFonts w:eastAsia="ＭＳ 明朝"/>
          <w:i/>
          <w:iCs/>
        </w:rPr>
        <w:t>Temperate zone, Ecotone, Subarctic zone</w:t>
      </w:r>
      <w:r w:rsidRPr="009C0340">
        <w:rPr>
          <w:rFonts w:eastAsia="ＭＳ 明朝" w:hint="eastAsia"/>
          <w:i/>
          <w:iCs/>
        </w:rPr>
        <w:t>の大きな色文字は、軸の方に移した方が良いと思います（四角枠内の説明と混乱しています）。</w:t>
      </w:r>
    </w:p>
    <w:p w14:paraId="68DFB63F" w14:textId="60F65FB2" w:rsidR="00060F19" w:rsidRPr="00060F19" w:rsidRDefault="00060F19" w:rsidP="00060F19">
      <w:pPr>
        <w:pStyle w:val="af1"/>
        <w:spacing w:line="240" w:lineRule="auto"/>
        <w:ind w:leftChars="59" w:left="284" w:hanging="142"/>
        <w:rPr>
          <w:rFonts w:eastAsia="ＭＳ 明朝"/>
          <w:lang w:eastAsia="ja-JP"/>
        </w:rPr>
      </w:pPr>
      <w:r w:rsidRPr="00552C71">
        <w:rPr>
          <w:rFonts w:eastAsia="ＭＳ 明朝" w:hint="eastAsia"/>
          <w:lang w:eastAsia="ja-JP"/>
        </w:rPr>
        <w:t>⇒</w:t>
      </w:r>
      <w:r w:rsidR="00AE1AB5">
        <w:rPr>
          <w:rFonts w:eastAsia="ＭＳ 明朝" w:hint="eastAsia"/>
          <w:lang w:eastAsia="ja-JP"/>
        </w:rPr>
        <w:t xml:space="preserve">　　　修正しました。</w:t>
      </w:r>
      <w:r w:rsidR="00B47818">
        <w:rPr>
          <w:rFonts w:eastAsia="ＭＳ 明朝" w:hint="eastAsia"/>
          <w:lang w:eastAsia="ja-JP"/>
        </w:rPr>
        <w:t>Fig.4</w:t>
      </w:r>
      <w:r w:rsidR="00B47818">
        <w:rPr>
          <w:rFonts w:eastAsia="ＭＳ 明朝" w:hint="eastAsia"/>
          <w:lang w:eastAsia="ja-JP"/>
        </w:rPr>
        <w:t>も同じように修正しました。</w:t>
      </w:r>
    </w:p>
    <w:p w14:paraId="478404A5" w14:textId="77777777" w:rsidR="00E3574B" w:rsidRPr="009C0340" w:rsidRDefault="00E3574B" w:rsidP="009C0340">
      <w:pPr>
        <w:pStyle w:val="2"/>
        <w:rPr>
          <w:rFonts w:eastAsia="ＭＳ 明朝"/>
          <w:i/>
          <w:iCs/>
        </w:rPr>
      </w:pPr>
      <w:r w:rsidRPr="009C0340">
        <w:rPr>
          <w:rFonts w:eastAsia="ＭＳ 明朝"/>
          <w:i/>
          <w:iCs/>
        </w:rPr>
        <w:t>L. 306</w:t>
      </w:r>
      <w:r w:rsidRPr="009C0340">
        <w:rPr>
          <w:rFonts w:eastAsia="ＭＳ 明朝" w:hint="eastAsia"/>
          <w:i/>
          <w:iCs/>
        </w:rPr>
        <w:t xml:space="preserve">　</w:t>
      </w:r>
      <w:r w:rsidRPr="009C0340">
        <w:rPr>
          <w:rFonts w:eastAsia="ＭＳ 明朝"/>
          <w:i/>
          <w:iCs/>
        </w:rPr>
        <w:t xml:space="preserve">Fig. 10. Changes in cumulative mortality ratio of Abies </w:t>
      </w:r>
      <w:proofErr w:type="spellStart"/>
      <w:r w:rsidRPr="009C0340">
        <w:rPr>
          <w:rFonts w:eastAsia="ＭＳ 明朝"/>
          <w:i/>
          <w:iCs/>
        </w:rPr>
        <w:t>mariesii</w:t>
      </w:r>
      <w:proofErr w:type="spellEnd"/>
      <w:r w:rsidRPr="009C0340">
        <w:rPr>
          <w:rFonts w:eastAsia="ＭＳ 明朝"/>
          <w:i/>
          <w:iCs/>
        </w:rPr>
        <w:t xml:space="preserve"> in each survey plot over time</w:t>
      </w:r>
    </w:p>
    <w:p w14:paraId="32751E89" w14:textId="78C9F438" w:rsidR="00060F19" w:rsidRDefault="00060F19" w:rsidP="00060F19">
      <w:pPr>
        <w:pStyle w:val="af1"/>
        <w:spacing w:line="240" w:lineRule="auto"/>
        <w:ind w:leftChars="59" w:left="284" w:hanging="142"/>
        <w:rPr>
          <w:rFonts w:eastAsia="ＭＳ 明朝"/>
          <w:color w:val="EE0000"/>
          <w:lang w:eastAsia="ja-JP"/>
        </w:rPr>
      </w:pPr>
      <w:r w:rsidRPr="00552C71">
        <w:rPr>
          <w:rFonts w:eastAsia="ＭＳ 明朝" w:hint="eastAsia"/>
          <w:lang w:eastAsia="ja-JP"/>
        </w:rPr>
        <w:t>⇒</w:t>
      </w:r>
      <w:r w:rsidR="00CC21E2">
        <w:rPr>
          <w:rFonts w:eastAsia="ＭＳ 明朝" w:hint="eastAsia"/>
          <w:lang w:eastAsia="ja-JP"/>
        </w:rPr>
        <w:t xml:space="preserve">　修正しました</w:t>
      </w:r>
      <w:r w:rsidR="00950C13">
        <w:rPr>
          <w:rFonts w:eastAsia="ＭＳ 明朝" w:hint="eastAsia"/>
          <w:color w:val="EE0000"/>
          <w:lang w:eastAsia="ja-JP"/>
        </w:rPr>
        <w:t>（</w:t>
      </w:r>
      <w:r w:rsidR="00950C13">
        <w:rPr>
          <w:rFonts w:eastAsia="ＭＳ 明朝" w:hint="eastAsia"/>
          <w:color w:val="EE0000"/>
          <w:lang w:eastAsia="ja-JP"/>
        </w:rPr>
        <w:t>ver.2_L</w:t>
      </w:r>
      <w:r w:rsidR="00052F8B">
        <w:rPr>
          <w:rFonts w:eastAsia="ＭＳ 明朝" w:hint="eastAsia"/>
          <w:color w:val="EE0000"/>
          <w:lang w:eastAsia="ja-JP"/>
        </w:rPr>
        <w:t>344</w:t>
      </w:r>
      <w:r w:rsidR="00950C13">
        <w:rPr>
          <w:rFonts w:eastAsia="ＭＳ 明朝" w:hint="eastAsia"/>
          <w:color w:val="EE0000"/>
          <w:lang w:eastAsia="ja-JP"/>
        </w:rPr>
        <w:t>）</w:t>
      </w:r>
    </w:p>
    <w:p w14:paraId="3B1B2866" w14:textId="77777777" w:rsidR="00A670F4" w:rsidRPr="00060F19" w:rsidRDefault="00A670F4" w:rsidP="00060F19">
      <w:pPr>
        <w:pStyle w:val="af1"/>
        <w:spacing w:line="240" w:lineRule="auto"/>
        <w:ind w:leftChars="59" w:left="284" w:hanging="142"/>
        <w:rPr>
          <w:rFonts w:eastAsia="ＭＳ 明朝"/>
          <w:lang w:eastAsia="ja-JP"/>
        </w:rPr>
      </w:pPr>
    </w:p>
    <w:p w14:paraId="43E93789" w14:textId="090AD7A0" w:rsidR="002226E7" w:rsidRPr="00847954" w:rsidRDefault="002226E7" w:rsidP="002226E7">
      <w:pPr>
        <w:pStyle w:val="af1"/>
        <w:ind w:leftChars="59" w:left="284" w:hanging="142"/>
        <w:jc w:val="right"/>
        <w:rPr>
          <w:rFonts w:eastAsia="ＭＳ 明朝"/>
          <w:lang w:eastAsia="ja-JP"/>
        </w:rPr>
      </w:pPr>
      <w:r>
        <w:rPr>
          <w:rFonts w:eastAsia="ＭＳ 明朝" w:hint="eastAsia"/>
          <w:lang w:eastAsia="ja-JP"/>
        </w:rPr>
        <w:t>以上，久米さんのコメントへの対応</w:t>
      </w:r>
    </w:p>
    <w:p w14:paraId="45FEC742" w14:textId="02A29209" w:rsidR="00CC21E2" w:rsidRDefault="00CC21E2" w:rsidP="00390F3A">
      <w:pPr>
        <w:pStyle w:val="af1"/>
        <w:ind w:leftChars="59" w:left="284" w:hanging="142"/>
        <w:jc w:val="right"/>
        <w:rPr>
          <w:rFonts w:eastAsia="ＭＳ 明朝"/>
          <w:lang w:eastAsia="ja-JP"/>
        </w:rPr>
      </w:pPr>
      <w:r>
        <w:rPr>
          <w:rFonts w:eastAsia="ＭＳ 明朝"/>
          <w:lang w:eastAsia="ja-JP"/>
        </w:rPr>
        <w:br w:type="page"/>
      </w:r>
    </w:p>
    <w:p w14:paraId="161EA2CD" w14:textId="1278AB77" w:rsidR="005C6CA7" w:rsidRDefault="00847954" w:rsidP="00390F3A">
      <w:pPr>
        <w:pStyle w:val="1"/>
        <w:rPr>
          <w:rFonts w:eastAsia="ＭＳ 明朝"/>
          <w:lang w:eastAsia="ja-JP"/>
        </w:rPr>
      </w:pPr>
      <w:r>
        <w:rPr>
          <w:rFonts w:eastAsia="ＭＳ 明朝" w:hint="eastAsia"/>
          <w:lang w:eastAsia="ja-JP"/>
        </w:rPr>
        <w:lastRenderedPageBreak/>
        <w:t>中島さん</w:t>
      </w:r>
    </w:p>
    <w:p w14:paraId="1AC505E8" w14:textId="77777777" w:rsidR="00847954" w:rsidRPr="0077203B" w:rsidRDefault="00847954" w:rsidP="009C0340">
      <w:pPr>
        <w:pStyle w:val="2"/>
        <w:rPr>
          <w:rFonts w:eastAsia="ＭＳ 明朝"/>
        </w:rPr>
      </w:pPr>
      <w:r w:rsidRPr="00390F3A">
        <w:rPr>
          <w:rFonts w:eastAsia="ＭＳ 明朝" w:hint="eastAsia"/>
        </w:rPr>
        <w:t>・</w:t>
      </w:r>
      <w:r w:rsidRPr="009C0340">
        <w:rPr>
          <w:rFonts w:eastAsia="ＭＳ 明朝"/>
          <w:sz w:val="26"/>
          <w:szCs w:val="26"/>
        </w:rPr>
        <w:t>Reviewer 2</w:t>
      </w:r>
      <w:r w:rsidRPr="009C0340">
        <w:rPr>
          <w:rFonts w:eastAsia="ＭＳ 明朝" w:hint="eastAsia"/>
          <w:sz w:val="26"/>
          <w:szCs w:val="26"/>
        </w:rPr>
        <w:t>の</w:t>
      </w:r>
      <w:r w:rsidRPr="009C0340">
        <w:rPr>
          <w:rFonts w:eastAsia="ＭＳ 明朝"/>
          <w:sz w:val="26"/>
          <w:szCs w:val="26"/>
        </w:rPr>
        <w:t>Main comment 2</w:t>
      </w:r>
      <w:r w:rsidRPr="009C0340">
        <w:rPr>
          <w:rFonts w:eastAsia="ＭＳ 明朝" w:hint="eastAsia"/>
          <w:sz w:val="26"/>
          <w:szCs w:val="26"/>
        </w:rPr>
        <w:t>と</w:t>
      </w:r>
      <w:r w:rsidRPr="009C0340">
        <w:rPr>
          <w:rFonts w:eastAsia="ＭＳ 明朝"/>
          <w:sz w:val="26"/>
          <w:szCs w:val="26"/>
        </w:rPr>
        <w:t>Detail comment 2</w:t>
      </w:r>
      <w:r w:rsidRPr="009C0340">
        <w:rPr>
          <w:rFonts w:eastAsia="ＭＳ 明朝" w:hint="eastAsia"/>
          <w:sz w:val="26"/>
          <w:szCs w:val="26"/>
        </w:rPr>
        <w:t>関連</w:t>
      </w:r>
      <w:r w:rsidRPr="00390F3A">
        <w:rPr>
          <w:rFonts w:eastAsia="ＭＳ 明朝" w:hint="eastAsia"/>
        </w:rPr>
        <w:t>：</w:t>
      </w:r>
      <w:r w:rsidRPr="00390F3A">
        <w:rPr>
          <w:rFonts w:eastAsia="ＭＳ 明朝"/>
        </w:rPr>
        <w:t xml:space="preserve"> </w:t>
      </w:r>
      <w:r w:rsidRPr="009C0340">
        <w:rPr>
          <w:rFonts w:eastAsia="ＭＳ 明朝" w:hint="eastAsia"/>
          <w:sz w:val="24"/>
          <w:szCs w:val="24"/>
        </w:rPr>
        <w:t>統計解析の追加</w:t>
      </w:r>
    </w:p>
    <w:p w14:paraId="13805FFD" w14:textId="77777777" w:rsidR="00847954" w:rsidRPr="009C0340" w:rsidRDefault="00847954" w:rsidP="00390F3A">
      <w:pPr>
        <w:pStyle w:val="af1"/>
        <w:spacing w:line="240" w:lineRule="auto"/>
        <w:ind w:leftChars="59" w:left="284" w:hanging="142"/>
        <w:rPr>
          <w:rFonts w:eastAsia="ＭＳ 明朝"/>
          <w:b/>
          <w:bCs/>
          <w:i/>
          <w:iCs/>
          <w:lang w:eastAsia="ja-JP"/>
        </w:rPr>
      </w:pPr>
      <w:r w:rsidRPr="009C0340">
        <w:rPr>
          <w:rFonts w:eastAsia="ＭＳ 明朝" w:hint="eastAsia"/>
          <w:b/>
          <w:bCs/>
          <w:i/>
          <w:iCs/>
          <w:lang w:eastAsia="ja-JP"/>
        </w:rPr>
        <w:t>回答書で解析して記述を追加したとされていますが（</w:t>
      </w:r>
      <w:r w:rsidRPr="009C0340">
        <w:rPr>
          <w:rFonts w:eastAsia="ＭＳ 明朝"/>
          <w:b/>
          <w:bCs/>
          <w:i/>
          <w:iCs/>
          <w:lang w:eastAsia="ja-JP"/>
        </w:rPr>
        <w:t>L805-806</w:t>
      </w:r>
      <w:r w:rsidRPr="009C0340">
        <w:rPr>
          <w:rFonts w:eastAsia="ＭＳ 明朝" w:hint="eastAsia"/>
          <w:b/>
          <w:bCs/>
          <w:i/>
          <w:iCs/>
          <w:lang w:eastAsia="ja-JP"/>
        </w:rPr>
        <w:t>、</w:t>
      </w:r>
      <w:r w:rsidRPr="009C0340">
        <w:rPr>
          <w:rFonts w:eastAsia="ＭＳ 明朝"/>
          <w:b/>
          <w:bCs/>
          <w:i/>
          <w:iCs/>
          <w:lang w:eastAsia="ja-JP"/>
        </w:rPr>
        <w:t>L833-837</w:t>
      </w:r>
      <w:r w:rsidRPr="009C0340">
        <w:rPr>
          <w:rFonts w:eastAsia="ＭＳ 明朝" w:hint="eastAsia"/>
          <w:b/>
          <w:bCs/>
          <w:i/>
          <w:iCs/>
          <w:lang w:eastAsia="ja-JP"/>
        </w:rPr>
        <w:t>）、結果に記述がないようです。なお、</w:t>
      </w:r>
      <w:r w:rsidRPr="009C0340">
        <w:rPr>
          <w:rFonts w:eastAsia="ＭＳ 明朝"/>
          <w:b/>
          <w:bCs/>
          <w:i/>
          <w:iCs/>
          <w:lang w:eastAsia="ja-JP"/>
        </w:rPr>
        <w:t>Detail comment 2</w:t>
      </w:r>
      <w:r w:rsidRPr="009C0340">
        <w:rPr>
          <w:rFonts w:eastAsia="ＭＳ 明朝" w:hint="eastAsia"/>
          <w:b/>
          <w:bCs/>
          <w:i/>
          <w:iCs/>
          <w:lang w:eastAsia="ja-JP"/>
        </w:rPr>
        <w:t>関連は、</w:t>
      </w:r>
      <w:r w:rsidRPr="009C0340">
        <w:rPr>
          <w:rFonts w:eastAsia="ＭＳ 明朝"/>
          <w:b/>
          <w:bCs/>
          <w:i/>
          <w:iCs/>
          <w:lang w:eastAsia="ja-JP"/>
        </w:rPr>
        <w:t>Appendix 2</w:t>
      </w:r>
      <w:r w:rsidRPr="009C0340">
        <w:rPr>
          <w:rFonts w:eastAsia="ＭＳ 明朝" w:hint="eastAsia"/>
          <w:b/>
          <w:bCs/>
          <w:i/>
          <w:iCs/>
          <w:lang w:eastAsia="ja-JP"/>
        </w:rPr>
        <w:t>には解析結果の記述が入っていますが（</w:t>
      </w:r>
      <w:r w:rsidRPr="009C0340">
        <w:rPr>
          <w:rFonts w:eastAsia="ＭＳ 明朝"/>
          <w:b/>
          <w:bCs/>
          <w:i/>
          <w:iCs/>
          <w:lang w:eastAsia="ja-JP"/>
        </w:rPr>
        <w:t>L627-628</w:t>
      </w:r>
      <w:r w:rsidRPr="009C0340">
        <w:rPr>
          <w:rFonts w:eastAsia="ＭＳ 明朝" w:hint="eastAsia"/>
          <w:b/>
          <w:bCs/>
          <w:i/>
          <w:iCs/>
          <w:lang w:eastAsia="ja-JP"/>
        </w:rPr>
        <w:t>）、</w:t>
      </w:r>
      <w:r w:rsidRPr="009C0340">
        <w:rPr>
          <w:rFonts w:eastAsia="ＭＳ 明朝"/>
          <w:b/>
          <w:bCs/>
          <w:i/>
          <w:iCs/>
          <w:lang w:eastAsia="ja-JP"/>
        </w:rPr>
        <w:t>Appendix1</w:t>
      </w:r>
      <w:r w:rsidRPr="009C0340">
        <w:rPr>
          <w:rFonts w:eastAsia="ＭＳ 明朝" w:hint="eastAsia"/>
          <w:b/>
          <w:bCs/>
          <w:i/>
          <w:iCs/>
          <w:lang w:eastAsia="ja-JP"/>
        </w:rPr>
        <w:t>には入っていません。</w:t>
      </w:r>
    </w:p>
    <w:p w14:paraId="3EEF240F" w14:textId="31C91CE4" w:rsidR="00847954" w:rsidRDefault="00196399" w:rsidP="00390F3A">
      <w:pPr>
        <w:pStyle w:val="af1"/>
        <w:spacing w:line="240" w:lineRule="auto"/>
        <w:ind w:leftChars="59" w:left="284" w:hanging="142"/>
        <w:rPr>
          <w:rFonts w:eastAsia="ＭＳ 明朝"/>
          <w:color w:val="EE0000"/>
          <w:lang w:eastAsia="ja-JP"/>
        </w:rPr>
      </w:pPr>
      <w:r w:rsidRPr="00552C71">
        <w:rPr>
          <w:rFonts w:eastAsia="ＭＳ 明朝" w:hint="eastAsia"/>
          <w:lang w:eastAsia="ja-JP"/>
        </w:rPr>
        <w:t>⇒</w:t>
      </w:r>
      <w:r>
        <w:rPr>
          <w:rFonts w:eastAsia="ＭＳ 明朝" w:hint="eastAsia"/>
          <w:lang w:eastAsia="ja-JP"/>
        </w:rPr>
        <w:t xml:space="preserve">　</w:t>
      </w:r>
      <w:r w:rsidR="00EE681C">
        <w:rPr>
          <w:rFonts w:eastAsia="ＭＳ 明朝" w:hint="eastAsia"/>
          <w:lang w:eastAsia="ja-JP"/>
        </w:rPr>
        <w:t>修正しました</w:t>
      </w:r>
      <w:r w:rsidR="00950C13">
        <w:rPr>
          <w:rFonts w:eastAsia="ＭＳ 明朝" w:hint="eastAsia"/>
          <w:color w:val="EE0000"/>
          <w:lang w:eastAsia="ja-JP"/>
        </w:rPr>
        <w:t>（</w:t>
      </w:r>
      <w:r w:rsidR="00C267CA" w:rsidRPr="00652122">
        <w:rPr>
          <w:rFonts w:eastAsia="ＭＳ 明朝"/>
          <w:b/>
          <w:bCs/>
          <w:i/>
          <w:iCs/>
          <w:lang w:eastAsia="ja-JP"/>
        </w:rPr>
        <w:t>Appendix 2</w:t>
      </w:r>
      <w:r w:rsidR="00950C13">
        <w:rPr>
          <w:rFonts w:eastAsia="ＭＳ 明朝" w:hint="eastAsia"/>
          <w:color w:val="EE0000"/>
          <w:lang w:eastAsia="ja-JP"/>
        </w:rPr>
        <w:t>）</w:t>
      </w:r>
    </w:p>
    <w:p w14:paraId="08E35B04" w14:textId="2DE95AF7" w:rsidR="00652CA5" w:rsidRPr="00390F3A" w:rsidRDefault="00652CA5" w:rsidP="00390F3A">
      <w:pPr>
        <w:pStyle w:val="af1"/>
        <w:spacing w:line="240" w:lineRule="auto"/>
        <w:ind w:leftChars="59" w:left="284" w:hanging="142"/>
        <w:rPr>
          <w:rFonts w:eastAsia="ＭＳ 明朝"/>
          <w:b/>
          <w:bCs/>
          <w:lang w:eastAsia="ja-JP"/>
        </w:rPr>
      </w:pPr>
      <w:r w:rsidRPr="00552C71">
        <w:rPr>
          <w:rFonts w:eastAsia="ＭＳ 明朝" w:hint="eastAsia"/>
          <w:lang w:eastAsia="ja-JP"/>
        </w:rPr>
        <w:t>⇒</w:t>
      </w:r>
      <w:r>
        <w:rPr>
          <w:rFonts w:eastAsia="ＭＳ 明朝" w:hint="eastAsia"/>
          <w:lang w:eastAsia="ja-JP"/>
        </w:rPr>
        <w:t xml:space="preserve">　</w:t>
      </w:r>
      <w:r w:rsidR="0073638D" w:rsidRPr="008B55D1">
        <w:rPr>
          <w:rFonts w:eastAsia="ＭＳ 明朝"/>
          <w:noProof/>
          <w:lang w:eastAsia="ja-JP"/>
        </w:rPr>
        <w:drawing>
          <wp:inline distT="0" distB="0" distL="0" distR="0" wp14:anchorId="6C537D49" wp14:editId="59FA4544">
            <wp:extent cx="2832100" cy="2849245"/>
            <wp:effectExtent l="0" t="0" r="6350" b="8255"/>
            <wp:docPr id="119723348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66826"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32100" cy="2849245"/>
                    </a:xfrm>
                    <a:prstGeom prst="rect">
                      <a:avLst/>
                    </a:prstGeom>
                  </pic:spPr>
                </pic:pic>
              </a:graphicData>
            </a:graphic>
          </wp:inline>
        </w:drawing>
      </w:r>
    </w:p>
    <w:p w14:paraId="7747214C" w14:textId="77777777" w:rsidR="00847954" w:rsidRPr="00390F3A" w:rsidRDefault="00847954" w:rsidP="009C0340">
      <w:pPr>
        <w:pStyle w:val="2"/>
        <w:rPr>
          <w:rFonts w:eastAsia="ＭＳ 明朝"/>
        </w:rPr>
      </w:pPr>
      <w:r w:rsidRPr="00390F3A">
        <w:rPr>
          <w:rFonts w:eastAsia="ＭＳ 明朝" w:hint="eastAsia"/>
        </w:rPr>
        <w:t>・</w:t>
      </w:r>
      <w:r w:rsidRPr="00390F3A">
        <w:rPr>
          <w:rFonts w:eastAsia="ＭＳ 明朝"/>
        </w:rPr>
        <w:t xml:space="preserve">Reviewer 1 </w:t>
      </w:r>
      <w:r w:rsidRPr="00390F3A">
        <w:rPr>
          <w:rFonts w:eastAsia="ＭＳ 明朝" w:hint="eastAsia"/>
        </w:rPr>
        <w:t>の</w:t>
      </w:r>
      <w:r w:rsidRPr="00390F3A">
        <w:rPr>
          <w:rFonts w:eastAsia="ＭＳ 明朝"/>
        </w:rPr>
        <w:t>Comment 6</w:t>
      </w:r>
      <w:r w:rsidRPr="00390F3A">
        <w:rPr>
          <w:rFonts w:eastAsia="ＭＳ 明朝" w:hint="eastAsia"/>
        </w:rPr>
        <w:t>関連：</w:t>
      </w:r>
      <w:r w:rsidRPr="00390F3A">
        <w:rPr>
          <w:rFonts w:eastAsia="ＭＳ 明朝"/>
        </w:rPr>
        <w:t xml:space="preserve"> </w:t>
      </w:r>
      <w:r w:rsidRPr="00390F3A">
        <w:rPr>
          <w:rFonts w:eastAsia="ＭＳ 明朝" w:hint="eastAsia"/>
        </w:rPr>
        <w:t>統計の記述</w:t>
      </w:r>
    </w:p>
    <w:p w14:paraId="7ED5563E" w14:textId="5EA7A432" w:rsidR="00847954" w:rsidRPr="009C0340" w:rsidRDefault="00847954" w:rsidP="00390F3A">
      <w:pPr>
        <w:pStyle w:val="af1"/>
        <w:spacing w:line="240" w:lineRule="auto"/>
        <w:ind w:leftChars="59" w:left="284" w:hanging="142"/>
        <w:rPr>
          <w:rFonts w:eastAsia="ＭＳ 明朝"/>
          <w:b/>
          <w:bCs/>
          <w:i/>
          <w:iCs/>
          <w:lang w:eastAsia="ja-JP"/>
        </w:rPr>
      </w:pPr>
      <w:r w:rsidRPr="009C0340">
        <w:rPr>
          <w:rFonts w:eastAsia="ＭＳ 明朝"/>
          <w:b/>
          <w:bCs/>
          <w:i/>
          <w:iCs/>
          <w:lang w:eastAsia="ja-JP"/>
        </w:rPr>
        <w:t>Reviewer1</w:t>
      </w:r>
      <w:r w:rsidRPr="009C0340">
        <w:rPr>
          <w:rFonts w:eastAsia="ＭＳ 明朝" w:hint="eastAsia"/>
          <w:b/>
          <w:bCs/>
          <w:i/>
          <w:iCs/>
          <w:lang w:eastAsia="ja-JP"/>
        </w:rPr>
        <w:t>のコメント末尾に</w:t>
      </w:r>
      <w:r w:rsidRPr="009C0340">
        <w:rPr>
          <w:rFonts w:eastAsia="ＭＳ 明朝"/>
          <w:b/>
          <w:bCs/>
          <w:i/>
          <w:iCs/>
          <w:lang w:eastAsia="ja-JP"/>
        </w:rPr>
        <w:t>for instance L293</w:t>
      </w:r>
      <w:r w:rsidRPr="009C0340">
        <w:rPr>
          <w:rFonts w:eastAsia="ＭＳ 明朝" w:hint="eastAsia"/>
          <w:b/>
          <w:bCs/>
          <w:i/>
          <w:iCs/>
          <w:lang w:eastAsia="ja-JP"/>
        </w:rPr>
        <w:t>とありますが、これは改訂稿</w:t>
      </w:r>
      <w:r w:rsidRPr="009C0340">
        <w:rPr>
          <w:rFonts w:eastAsia="ＭＳ 明朝"/>
          <w:b/>
          <w:bCs/>
          <w:i/>
          <w:iCs/>
          <w:lang w:eastAsia="ja-JP"/>
        </w:rPr>
        <w:t xml:space="preserve">L312 </w:t>
      </w:r>
      <w:r w:rsidRPr="009C0340">
        <w:rPr>
          <w:rFonts w:eastAsia="ＭＳ 明朝" w:hint="eastAsia"/>
          <w:b/>
          <w:bCs/>
          <w:i/>
          <w:iCs/>
          <w:lang w:eastAsia="ja-JP"/>
        </w:rPr>
        <w:t>の</w:t>
      </w:r>
      <w:r w:rsidRPr="009C0340">
        <w:rPr>
          <w:rFonts w:eastAsia="ＭＳ 明朝"/>
          <w:b/>
          <w:bCs/>
          <w:i/>
          <w:iCs/>
          <w:lang w:eastAsia="ja-JP"/>
        </w:rPr>
        <w:t xml:space="preserve"> formula [exp (log(1 − mortality)) / duration)]</w:t>
      </w:r>
      <w:r w:rsidRPr="009C0340">
        <w:rPr>
          <w:rFonts w:eastAsia="ＭＳ 明朝" w:hint="eastAsia"/>
          <w:b/>
          <w:bCs/>
          <w:i/>
          <w:iCs/>
          <w:lang w:eastAsia="ja-JP"/>
        </w:rPr>
        <w:t>は結果でなく方法に書くようにとの指摘と思われます。対応が必要です。また、数式中、</w:t>
      </w:r>
      <w:r w:rsidRPr="009C0340">
        <w:rPr>
          <w:rFonts w:eastAsia="ＭＳ 明朝"/>
          <w:b/>
          <w:bCs/>
          <w:i/>
          <w:iCs/>
          <w:lang w:eastAsia="ja-JP"/>
        </w:rPr>
        <w:t>mortality</w:t>
      </w:r>
      <w:r w:rsidRPr="009C0340">
        <w:rPr>
          <w:rFonts w:eastAsia="ＭＳ 明朝" w:hint="eastAsia"/>
          <w:b/>
          <w:bCs/>
          <w:i/>
          <w:iCs/>
          <w:lang w:eastAsia="ja-JP"/>
        </w:rPr>
        <w:t>の後ろに閉じカッコが</w:t>
      </w:r>
      <w:r w:rsidRPr="009C0340">
        <w:rPr>
          <w:rFonts w:eastAsia="ＭＳ 明朝"/>
          <w:b/>
          <w:bCs/>
          <w:i/>
          <w:iCs/>
          <w:lang w:eastAsia="ja-JP"/>
        </w:rPr>
        <w:t>2</w:t>
      </w:r>
      <w:r w:rsidRPr="009C0340">
        <w:rPr>
          <w:rFonts w:eastAsia="ＭＳ 明朝" w:hint="eastAsia"/>
          <w:b/>
          <w:bCs/>
          <w:i/>
          <w:iCs/>
          <w:lang w:eastAsia="ja-JP"/>
        </w:rPr>
        <w:t>つありますが</w:t>
      </w:r>
      <w:r w:rsidRPr="009C0340">
        <w:rPr>
          <w:rFonts w:eastAsia="ＭＳ 明朝"/>
          <w:b/>
          <w:bCs/>
          <w:i/>
          <w:iCs/>
          <w:lang w:eastAsia="ja-JP"/>
        </w:rPr>
        <w:t>1</w:t>
      </w:r>
      <w:r w:rsidRPr="009C0340">
        <w:rPr>
          <w:rFonts w:eastAsia="ＭＳ 明朝" w:hint="eastAsia"/>
          <w:b/>
          <w:bCs/>
          <w:i/>
          <w:iCs/>
          <w:lang w:eastAsia="ja-JP"/>
        </w:rPr>
        <w:t>つで良いと思われます。</w:t>
      </w:r>
    </w:p>
    <w:p w14:paraId="503F4243" w14:textId="6047579F" w:rsidR="00CD6F1C" w:rsidRPr="00390F3A" w:rsidRDefault="00196399" w:rsidP="00A04296">
      <w:pPr>
        <w:rPr>
          <w:rFonts w:eastAsia="ＭＳ 明朝"/>
          <w:lang w:eastAsia="ja-JP"/>
        </w:rPr>
      </w:pPr>
      <w:r w:rsidRPr="00552C71">
        <w:rPr>
          <w:rFonts w:eastAsia="ＭＳ 明朝" w:hint="eastAsia"/>
          <w:lang w:eastAsia="ja-JP"/>
        </w:rPr>
        <w:t>⇒</w:t>
      </w:r>
      <w:r w:rsidR="00950C13">
        <w:rPr>
          <w:rFonts w:eastAsia="ＭＳ 明朝" w:hint="eastAsia"/>
          <w:color w:val="EE0000"/>
          <w:lang w:eastAsia="ja-JP"/>
        </w:rPr>
        <w:t>（</w:t>
      </w:r>
      <w:r w:rsidR="00950C13">
        <w:rPr>
          <w:rFonts w:eastAsia="ＭＳ 明朝" w:hint="eastAsia"/>
          <w:color w:val="EE0000"/>
          <w:lang w:eastAsia="ja-JP"/>
        </w:rPr>
        <w:t>ver.2_L</w:t>
      </w:r>
      <w:r w:rsidR="00A04296">
        <w:rPr>
          <w:rFonts w:eastAsia="ＭＳ 明朝" w:hint="eastAsia"/>
          <w:color w:val="EE0000"/>
          <w:lang w:eastAsia="ja-JP"/>
        </w:rPr>
        <w:t>190-195</w:t>
      </w:r>
      <w:r w:rsidR="00950C13">
        <w:rPr>
          <w:rFonts w:eastAsia="ＭＳ 明朝" w:hint="eastAsia"/>
          <w:color w:val="EE0000"/>
          <w:lang w:eastAsia="ja-JP"/>
        </w:rPr>
        <w:t>）</w:t>
      </w:r>
      <w:r>
        <w:rPr>
          <w:rFonts w:eastAsia="ＭＳ 明朝" w:hint="eastAsia"/>
          <w:lang w:eastAsia="ja-JP"/>
        </w:rPr>
        <w:t xml:space="preserve">　</w:t>
      </w:r>
      <w:r w:rsidR="00CD6F1C">
        <w:rPr>
          <w:rFonts w:eastAsia="ＭＳ 明朝" w:hint="eastAsia"/>
          <w:lang w:eastAsia="ja-JP"/>
        </w:rPr>
        <w:t>Condit</w:t>
      </w:r>
      <w:r w:rsidR="00CD6F1C">
        <w:rPr>
          <w:rFonts w:eastAsia="ＭＳ 明朝" w:hint="eastAsia"/>
          <w:lang w:eastAsia="ja-JP"/>
        </w:rPr>
        <w:t>式に</w:t>
      </w:r>
      <w:r w:rsidR="003529E2">
        <w:rPr>
          <w:rFonts w:eastAsia="ＭＳ 明朝" w:hint="eastAsia"/>
          <w:lang w:eastAsia="ja-JP"/>
        </w:rPr>
        <w:t>統一</w:t>
      </w:r>
      <w:r w:rsidR="00CD6F1C">
        <w:rPr>
          <w:rFonts w:eastAsia="ＭＳ 明朝" w:hint="eastAsia"/>
          <w:lang w:eastAsia="ja-JP"/>
        </w:rPr>
        <w:t>しました</w:t>
      </w:r>
    </w:p>
    <w:p w14:paraId="595A8F9E" w14:textId="2AFCB253" w:rsidR="00847954" w:rsidRPr="00390F3A" w:rsidRDefault="00847954" w:rsidP="00390F3A">
      <w:pPr>
        <w:pStyle w:val="af1"/>
        <w:spacing w:line="240" w:lineRule="auto"/>
        <w:ind w:leftChars="59" w:left="284" w:hanging="142"/>
        <w:rPr>
          <w:rFonts w:eastAsia="ＭＳ 明朝"/>
          <w:b/>
          <w:bCs/>
          <w:lang w:eastAsia="ja-JP"/>
        </w:rPr>
      </w:pPr>
    </w:p>
    <w:p w14:paraId="02448D6C" w14:textId="77777777" w:rsidR="00847954" w:rsidRPr="009C0340" w:rsidRDefault="00847954" w:rsidP="009C0340">
      <w:pPr>
        <w:pStyle w:val="2"/>
        <w:rPr>
          <w:rFonts w:eastAsia="ＭＳ 明朝"/>
          <w:i/>
          <w:iCs/>
        </w:rPr>
      </w:pPr>
      <w:bookmarkStart w:id="149" w:name="_・Reviewer_1_のComment"/>
      <w:bookmarkEnd w:id="149"/>
      <w:r w:rsidRPr="00390F3A">
        <w:rPr>
          <w:rFonts w:eastAsia="ＭＳ 明朝" w:hint="eastAsia"/>
        </w:rPr>
        <w:lastRenderedPageBreak/>
        <w:t>・</w:t>
      </w:r>
      <w:r w:rsidRPr="009C0340">
        <w:rPr>
          <w:rFonts w:eastAsia="ＭＳ 明朝"/>
          <w:i/>
          <w:iCs/>
        </w:rPr>
        <w:t xml:space="preserve">Reviewer 1 </w:t>
      </w:r>
      <w:r w:rsidRPr="009C0340">
        <w:rPr>
          <w:rFonts w:eastAsia="ＭＳ 明朝" w:hint="eastAsia"/>
          <w:i/>
          <w:iCs/>
        </w:rPr>
        <w:t>の</w:t>
      </w:r>
      <w:r w:rsidRPr="009C0340">
        <w:rPr>
          <w:rFonts w:eastAsia="ＭＳ 明朝"/>
          <w:i/>
          <w:iCs/>
        </w:rPr>
        <w:t>Comment 7</w:t>
      </w:r>
      <w:r w:rsidRPr="009C0340">
        <w:rPr>
          <w:rFonts w:eastAsia="ＭＳ 明朝" w:hint="eastAsia"/>
          <w:i/>
          <w:iCs/>
        </w:rPr>
        <w:t>関連：</w:t>
      </w:r>
      <w:r w:rsidRPr="009C0340">
        <w:rPr>
          <w:rFonts w:eastAsia="ＭＳ 明朝"/>
          <w:i/>
          <w:iCs/>
        </w:rPr>
        <w:t xml:space="preserve"> 4.4</w:t>
      </w:r>
      <w:r w:rsidRPr="009C0340">
        <w:rPr>
          <w:rFonts w:eastAsia="ＭＳ 明朝" w:hint="eastAsia"/>
          <w:i/>
          <w:iCs/>
        </w:rPr>
        <w:t>節冒頭の記述</w:t>
      </w:r>
    </w:p>
    <w:p w14:paraId="1AF226BA" w14:textId="519B9C0B" w:rsidR="00847954" w:rsidRPr="009C0340" w:rsidRDefault="00847954" w:rsidP="00390F3A">
      <w:pPr>
        <w:pStyle w:val="af1"/>
        <w:spacing w:line="240" w:lineRule="auto"/>
        <w:ind w:leftChars="59" w:left="284" w:hanging="142"/>
        <w:rPr>
          <w:rFonts w:eastAsia="ＭＳ 明朝"/>
          <w:b/>
          <w:bCs/>
          <w:i/>
          <w:iCs/>
          <w:lang w:eastAsia="ja-JP"/>
        </w:rPr>
      </w:pPr>
      <w:r w:rsidRPr="009C0340">
        <w:rPr>
          <w:rFonts w:eastAsia="ＭＳ 明朝" w:hint="eastAsia"/>
          <w:b/>
          <w:bCs/>
          <w:i/>
          <w:iCs/>
          <w:lang w:eastAsia="ja-JP"/>
        </w:rPr>
        <w:t>回答書</w:t>
      </w:r>
      <w:r w:rsidRPr="009C0340">
        <w:rPr>
          <w:rFonts w:eastAsia="ＭＳ 明朝"/>
          <w:b/>
          <w:bCs/>
          <w:i/>
          <w:iCs/>
          <w:lang w:eastAsia="ja-JP"/>
        </w:rPr>
        <w:t>L725</w:t>
      </w:r>
      <w:r w:rsidRPr="009C0340">
        <w:rPr>
          <w:rFonts w:eastAsia="ＭＳ 明朝" w:hint="eastAsia"/>
          <w:b/>
          <w:bCs/>
          <w:i/>
          <w:iCs/>
          <w:lang w:eastAsia="ja-JP"/>
        </w:rPr>
        <w:t>では初稿の</w:t>
      </w:r>
      <w:r w:rsidRPr="009C0340">
        <w:rPr>
          <w:rFonts w:eastAsia="ＭＳ 明朝"/>
          <w:b/>
          <w:bCs/>
          <w:i/>
          <w:iCs/>
          <w:lang w:eastAsia="ja-JP"/>
        </w:rPr>
        <w:t>4.4</w:t>
      </w:r>
      <w:r w:rsidRPr="009C0340">
        <w:rPr>
          <w:rFonts w:eastAsia="ＭＳ 明朝" w:hint="eastAsia"/>
          <w:b/>
          <w:bCs/>
          <w:i/>
          <w:iCs/>
          <w:lang w:eastAsia="ja-JP"/>
        </w:rPr>
        <w:t>節冒頭を</w:t>
      </w:r>
      <w:r w:rsidRPr="009C0340">
        <w:rPr>
          <w:rFonts w:eastAsia="ＭＳ 明朝"/>
          <w:b/>
          <w:bCs/>
          <w:i/>
          <w:iCs/>
          <w:lang w:eastAsia="ja-JP"/>
        </w:rPr>
        <w:t>4.3</w:t>
      </w:r>
      <w:r w:rsidRPr="009C0340">
        <w:rPr>
          <w:rFonts w:eastAsia="ＭＳ 明朝" w:hint="eastAsia"/>
          <w:b/>
          <w:bCs/>
          <w:i/>
          <w:iCs/>
          <w:lang w:eastAsia="ja-JP"/>
        </w:rPr>
        <w:t>節末尾に移動したとなっていますが、改訂稿本文に反映されていないようです。また、この移動は改訂稿にコメントを付けたとなっていますが（</w:t>
      </w:r>
      <w:r w:rsidRPr="009C0340">
        <w:rPr>
          <w:rFonts w:eastAsia="ＭＳ 明朝"/>
          <w:b/>
          <w:bCs/>
          <w:i/>
          <w:iCs/>
          <w:lang w:eastAsia="ja-JP"/>
        </w:rPr>
        <w:t>L728</w:t>
      </w:r>
      <w:r w:rsidRPr="009C0340">
        <w:rPr>
          <w:rFonts w:eastAsia="ＭＳ 明朝" w:hint="eastAsia"/>
          <w:b/>
          <w:bCs/>
          <w:i/>
          <w:iCs/>
          <w:lang w:eastAsia="ja-JP"/>
        </w:rPr>
        <w:t>）、そのコメントも本文に見当たりません。</w:t>
      </w:r>
    </w:p>
    <w:p w14:paraId="56C473C8" w14:textId="00BF8928" w:rsidR="00847954" w:rsidRDefault="00196399" w:rsidP="00390F3A">
      <w:pPr>
        <w:pStyle w:val="af1"/>
        <w:spacing w:line="240" w:lineRule="auto"/>
        <w:ind w:leftChars="59" w:left="284" w:hanging="142"/>
        <w:rPr>
          <w:rFonts w:eastAsia="ＭＳ 明朝"/>
          <w:color w:val="EE0000"/>
          <w:lang w:eastAsia="ja-JP"/>
        </w:rPr>
      </w:pPr>
      <w:r w:rsidRPr="00552C71">
        <w:rPr>
          <w:rFonts w:eastAsia="ＭＳ 明朝" w:hint="eastAsia"/>
          <w:lang w:eastAsia="ja-JP"/>
        </w:rPr>
        <w:t>⇒</w:t>
      </w:r>
      <w:r>
        <w:rPr>
          <w:rFonts w:eastAsia="ＭＳ 明朝" w:hint="eastAsia"/>
          <w:lang w:eastAsia="ja-JP"/>
        </w:rPr>
        <w:t xml:space="preserve">　</w:t>
      </w:r>
      <w:r w:rsidR="009B7B21">
        <w:rPr>
          <w:rFonts w:eastAsia="ＭＳ 明朝" w:hint="eastAsia"/>
          <w:lang w:eastAsia="ja-JP"/>
        </w:rPr>
        <w:t>修正しました</w:t>
      </w:r>
      <w:hyperlink w:anchor="_・Reviewer_1_のComment" w:history="1">
        <w:r w:rsidR="00950C13" w:rsidRPr="003A2FD3">
          <w:rPr>
            <w:rStyle w:val="a7"/>
            <w:rFonts w:eastAsia="ＭＳ 明朝" w:hint="eastAsia"/>
            <w:lang w:eastAsia="ja-JP"/>
          </w:rPr>
          <w:t>（</w:t>
        </w:r>
        <w:r w:rsidR="007C0524" w:rsidRPr="007C0524">
          <w:rPr>
            <w:rStyle w:val="a7"/>
            <w:rFonts w:eastAsia="ＭＳ 明朝"/>
            <w:lang w:eastAsia="ja-JP"/>
          </w:rPr>
          <w:t>ver.2_L442-446</w:t>
        </w:r>
        <w:r w:rsidR="00950C13" w:rsidRPr="003A2FD3">
          <w:rPr>
            <w:rStyle w:val="a7"/>
            <w:rFonts w:eastAsia="ＭＳ 明朝" w:hint="eastAsia"/>
            <w:lang w:eastAsia="ja-JP"/>
          </w:rPr>
          <w:t>）</w:t>
        </w:r>
      </w:hyperlink>
    </w:p>
    <w:p w14:paraId="46D162D0" w14:textId="77777777" w:rsidR="0073638D" w:rsidRPr="00390F3A" w:rsidRDefault="0073638D" w:rsidP="00390F3A">
      <w:pPr>
        <w:pStyle w:val="af1"/>
        <w:spacing w:line="240" w:lineRule="auto"/>
        <w:ind w:leftChars="59" w:left="284" w:hanging="142"/>
        <w:rPr>
          <w:rFonts w:eastAsia="ＭＳ 明朝"/>
          <w:b/>
          <w:bCs/>
          <w:lang w:eastAsia="ja-JP"/>
        </w:rPr>
      </w:pPr>
    </w:p>
    <w:p w14:paraId="499A91B4" w14:textId="77777777" w:rsidR="00847954" w:rsidRPr="00390F3A" w:rsidRDefault="00847954" w:rsidP="009C0340">
      <w:pPr>
        <w:pStyle w:val="2"/>
        <w:rPr>
          <w:rFonts w:eastAsia="ＭＳ 明朝"/>
        </w:rPr>
      </w:pPr>
      <w:r w:rsidRPr="00390F3A">
        <w:rPr>
          <w:rFonts w:eastAsia="ＭＳ 明朝" w:hint="eastAsia"/>
        </w:rPr>
        <w:t>・</w:t>
      </w:r>
      <w:r w:rsidRPr="00390F3A">
        <w:rPr>
          <w:rFonts w:eastAsia="ＭＳ 明朝"/>
        </w:rPr>
        <w:t xml:space="preserve">Reviewer 1 </w:t>
      </w:r>
      <w:r w:rsidRPr="00390F3A">
        <w:rPr>
          <w:rFonts w:eastAsia="ＭＳ 明朝" w:hint="eastAsia"/>
        </w:rPr>
        <w:t>の</w:t>
      </w:r>
      <w:r w:rsidRPr="00390F3A">
        <w:rPr>
          <w:rFonts w:eastAsia="ＭＳ 明朝"/>
        </w:rPr>
        <w:t>Comment 9</w:t>
      </w:r>
      <w:r w:rsidRPr="00390F3A">
        <w:rPr>
          <w:rFonts w:eastAsia="ＭＳ 明朝" w:hint="eastAsia"/>
        </w:rPr>
        <w:t>関連：</w:t>
      </w:r>
      <w:r w:rsidRPr="00390F3A">
        <w:rPr>
          <w:rFonts w:eastAsia="ＭＳ 明朝"/>
        </w:rPr>
        <w:t xml:space="preserve"> </w:t>
      </w:r>
      <w:r w:rsidRPr="00390F3A">
        <w:rPr>
          <w:rFonts w:eastAsia="ＭＳ 明朝" w:hint="eastAsia"/>
        </w:rPr>
        <w:t>結論への種分布モデル記述の追加</w:t>
      </w:r>
    </w:p>
    <w:p w14:paraId="49D47C42" w14:textId="77777777" w:rsidR="00847954" w:rsidRPr="009C0340" w:rsidRDefault="00847954" w:rsidP="00390F3A">
      <w:pPr>
        <w:pStyle w:val="af1"/>
        <w:spacing w:line="240" w:lineRule="auto"/>
        <w:ind w:leftChars="59" w:left="284" w:hanging="142"/>
        <w:rPr>
          <w:rFonts w:eastAsia="ＭＳ 明朝"/>
          <w:b/>
          <w:bCs/>
          <w:i/>
          <w:iCs/>
          <w:lang w:eastAsia="ja-JP"/>
        </w:rPr>
      </w:pPr>
      <w:r w:rsidRPr="009C0340">
        <w:rPr>
          <w:rFonts w:eastAsia="ＭＳ 明朝" w:hint="eastAsia"/>
          <w:b/>
          <w:bCs/>
          <w:i/>
          <w:iCs/>
          <w:lang w:eastAsia="ja-JP"/>
        </w:rPr>
        <w:t>回答書</w:t>
      </w:r>
      <w:r w:rsidRPr="009C0340">
        <w:rPr>
          <w:rFonts w:eastAsia="ＭＳ 明朝"/>
          <w:b/>
          <w:bCs/>
          <w:i/>
          <w:iCs/>
          <w:lang w:eastAsia="ja-JP"/>
        </w:rPr>
        <w:t>L748</w:t>
      </w:r>
      <w:r w:rsidRPr="009C0340">
        <w:rPr>
          <w:rFonts w:eastAsia="ＭＳ 明朝" w:hint="eastAsia"/>
          <w:b/>
          <w:bCs/>
          <w:i/>
          <w:iCs/>
          <w:lang w:eastAsia="ja-JP"/>
        </w:rPr>
        <w:t>の</w:t>
      </w:r>
      <w:r w:rsidRPr="009C0340">
        <w:rPr>
          <w:rFonts w:eastAsia="ＭＳ 明朝"/>
          <w:b/>
          <w:bCs/>
          <w:i/>
          <w:iCs/>
          <w:lang w:eastAsia="ja-JP"/>
        </w:rPr>
        <w:t>placeholder comment</w:t>
      </w:r>
      <w:r w:rsidRPr="009C0340">
        <w:rPr>
          <w:rFonts w:eastAsia="ＭＳ 明朝" w:hint="eastAsia"/>
          <w:b/>
          <w:bCs/>
          <w:i/>
          <w:iCs/>
          <w:lang w:eastAsia="ja-JP"/>
        </w:rPr>
        <w:t>はどれのことでしょうか</w:t>
      </w:r>
    </w:p>
    <w:p w14:paraId="5F24E2FF" w14:textId="2E373EB9" w:rsidR="007118A3" w:rsidRDefault="00196399" w:rsidP="007118A3">
      <w:pPr>
        <w:pStyle w:val="a0"/>
        <w:spacing w:line="240" w:lineRule="auto"/>
        <w:rPr>
          <w:rFonts w:eastAsiaTheme="minorEastAsia"/>
          <w:sz w:val="22"/>
          <w:szCs w:val="22"/>
          <w:lang w:eastAsia="ja-JP"/>
        </w:rPr>
      </w:pPr>
      <w:r w:rsidRPr="00552C71">
        <w:rPr>
          <w:rFonts w:eastAsia="ＭＳ 明朝" w:hint="eastAsia"/>
          <w:lang w:eastAsia="ja-JP"/>
        </w:rPr>
        <w:t>⇒</w:t>
      </w:r>
      <w:r>
        <w:rPr>
          <w:rFonts w:eastAsia="ＭＳ 明朝" w:hint="eastAsia"/>
          <w:lang w:eastAsia="ja-JP"/>
        </w:rPr>
        <w:t xml:space="preserve">　</w:t>
      </w:r>
      <w:r w:rsidR="0080635A">
        <w:rPr>
          <w:rFonts w:eastAsia="ＭＳ 明朝"/>
          <w:b/>
          <w:bCs/>
          <w:lang w:eastAsia="ja-JP"/>
        </w:rPr>
        <w:t>Comment 9 (Conclusions):</w:t>
      </w:r>
      <w:r w:rsidR="0039059D">
        <w:rPr>
          <w:rFonts w:eastAsia="ＭＳ 明朝" w:hint="eastAsia"/>
          <w:b/>
          <w:bCs/>
          <w:lang w:eastAsia="ja-JP"/>
        </w:rPr>
        <w:t xml:space="preserve"> </w:t>
      </w:r>
      <w:r w:rsidR="007118A3" w:rsidRPr="00390F3A">
        <w:rPr>
          <w:rFonts w:eastAsiaTheme="minorEastAsia"/>
          <w:sz w:val="22"/>
          <w:szCs w:val="22"/>
          <w:lang w:eastAsia="ja-JP"/>
        </w:rPr>
        <w:t>“</w:t>
      </w:r>
      <w:r w:rsidR="007118A3" w:rsidRPr="00390F3A">
        <w:rPr>
          <w:sz w:val="22"/>
          <w:szCs w:val="22"/>
        </w:rPr>
        <w:t>These field-based findings are consistent with species distribution model projections, which predict a substantial upward contraction of suitable habitat for subalpine conifers</w:t>
      </w:r>
      <w:r w:rsidR="007118A3" w:rsidRPr="00390F3A">
        <w:rPr>
          <w:i/>
          <w:iCs/>
          <w:sz w:val="22"/>
          <w:szCs w:val="22"/>
        </w:rPr>
        <w:t xml:space="preserve"> </w:t>
      </w:r>
      <w:r w:rsidR="007118A3" w:rsidRPr="00390F3A">
        <w:rPr>
          <w:sz w:val="22"/>
          <w:szCs w:val="22"/>
        </w:rPr>
        <w:t xml:space="preserve">under future warming scenarios in Japan (Tanaka et al., 2012; </w:t>
      </w:r>
      <w:proofErr w:type="spellStart"/>
      <w:r w:rsidR="007118A3" w:rsidRPr="00390F3A">
        <w:rPr>
          <w:sz w:val="22"/>
          <w:szCs w:val="22"/>
        </w:rPr>
        <w:t>Tsuyama</w:t>
      </w:r>
      <w:proofErr w:type="spellEnd"/>
      <w:r w:rsidR="007118A3" w:rsidRPr="00390F3A">
        <w:rPr>
          <w:sz w:val="22"/>
          <w:szCs w:val="22"/>
        </w:rPr>
        <w:t xml:space="preserve"> et al., 2015).</w:t>
      </w:r>
      <w:r w:rsidR="007118A3" w:rsidRPr="00390F3A">
        <w:rPr>
          <w:rFonts w:eastAsiaTheme="minorEastAsia"/>
          <w:sz w:val="22"/>
          <w:szCs w:val="22"/>
          <w:lang w:eastAsia="ja-JP"/>
        </w:rPr>
        <w:t>”</w:t>
      </w:r>
      <w:r w:rsidR="007118A3" w:rsidRPr="00390F3A">
        <w:rPr>
          <w:sz w:val="22"/>
          <w:szCs w:val="22"/>
        </w:rPr>
        <w:t xml:space="preserve"> </w:t>
      </w:r>
    </w:p>
    <w:p w14:paraId="149E10A2" w14:textId="14E8C78B" w:rsidR="00AB1917" w:rsidRPr="00390F3A" w:rsidRDefault="0027101E" w:rsidP="00390F3A">
      <w:pPr>
        <w:pStyle w:val="a0"/>
        <w:spacing w:line="240" w:lineRule="auto"/>
        <w:rPr>
          <w:rFonts w:eastAsiaTheme="minorEastAsia"/>
          <w:sz w:val="22"/>
          <w:szCs w:val="22"/>
          <w:lang w:eastAsia="ja-JP"/>
        </w:rPr>
      </w:pPr>
      <w:r>
        <w:rPr>
          <w:rFonts w:eastAsia="ＭＳ 明朝" w:hint="eastAsia"/>
          <w:color w:val="EE0000"/>
          <w:lang w:eastAsia="ja-JP"/>
        </w:rPr>
        <w:t>（</w:t>
      </w:r>
      <w:r>
        <w:rPr>
          <w:rFonts w:eastAsia="ＭＳ 明朝" w:hint="eastAsia"/>
          <w:color w:val="EE0000"/>
          <w:lang w:eastAsia="ja-JP"/>
        </w:rPr>
        <w:t>ver.2_L</w:t>
      </w:r>
      <w:r w:rsidR="001926F5">
        <w:rPr>
          <w:rFonts w:eastAsia="ＭＳ 明朝" w:hint="eastAsia"/>
          <w:color w:val="EE0000"/>
          <w:lang w:eastAsia="ja-JP"/>
        </w:rPr>
        <w:t>485-488</w:t>
      </w:r>
      <w:r>
        <w:rPr>
          <w:rFonts w:eastAsia="ＭＳ 明朝" w:hint="eastAsia"/>
          <w:color w:val="EE0000"/>
          <w:lang w:eastAsia="ja-JP"/>
        </w:rPr>
        <w:t>）</w:t>
      </w:r>
    </w:p>
    <w:p w14:paraId="2EC9DDFF" w14:textId="77777777" w:rsidR="00847954" w:rsidRPr="009C0340" w:rsidRDefault="00847954" w:rsidP="009C0340">
      <w:pPr>
        <w:pStyle w:val="2"/>
        <w:rPr>
          <w:rFonts w:eastAsia="ＭＳ 明朝"/>
          <w:i/>
          <w:iCs/>
        </w:rPr>
      </w:pPr>
      <w:r w:rsidRPr="009C0340">
        <w:rPr>
          <w:rFonts w:eastAsia="ＭＳ 明朝" w:hint="eastAsia"/>
          <w:i/>
          <w:iCs/>
        </w:rPr>
        <w:t>・</w:t>
      </w:r>
      <w:r w:rsidRPr="009C0340">
        <w:rPr>
          <w:rFonts w:eastAsia="ＭＳ 明朝"/>
          <w:i/>
          <w:iCs/>
        </w:rPr>
        <w:t xml:space="preserve">Reviewer 2 </w:t>
      </w:r>
      <w:r w:rsidRPr="009C0340">
        <w:rPr>
          <w:rFonts w:eastAsia="ＭＳ 明朝" w:hint="eastAsia"/>
          <w:i/>
          <w:iCs/>
        </w:rPr>
        <w:t>の</w:t>
      </w:r>
      <w:r w:rsidRPr="009C0340">
        <w:rPr>
          <w:rFonts w:eastAsia="ＭＳ 明朝"/>
          <w:i/>
          <w:iCs/>
        </w:rPr>
        <w:t>Main comment 2</w:t>
      </w:r>
      <w:r w:rsidRPr="009C0340">
        <w:rPr>
          <w:rFonts w:eastAsia="ＭＳ 明朝" w:hint="eastAsia"/>
          <w:i/>
          <w:iCs/>
        </w:rPr>
        <w:t>関連：</w:t>
      </w:r>
      <w:r w:rsidRPr="009C0340">
        <w:rPr>
          <w:rFonts w:eastAsia="ＭＳ 明朝"/>
          <w:i/>
          <w:iCs/>
        </w:rPr>
        <w:t xml:space="preserve"> </w:t>
      </w:r>
      <w:r w:rsidRPr="009C0340">
        <w:rPr>
          <w:rFonts w:eastAsia="ＭＳ 明朝" w:hint="eastAsia"/>
          <w:i/>
          <w:iCs/>
        </w:rPr>
        <w:t>期間年死亡率算出</w:t>
      </w:r>
    </w:p>
    <w:p w14:paraId="11563A02" w14:textId="77777777" w:rsidR="00847954" w:rsidRPr="009C0340" w:rsidRDefault="00847954" w:rsidP="00390F3A">
      <w:pPr>
        <w:pStyle w:val="af1"/>
        <w:spacing w:line="240" w:lineRule="auto"/>
        <w:ind w:leftChars="59" w:left="284" w:hanging="142"/>
        <w:rPr>
          <w:rFonts w:eastAsia="ＭＳ 明朝"/>
          <w:b/>
          <w:bCs/>
          <w:i/>
          <w:iCs/>
          <w:lang w:eastAsia="ja-JP"/>
        </w:rPr>
      </w:pPr>
      <w:r w:rsidRPr="009C0340">
        <w:rPr>
          <w:rFonts w:eastAsia="ＭＳ 明朝"/>
          <w:b/>
          <w:bCs/>
          <w:i/>
          <w:iCs/>
          <w:lang w:eastAsia="ja-JP"/>
        </w:rPr>
        <w:t>fallen by the end</w:t>
      </w:r>
      <w:r w:rsidRPr="009C0340">
        <w:rPr>
          <w:rFonts w:eastAsia="ＭＳ 明朝" w:hint="eastAsia"/>
          <w:b/>
          <w:bCs/>
          <w:i/>
          <w:iCs/>
          <w:lang w:eastAsia="ja-JP"/>
        </w:rPr>
        <w:t>（</w:t>
      </w:r>
      <w:r w:rsidRPr="009C0340">
        <w:rPr>
          <w:rFonts w:eastAsia="ＭＳ 明朝"/>
          <w:b/>
          <w:bCs/>
          <w:i/>
          <w:iCs/>
          <w:lang w:eastAsia="ja-JP"/>
        </w:rPr>
        <w:t>L193</w:t>
      </w:r>
      <w:r w:rsidRPr="009C0340">
        <w:rPr>
          <w:rFonts w:eastAsia="ＭＳ 明朝" w:hint="eastAsia"/>
          <w:b/>
          <w:bCs/>
          <w:i/>
          <w:iCs/>
          <w:lang w:eastAsia="ja-JP"/>
        </w:rPr>
        <w:t>）だと立枯れを含まないので、</w:t>
      </w:r>
      <w:r w:rsidRPr="009C0340">
        <w:rPr>
          <w:rFonts w:eastAsia="ＭＳ 明朝"/>
          <w:b/>
          <w:bCs/>
          <w:i/>
          <w:iCs/>
          <w:lang w:eastAsia="ja-JP"/>
        </w:rPr>
        <w:t>dead by the end</w:t>
      </w:r>
      <w:r w:rsidRPr="009C0340">
        <w:rPr>
          <w:rFonts w:eastAsia="ＭＳ 明朝" w:hint="eastAsia"/>
          <w:b/>
          <w:bCs/>
          <w:i/>
          <w:iCs/>
          <w:lang w:eastAsia="ja-JP"/>
        </w:rPr>
        <w:t>が適切ではないでしょうか。</w:t>
      </w:r>
    </w:p>
    <w:p w14:paraId="33FC254F" w14:textId="57377982" w:rsidR="00847954" w:rsidRPr="00390F3A" w:rsidRDefault="00196399" w:rsidP="00390F3A">
      <w:pPr>
        <w:pStyle w:val="af1"/>
        <w:spacing w:line="240" w:lineRule="auto"/>
        <w:ind w:leftChars="59" w:left="284" w:hanging="142"/>
        <w:rPr>
          <w:rFonts w:eastAsia="ＭＳ 明朝"/>
          <w:b/>
          <w:bCs/>
          <w:lang w:eastAsia="ja-JP"/>
        </w:rPr>
      </w:pPr>
      <w:r w:rsidRPr="00552C71">
        <w:rPr>
          <w:rFonts w:eastAsia="ＭＳ 明朝" w:hint="eastAsia"/>
          <w:lang w:eastAsia="ja-JP"/>
        </w:rPr>
        <w:t>⇒</w:t>
      </w:r>
      <w:r>
        <w:rPr>
          <w:rFonts w:eastAsia="ＭＳ 明朝" w:hint="eastAsia"/>
          <w:lang w:eastAsia="ja-JP"/>
        </w:rPr>
        <w:t xml:space="preserve">　</w:t>
      </w:r>
      <w:r w:rsidR="00DF0A39">
        <w:rPr>
          <w:rFonts w:eastAsia="ＭＳ 明朝" w:hint="eastAsia"/>
          <w:lang w:eastAsia="ja-JP"/>
        </w:rPr>
        <w:t xml:space="preserve">　</w:t>
      </w:r>
      <w:r w:rsidR="00A85B10">
        <w:rPr>
          <w:rFonts w:eastAsia="ＭＳ 明朝"/>
          <w:lang w:eastAsia="ja-JP"/>
        </w:rPr>
        <w:t>“</w:t>
      </w:r>
      <w:r w:rsidR="00A85B10" w:rsidRPr="009C0340">
        <w:rPr>
          <w:rFonts w:eastAsiaTheme="minorEastAsia"/>
          <w:color w:val="EE0000"/>
          <w:lang w:eastAsia="ja-JP"/>
        </w:rPr>
        <w:t>Demographic rates for population growth (G = ln(</w:t>
      </w:r>
      <w:r w:rsidR="00A85B10" w:rsidRPr="009C0340">
        <w:rPr>
          <w:rFonts w:eastAsiaTheme="minorEastAsia"/>
          <w:i/>
          <w:iCs/>
          <w:color w:val="EE0000"/>
          <w:lang w:eastAsia="ja-JP"/>
        </w:rPr>
        <w:t>N1</w:t>
      </w:r>
      <w:r w:rsidR="00A85B10" w:rsidRPr="009C0340">
        <w:rPr>
          <w:rFonts w:eastAsiaTheme="minorEastAsia"/>
          <w:color w:val="EE0000"/>
          <w:lang w:eastAsia="ja-JP"/>
        </w:rPr>
        <w:t>/</w:t>
      </w:r>
      <w:r w:rsidR="00A85B10" w:rsidRPr="009C0340">
        <w:rPr>
          <w:rFonts w:eastAsiaTheme="minorEastAsia"/>
          <w:i/>
          <w:iCs/>
          <w:color w:val="EE0000"/>
          <w:lang w:eastAsia="ja-JP"/>
        </w:rPr>
        <w:t>N0</w:t>
      </w:r>
      <w:r w:rsidR="00A85B10" w:rsidRPr="009C0340">
        <w:rPr>
          <w:rFonts w:eastAsiaTheme="minorEastAsia"/>
          <w:color w:val="EE0000"/>
          <w:lang w:eastAsia="ja-JP"/>
        </w:rPr>
        <w:t>)/</w:t>
      </w:r>
      <w:r w:rsidR="00A85B10" w:rsidRPr="009C0340">
        <w:rPr>
          <w:rFonts w:eastAsiaTheme="minorEastAsia"/>
          <w:i/>
          <w:iCs/>
          <w:color w:val="EE0000"/>
          <w:lang w:eastAsia="ja-JP"/>
        </w:rPr>
        <w:t>t</w:t>
      </w:r>
      <w:r w:rsidR="00A85B10" w:rsidRPr="009C0340">
        <w:rPr>
          <w:rFonts w:eastAsiaTheme="minorEastAsia"/>
          <w:color w:val="EE0000"/>
          <w:lang w:eastAsia="ja-JP"/>
        </w:rPr>
        <w:t>), mortality (M = ln(</w:t>
      </w:r>
      <w:r w:rsidR="00A85B10" w:rsidRPr="009C0340">
        <w:rPr>
          <w:rFonts w:eastAsiaTheme="minorEastAsia"/>
          <w:i/>
          <w:iCs/>
          <w:color w:val="EE0000"/>
          <w:lang w:eastAsia="ja-JP"/>
        </w:rPr>
        <w:t>N0</w:t>
      </w:r>
      <w:r w:rsidR="00A85B10" w:rsidRPr="009C0340">
        <w:rPr>
          <w:rFonts w:eastAsiaTheme="minorEastAsia"/>
          <w:color w:val="EE0000"/>
          <w:lang w:eastAsia="ja-JP"/>
        </w:rPr>
        <w:t>/</w:t>
      </w:r>
      <w:r w:rsidR="00A85B10" w:rsidRPr="009C0340">
        <w:rPr>
          <w:rFonts w:eastAsiaTheme="minorEastAsia"/>
          <w:i/>
          <w:iCs/>
          <w:color w:val="EE0000"/>
          <w:lang w:eastAsia="ja-JP"/>
        </w:rPr>
        <w:t>Ns</w:t>
      </w:r>
      <w:r w:rsidR="00A85B10" w:rsidRPr="009C0340">
        <w:rPr>
          <w:rFonts w:eastAsiaTheme="minorEastAsia"/>
          <w:color w:val="EE0000"/>
          <w:lang w:eastAsia="ja-JP"/>
        </w:rPr>
        <w:t>)/</w:t>
      </w:r>
      <w:r w:rsidR="00A85B10" w:rsidRPr="009C0340">
        <w:rPr>
          <w:rFonts w:eastAsiaTheme="minorEastAsia"/>
          <w:i/>
          <w:iCs/>
          <w:color w:val="EE0000"/>
          <w:lang w:eastAsia="ja-JP"/>
        </w:rPr>
        <w:t>t</w:t>
      </w:r>
      <w:r w:rsidR="00A85B10" w:rsidRPr="009C0340">
        <w:rPr>
          <w:rFonts w:eastAsiaTheme="minorEastAsia"/>
          <w:color w:val="EE0000"/>
          <w:lang w:eastAsia="ja-JP"/>
        </w:rPr>
        <w:t>), and ingrowth (I = ln(</w:t>
      </w:r>
      <w:r w:rsidR="00A85B10" w:rsidRPr="009C0340">
        <w:rPr>
          <w:rFonts w:eastAsiaTheme="minorEastAsia"/>
          <w:i/>
          <w:iCs/>
          <w:color w:val="EE0000"/>
          <w:lang w:eastAsia="ja-JP"/>
        </w:rPr>
        <w:t>N1</w:t>
      </w:r>
      <w:r w:rsidR="00A85B10" w:rsidRPr="009C0340">
        <w:rPr>
          <w:rFonts w:eastAsiaTheme="minorEastAsia"/>
          <w:color w:val="EE0000"/>
          <w:lang w:eastAsia="ja-JP"/>
        </w:rPr>
        <w:t>/</w:t>
      </w:r>
      <w:r w:rsidR="00A85B10" w:rsidRPr="009C0340">
        <w:rPr>
          <w:rFonts w:eastAsiaTheme="minorEastAsia"/>
          <w:i/>
          <w:iCs/>
          <w:color w:val="EE0000"/>
          <w:lang w:eastAsia="ja-JP"/>
        </w:rPr>
        <w:t>Ns</w:t>
      </w:r>
      <w:r w:rsidR="00A85B10" w:rsidRPr="009C0340">
        <w:rPr>
          <w:rFonts w:eastAsiaTheme="minorEastAsia"/>
          <w:color w:val="EE0000"/>
          <w:lang w:eastAsia="ja-JP"/>
        </w:rPr>
        <w:t>)/</w:t>
      </w:r>
      <w:r w:rsidR="00A85B10" w:rsidRPr="009C0340">
        <w:rPr>
          <w:rFonts w:eastAsiaTheme="minorEastAsia"/>
          <w:i/>
          <w:iCs/>
          <w:color w:val="EE0000"/>
          <w:lang w:eastAsia="ja-JP"/>
        </w:rPr>
        <w:t>t</w:t>
      </w:r>
      <w:r w:rsidR="00A85B10" w:rsidRPr="009C0340">
        <w:rPr>
          <w:rFonts w:eastAsiaTheme="minorEastAsia"/>
          <w:color w:val="EE0000"/>
          <w:lang w:eastAsia="ja-JP"/>
        </w:rPr>
        <w:t>) were calculated following Condit et al. (1999)</w:t>
      </w:r>
      <w:r w:rsidR="001712CE">
        <w:rPr>
          <w:rFonts w:eastAsiaTheme="minorEastAsia"/>
          <w:color w:val="EE0000"/>
          <w:lang w:eastAsia="ja-JP"/>
        </w:rPr>
        <w:t>…</w:t>
      </w:r>
      <w:r w:rsidR="001712CE">
        <w:rPr>
          <w:rFonts w:eastAsiaTheme="minorEastAsia" w:hint="eastAsia"/>
          <w:color w:val="EE0000"/>
          <w:lang w:eastAsia="ja-JP"/>
        </w:rPr>
        <w:t>.</w:t>
      </w:r>
      <w:r w:rsidR="00A85B10">
        <w:rPr>
          <w:rFonts w:eastAsia="ＭＳ 明朝"/>
          <w:lang w:eastAsia="ja-JP"/>
        </w:rPr>
        <w:t>”</w:t>
      </w:r>
      <w:r w:rsidR="001712CE">
        <w:rPr>
          <w:rFonts w:eastAsia="ＭＳ 明朝" w:hint="eastAsia"/>
          <w:lang w:eastAsia="ja-JP"/>
        </w:rPr>
        <w:t xml:space="preserve">　年率</w:t>
      </w:r>
      <w:r w:rsidR="000D128F">
        <w:rPr>
          <w:rFonts w:eastAsia="ＭＳ 明朝" w:hint="eastAsia"/>
          <w:lang w:eastAsia="ja-JP"/>
        </w:rPr>
        <w:t>計算は</w:t>
      </w:r>
      <w:r w:rsidR="000D128F">
        <w:rPr>
          <w:rFonts w:eastAsia="ＭＳ 明朝" w:hint="eastAsia"/>
          <w:lang w:eastAsia="ja-JP"/>
        </w:rPr>
        <w:t>Condit</w:t>
      </w:r>
      <w:r w:rsidR="000D128F">
        <w:rPr>
          <w:rFonts w:eastAsia="ＭＳ 明朝" w:hint="eastAsia"/>
          <w:lang w:eastAsia="ja-JP"/>
        </w:rPr>
        <w:t>式に統一しました</w:t>
      </w:r>
      <w:r w:rsidR="0027101E">
        <w:rPr>
          <w:rFonts w:eastAsia="ＭＳ 明朝" w:hint="eastAsia"/>
          <w:lang w:eastAsia="ja-JP"/>
        </w:rPr>
        <w:t xml:space="preserve">　</w:t>
      </w:r>
      <w:r w:rsidR="0027101E">
        <w:rPr>
          <w:rFonts w:eastAsia="ＭＳ 明朝" w:hint="eastAsia"/>
          <w:color w:val="EE0000"/>
          <w:lang w:eastAsia="ja-JP"/>
        </w:rPr>
        <w:t>（</w:t>
      </w:r>
      <w:r w:rsidR="0027101E">
        <w:rPr>
          <w:rFonts w:eastAsia="ＭＳ 明朝" w:hint="eastAsia"/>
          <w:color w:val="EE0000"/>
          <w:lang w:eastAsia="ja-JP"/>
        </w:rPr>
        <w:t>ver.2_L</w:t>
      </w:r>
      <w:r w:rsidR="00A85B10">
        <w:rPr>
          <w:rFonts w:eastAsia="ＭＳ 明朝" w:hint="eastAsia"/>
          <w:color w:val="EE0000"/>
          <w:lang w:eastAsia="ja-JP"/>
        </w:rPr>
        <w:t>190-195</w:t>
      </w:r>
      <w:r w:rsidR="0027101E">
        <w:rPr>
          <w:rFonts w:eastAsia="ＭＳ 明朝" w:hint="eastAsia"/>
          <w:color w:val="EE0000"/>
          <w:lang w:eastAsia="ja-JP"/>
        </w:rPr>
        <w:t>）</w:t>
      </w:r>
    </w:p>
    <w:p w14:paraId="6B302595" w14:textId="372C1C13" w:rsidR="00847954" w:rsidRPr="0077203B" w:rsidRDefault="00847954" w:rsidP="009C0340">
      <w:pPr>
        <w:pStyle w:val="2"/>
        <w:rPr>
          <w:rFonts w:eastAsia="ＭＳ 明朝"/>
        </w:rPr>
      </w:pPr>
      <w:r w:rsidRPr="00390F3A">
        <w:rPr>
          <w:rFonts w:eastAsia="ＭＳ 明朝" w:hint="eastAsia"/>
        </w:rPr>
        <w:t>・</w:t>
      </w:r>
      <w:r w:rsidRPr="00390F3A">
        <w:rPr>
          <w:rFonts w:eastAsia="ＭＳ 明朝"/>
        </w:rPr>
        <w:t xml:space="preserve">Reviewer 2 </w:t>
      </w:r>
      <w:r w:rsidRPr="00390F3A">
        <w:rPr>
          <w:rFonts w:eastAsia="ＭＳ 明朝" w:hint="eastAsia"/>
        </w:rPr>
        <w:t>の</w:t>
      </w:r>
      <w:r w:rsidRPr="00390F3A">
        <w:rPr>
          <w:rFonts w:eastAsia="ＭＳ 明朝"/>
        </w:rPr>
        <w:t>Main comment 2</w:t>
      </w:r>
      <w:r w:rsidRPr="00390F3A">
        <w:rPr>
          <w:rFonts w:eastAsia="ＭＳ 明朝" w:hint="eastAsia"/>
        </w:rPr>
        <w:t>関連：</w:t>
      </w:r>
      <w:r w:rsidR="00841831">
        <w:rPr>
          <w:rFonts w:eastAsia="ＭＳ 明朝" w:hint="eastAsia"/>
        </w:rPr>
        <w:t xml:space="preserve"> </w:t>
      </w:r>
      <w:r w:rsidRPr="009C0340">
        <w:rPr>
          <w:rFonts w:eastAsia="ＭＳ 明朝" w:hint="eastAsia"/>
          <w:sz w:val="24"/>
          <w:szCs w:val="24"/>
        </w:rPr>
        <w:t>期間</w:t>
      </w:r>
      <w:r w:rsidRPr="009C0340">
        <w:rPr>
          <w:rFonts w:eastAsia="ＭＳ 明朝"/>
          <w:sz w:val="24"/>
          <w:szCs w:val="24"/>
        </w:rPr>
        <w:t>WI</w:t>
      </w:r>
      <w:r w:rsidRPr="009C0340">
        <w:rPr>
          <w:rFonts w:eastAsia="ＭＳ 明朝" w:hint="eastAsia"/>
          <w:sz w:val="24"/>
          <w:szCs w:val="24"/>
        </w:rPr>
        <w:t>と期間年死亡率の相関分析</w:t>
      </w:r>
    </w:p>
    <w:p w14:paraId="311EB5D3" w14:textId="77777777" w:rsidR="00847954" w:rsidRPr="009C0340" w:rsidRDefault="00847954" w:rsidP="00390F3A">
      <w:pPr>
        <w:pStyle w:val="af1"/>
        <w:spacing w:line="240" w:lineRule="auto"/>
        <w:ind w:leftChars="59" w:left="284" w:hanging="142"/>
        <w:rPr>
          <w:rFonts w:eastAsia="ＭＳ 明朝"/>
          <w:b/>
          <w:bCs/>
          <w:i/>
          <w:iCs/>
          <w:lang w:eastAsia="ja-JP"/>
        </w:rPr>
      </w:pPr>
      <w:r w:rsidRPr="009C0340">
        <w:rPr>
          <w:rFonts w:eastAsia="ＭＳ 明朝"/>
          <w:b/>
          <w:bCs/>
          <w:i/>
          <w:iCs/>
          <w:lang w:eastAsia="ja-JP"/>
        </w:rPr>
        <w:t>3</w:t>
      </w:r>
      <w:r w:rsidRPr="009C0340">
        <w:rPr>
          <w:rFonts w:eastAsia="ＭＳ 明朝" w:hint="eastAsia"/>
          <w:b/>
          <w:bCs/>
          <w:i/>
          <w:iCs/>
          <w:lang w:eastAsia="ja-JP"/>
        </w:rPr>
        <w:t>プロットの</w:t>
      </w:r>
      <w:r w:rsidRPr="009C0340">
        <w:rPr>
          <w:rFonts w:eastAsia="ＭＳ 明朝"/>
          <w:b/>
          <w:bCs/>
          <w:i/>
          <w:iCs/>
          <w:lang w:eastAsia="ja-JP"/>
        </w:rPr>
        <w:t>6</w:t>
      </w:r>
      <w:r w:rsidRPr="009C0340">
        <w:rPr>
          <w:rFonts w:eastAsia="ＭＳ 明朝" w:hint="eastAsia"/>
          <w:b/>
          <w:bCs/>
          <w:i/>
          <w:iCs/>
          <w:lang w:eastAsia="ja-JP"/>
        </w:rPr>
        <w:t>期間のデータをプールして</w:t>
      </w:r>
      <w:r w:rsidRPr="009C0340">
        <w:rPr>
          <w:rFonts w:eastAsia="ＭＳ 明朝"/>
          <w:b/>
          <w:bCs/>
          <w:i/>
          <w:iCs/>
          <w:lang w:eastAsia="ja-JP"/>
        </w:rPr>
        <w:t>n=18</w:t>
      </w:r>
      <w:r w:rsidRPr="009C0340">
        <w:rPr>
          <w:rFonts w:eastAsia="ＭＳ 明朝" w:hint="eastAsia"/>
          <w:b/>
          <w:bCs/>
          <w:i/>
          <w:iCs/>
          <w:lang w:eastAsia="ja-JP"/>
        </w:rPr>
        <w:t>で解析されていますが（</w:t>
      </w:r>
      <w:r w:rsidRPr="009C0340">
        <w:rPr>
          <w:rFonts w:eastAsia="ＭＳ 明朝"/>
          <w:b/>
          <w:bCs/>
          <w:i/>
          <w:iCs/>
          <w:lang w:eastAsia="ja-JP"/>
        </w:rPr>
        <w:t>L194-195</w:t>
      </w:r>
      <w:r w:rsidRPr="009C0340">
        <w:rPr>
          <w:rFonts w:eastAsia="ＭＳ 明朝" w:hint="eastAsia"/>
          <w:b/>
          <w:bCs/>
          <w:i/>
          <w:iCs/>
          <w:lang w:eastAsia="ja-JP"/>
        </w:rPr>
        <w:t>、</w:t>
      </w:r>
      <w:r w:rsidRPr="009C0340">
        <w:rPr>
          <w:rFonts w:eastAsia="ＭＳ 明朝"/>
          <w:b/>
          <w:bCs/>
          <w:i/>
          <w:iCs/>
          <w:lang w:eastAsia="ja-JP"/>
        </w:rPr>
        <w:t>L794</w:t>
      </w:r>
      <w:r w:rsidRPr="009C0340">
        <w:rPr>
          <w:rFonts w:eastAsia="ＭＳ 明朝" w:hint="eastAsia"/>
          <w:b/>
          <w:bCs/>
          <w:i/>
          <w:iCs/>
          <w:lang w:eastAsia="ja-JP"/>
        </w:rPr>
        <w:t>）、この相関についてはプロットによって傾向が異なることも予想されます。単純に考えれば、上ノ小平では</w:t>
      </w:r>
      <w:r w:rsidRPr="009C0340">
        <w:rPr>
          <w:rFonts w:eastAsia="ＭＳ 明朝"/>
          <w:b/>
          <w:bCs/>
          <w:i/>
          <w:iCs/>
          <w:lang w:eastAsia="ja-JP"/>
        </w:rPr>
        <w:t>WI</w:t>
      </w:r>
      <w:r w:rsidRPr="009C0340">
        <w:rPr>
          <w:rFonts w:eastAsia="ＭＳ 明朝" w:hint="eastAsia"/>
          <w:b/>
          <w:bCs/>
          <w:i/>
          <w:iCs/>
          <w:lang w:eastAsia="ja-JP"/>
        </w:rPr>
        <w:t>が高くなるほど生育に不適となり死亡率も高くなる正の相関が想定されますが、上限に近い鏡石では</w:t>
      </w:r>
      <w:r w:rsidRPr="009C0340">
        <w:rPr>
          <w:rFonts w:eastAsia="ＭＳ 明朝"/>
          <w:b/>
          <w:bCs/>
          <w:i/>
          <w:iCs/>
          <w:lang w:eastAsia="ja-JP"/>
        </w:rPr>
        <w:t>WI</w:t>
      </w:r>
      <w:r w:rsidRPr="009C0340">
        <w:rPr>
          <w:rFonts w:eastAsia="ＭＳ 明朝" w:hint="eastAsia"/>
          <w:b/>
          <w:bCs/>
          <w:i/>
          <w:iCs/>
          <w:lang w:eastAsia="ja-JP"/>
        </w:rPr>
        <w:t>が高くなるほど生育に好適となり死亡率が低下する負の相関が想定されます。</w:t>
      </w:r>
      <w:r w:rsidRPr="009C0340">
        <w:rPr>
          <w:rFonts w:eastAsia="ＭＳ 明朝"/>
          <w:b/>
          <w:bCs/>
          <w:i/>
          <w:iCs/>
          <w:lang w:eastAsia="ja-JP"/>
        </w:rPr>
        <w:t>n=18</w:t>
      </w:r>
      <w:r w:rsidRPr="009C0340">
        <w:rPr>
          <w:rFonts w:eastAsia="ＭＳ 明朝" w:hint="eastAsia"/>
          <w:b/>
          <w:bCs/>
          <w:i/>
          <w:iCs/>
          <w:lang w:eastAsia="ja-JP"/>
        </w:rPr>
        <w:t>で解析すると正の相関があるとのことなので、上ノ小平の影響が大きいのかもしれませんが、それぞれのプロットについて</w:t>
      </w:r>
      <w:r w:rsidRPr="009C0340">
        <w:rPr>
          <w:rFonts w:eastAsia="ＭＳ 明朝"/>
          <w:b/>
          <w:bCs/>
          <w:i/>
          <w:iCs/>
          <w:lang w:eastAsia="ja-JP"/>
        </w:rPr>
        <w:t>n=6</w:t>
      </w:r>
      <w:r w:rsidRPr="009C0340">
        <w:rPr>
          <w:rFonts w:eastAsia="ＭＳ 明朝" w:hint="eastAsia"/>
          <w:b/>
          <w:bCs/>
          <w:i/>
          <w:iCs/>
          <w:lang w:eastAsia="ja-JP"/>
        </w:rPr>
        <w:t>で解析した方が解釈しやすいように思いました。</w:t>
      </w:r>
    </w:p>
    <w:p w14:paraId="57289E3E" w14:textId="77777777" w:rsidR="00847954" w:rsidRPr="009C0340" w:rsidRDefault="00847954" w:rsidP="00390F3A">
      <w:pPr>
        <w:pStyle w:val="af1"/>
        <w:spacing w:line="240" w:lineRule="auto"/>
        <w:ind w:leftChars="59" w:left="284" w:hanging="142"/>
        <w:rPr>
          <w:rFonts w:eastAsia="ＭＳ 明朝"/>
          <w:b/>
          <w:bCs/>
          <w:i/>
          <w:iCs/>
          <w:lang w:eastAsia="ja-JP"/>
        </w:rPr>
      </w:pPr>
      <w:r w:rsidRPr="009C0340">
        <w:rPr>
          <w:rFonts w:eastAsia="ＭＳ 明朝" w:hint="eastAsia"/>
          <w:b/>
          <w:bCs/>
          <w:i/>
          <w:iCs/>
          <w:lang w:eastAsia="ja-JP"/>
        </w:rPr>
        <w:t>・</w:t>
      </w:r>
      <w:r w:rsidRPr="009C0340">
        <w:rPr>
          <w:rFonts w:eastAsia="ＭＳ 明朝"/>
          <w:b/>
          <w:bCs/>
          <w:i/>
          <w:iCs/>
          <w:lang w:eastAsia="ja-JP"/>
        </w:rPr>
        <w:t xml:space="preserve">Reviewer 2 </w:t>
      </w:r>
      <w:r w:rsidRPr="009C0340">
        <w:rPr>
          <w:rFonts w:eastAsia="ＭＳ 明朝" w:hint="eastAsia"/>
          <w:b/>
          <w:bCs/>
          <w:i/>
          <w:iCs/>
          <w:lang w:eastAsia="ja-JP"/>
        </w:rPr>
        <w:t>の</w:t>
      </w:r>
      <w:r w:rsidRPr="009C0340">
        <w:rPr>
          <w:rFonts w:eastAsia="ＭＳ 明朝"/>
          <w:b/>
          <w:bCs/>
          <w:i/>
          <w:iCs/>
          <w:lang w:eastAsia="ja-JP"/>
        </w:rPr>
        <w:t>Main comment 2</w:t>
      </w:r>
      <w:r w:rsidRPr="009C0340">
        <w:rPr>
          <w:rFonts w:eastAsia="ＭＳ 明朝" w:hint="eastAsia"/>
          <w:b/>
          <w:bCs/>
          <w:i/>
          <w:iCs/>
          <w:lang w:eastAsia="ja-JP"/>
        </w:rPr>
        <w:t>関連：</w:t>
      </w:r>
      <w:r w:rsidRPr="009C0340">
        <w:rPr>
          <w:rFonts w:eastAsia="ＭＳ 明朝"/>
          <w:b/>
          <w:bCs/>
          <w:i/>
          <w:iCs/>
          <w:lang w:eastAsia="ja-JP"/>
        </w:rPr>
        <w:t xml:space="preserve"> </w:t>
      </w:r>
      <w:r w:rsidRPr="009C0340">
        <w:rPr>
          <w:rFonts w:eastAsia="ＭＳ 明朝" w:hint="eastAsia"/>
          <w:b/>
          <w:bCs/>
          <w:i/>
          <w:iCs/>
          <w:lang w:eastAsia="ja-JP"/>
        </w:rPr>
        <w:t>平均</w:t>
      </w:r>
      <w:r w:rsidRPr="009C0340">
        <w:rPr>
          <w:rFonts w:eastAsia="ＭＳ 明朝"/>
          <w:b/>
          <w:bCs/>
          <w:i/>
          <w:iCs/>
          <w:lang w:eastAsia="ja-JP"/>
        </w:rPr>
        <w:t>WI</w:t>
      </w:r>
      <w:r w:rsidRPr="009C0340">
        <w:rPr>
          <w:rFonts w:eastAsia="ＭＳ 明朝" w:hint="eastAsia"/>
          <w:b/>
          <w:bCs/>
          <w:i/>
          <w:iCs/>
          <w:lang w:eastAsia="ja-JP"/>
        </w:rPr>
        <w:t>と平均死亡率？の関係</w:t>
      </w:r>
    </w:p>
    <w:p w14:paraId="4C4BA44A" w14:textId="77777777" w:rsidR="00847954" w:rsidRDefault="00847954" w:rsidP="00390F3A">
      <w:pPr>
        <w:pStyle w:val="af1"/>
        <w:spacing w:line="240" w:lineRule="auto"/>
        <w:ind w:leftChars="59" w:left="284" w:hanging="142"/>
        <w:rPr>
          <w:rFonts w:eastAsia="ＭＳ 明朝"/>
          <w:b/>
          <w:bCs/>
          <w:i/>
          <w:iCs/>
          <w:lang w:eastAsia="ja-JP"/>
        </w:rPr>
      </w:pPr>
      <w:r w:rsidRPr="009C0340">
        <w:rPr>
          <w:rFonts w:eastAsia="ＭＳ 明朝"/>
          <w:b/>
          <w:bCs/>
          <w:i/>
          <w:iCs/>
          <w:lang w:eastAsia="ja-JP"/>
        </w:rPr>
        <w:lastRenderedPageBreak/>
        <w:t>L795-796</w:t>
      </w:r>
      <w:r w:rsidRPr="009C0340">
        <w:rPr>
          <w:rFonts w:eastAsia="ＭＳ 明朝" w:hint="eastAsia"/>
          <w:b/>
          <w:bCs/>
          <w:i/>
          <w:iCs/>
          <w:lang w:eastAsia="ja-JP"/>
        </w:rPr>
        <w:t>の</w:t>
      </w:r>
      <w:r w:rsidRPr="009C0340">
        <w:rPr>
          <w:rFonts w:eastAsia="ＭＳ 明朝"/>
          <w:b/>
          <w:bCs/>
          <w:i/>
          <w:iCs/>
          <w:lang w:eastAsia="ja-JP"/>
        </w:rPr>
        <w:t>When compared across plots using mean values, the relationship was perfect (Spearman r = 1.000, p &lt; 0.001)</w:t>
      </w:r>
      <w:r w:rsidRPr="009C0340">
        <w:rPr>
          <w:rFonts w:eastAsia="ＭＳ 明朝" w:hint="eastAsia"/>
          <w:b/>
          <w:bCs/>
          <w:i/>
          <w:iCs/>
          <w:lang w:eastAsia="ja-JP"/>
        </w:rPr>
        <w:t>ですが、それぞれのプロットについて</w:t>
      </w:r>
      <w:r w:rsidRPr="009C0340">
        <w:rPr>
          <w:rFonts w:eastAsia="ＭＳ 明朝"/>
          <w:b/>
          <w:bCs/>
          <w:i/>
          <w:iCs/>
          <w:lang w:eastAsia="ja-JP"/>
        </w:rPr>
        <w:t>6</w:t>
      </w:r>
      <w:r w:rsidRPr="009C0340">
        <w:rPr>
          <w:rFonts w:eastAsia="ＭＳ 明朝" w:hint="eastAsia"/>
          <w:b/>
          <w:bCs/>
          <w:i/>
          <w:iCs/>
          <w:lang w:eastAsia="ja-JP"/>
        </w:rPr>
        <w:t>期間の平均値を得て、</w:t>
      </w:r>
      <w:r w:rsidRPr="009C0340">
        <w:rPr>
          <w:rFonts w:eastAsia="ＭＳ 明朝"/>
          <w:b/>
          <w:bCs/>
          <w:i/>
          <w:iCs/>
          <w:lang w:eastAsia="ja-JP"/>
        </w:rPr>
        <w:t>n=3</w:t>
      </w:r>
      <w:r w:rsidRPr="009C0340">
        <w:rPr>
          <w:rFonts w:eastAsia="ＭＳ 明朝" w:hint="eastAsia"/>
          <w:b/>
          <w:bCs/>
          <w:i/>
          <w:iCs/>
          <w:lang w:eastAsia="ja-JP"/>
        </w:rPr>
        <w:t>で解析したということでしょうか。そうであれば、</w:t>
      </w:r>
      <w:r w:rsidRPr="009C0340">
        <w:rPr>
          <w:rFonts w:eastAsia="ＭＳ 明朝"/>
          <w:b/>
          <w:bCs/>
          <w:i/>
          <w:iCs/>
          <w:lang w:eastAsia="ja-JP"/>
        </w:rPr>
        <w:t>r=1</w:t>
      </w:r>
      <w:r w:rsidRPr="009C0340">
        <w:rPr>
          <w:rFonts w:eastAsia="ＭＳ 明朝" w:hint="eastAsia"/>
          <w:b/>
          <w:bCs/>
          <w:i/>
          <w:iCs/>
          <w:lang w:eastAsia="ja-JP"/>
        </w:rPr>
        <w:t>だとしても</w:t>
      </w:r>
      <w:r w:rsidRPr="009C0340">
        <w:rPr>
          <w:rFonts w:eastAsia="ＭＳ 明朝"/>
          <w:b/>
          <w:bCs/>
          <w:i/>
          <w:iCs/>
          <w:lang w:eastAsia="ja-JP"/>
        </w:rPr>
        <w:t>p=0.33</w:t>
      </w:r>
      <w:r w:rsidRPr="009C0340">
        <w:rPr>
          <w:rFonts w:eastAsia="ＭＳ 明朝" w:hint="eastAsia"/>
          <w:b/>
          <w:bCs/>
          <w:i/>
          <w:iCs/>
          <w:lang w:eastAsia="ja-JP"/>
        </w:rPr>
        <w:t>となり</w:t>
      </w:r>
      <w:r w:rsidRPr="009C0340">
        <w:rPr>
          <w:rFonts w:eastAsia="ＭＳ 明朝"/>
          <w:b/>
          <w:bCs/>
          <w:i/>
          <w:iCs/>
          <w:lang w:eastAsia="ja-JP"/>
        </w:rPr>
        <w:t>p&lt;0.001</w:t>
      </w:r>
      <w:r w:rsidRPr="009C0340">
        <w:rPr>
          <w:rFonts w:eastAsia="ＭＳ 明朝" w:hint="eastAsia"/>
          <w:b/>
          <w:bCs/>
          <w:i/>
          <w:iCs/>
          <w:lang w:eastAsia="ja-JP"/>
        </w:rPr>
        <w:t>にはならないと思われます。</w:t>
      </w:r>
    </w:p>
    <w:p w14:paraId="01F27668" w14:textId="77777777" w:rsidR="004218DE" w:rsidRPr="009C0340" w:rsidRDefault="004218DE" w:rsidP="00390F3A">
      <w:pPr>
        <w:pStyle w:val="af1"/>
        <w:spacing w:line="240" w:lineRule="auto"/>
        <w:ind w:leftChars="59" w:left="284" w:hanging="142"/>
        <w:rPr>
          <w:rFonts w:eastAsia="ＭＳ 明朝"/>
          <w:b/>
          <w:bCs/>
          <w:i/>
          <w:iCs/>
          <w:lang w:eastAsia="ja-JP"/>
        </w:rPr>
      </w:pPr>
    </w:p>
    <w:p w14:paraId="0CEA8DB7" w14:textId="75967B12" w:rsidR="00847954" w:rsidRPr="009C0340" w:rsidRDefault="00196399" w:rsidP="00390F3A">
      <w:pPr>
        <w:pStyle w:val="af1"/>
        <w:spacing w:line="240" w:lineRule="auto"/>
        <w:ind w:leftChars="59" w:left="284" w:hanging="142"/>
        <w:rPr>
          <w:rFonts w:eastAsia="ＭＳ 明朝"/>
          <w:lang w:eastAsia="ja-JP"/>
        </w:rPr>
      </w:pPr>
      <w:r w:rsidRPr="009C0340">
        <w:rPr>
          <w:rFonts w:eastAsia="ＭＳ 明朝" w:hint="eastAsia"/>
          <w:lang w:eastAsia="ja-JP"/>
        </w:rPr>
        <w:t xml:space="preserve">⇒　</w:t>
      </w:r>
      <w:r w:rsidR="007F3AF8">
        <w:rPr>
          <w:rFonts w:eastAsia="ＭＳ 明朝" w:hint="eastAsia"/>
          <w:lang w:eastAsia="ja-JP"/>
        </w:rPr>
        <w:t>温量指数と死亡率の区間平均との回帰分析は</w:t>
      </w:r>
      <w:r w:rsidR="00D9100F">
        <w:rPr>
          <w:rFonts w:eastAsia="ＭＳ 明朝" w:hint="eastAsia"/>
          <w:lang w:eastAsia="ja-JP"/>
        </w:rPr>
        <w:t>取りやめ</w:t>
      </w:r>
      <w:r w:rsidR="005D385A" w:rsidRPr="00652122">
        <w:rPr>
          <w:rFonts w:eastAsiaTheme="minorEastAsia"/>
          <w:color w:val="EE0000"/>
          <w:lang w:eastAsia="ja-JP"/>
        </w:rPr>
        <w:t>ANCOVA</w:t>
      </w:r>
      <w:r w:rsidR="005D385A" w:rsidDel="005F2B1C">
        <w:rPr>
          <w:rFonts w:eastAsia="ＭＳ 明朝" w:hint="eastAsia"/>
          <w:lang w:eastAsia="ja-JP"/>
        </w:rPr>
        <w:t xml:space="preserve"> </w:t>
      </w:r>
      <w:r w:rsidR="00873C37">
        <w:rPr>
          <w:rFonts w:eastAsia="ＭＳ 明朝" w:hint="eastAsia"/>
          <w:lang w:eastAsia="ja-JP"/>
        </w:rPr>
        <w:t>に</w:t>
      </w:r>
      <w:r w:rsidR="005D4CB2" w:rsidRPr="009C0340">
        <w:rPr>
          <w:rFonts w:eastAsia="ＭＳ 明朝" w:hint="eastAsia"/>
          <w:lang w:eastAsia="ja-JP"/>
        </w:rPr>
        <w:t>改めました。</w:t>
      </w:r>
      <w:r w:rsidR="00253362">
        <w:rPr>
          <w:rFonts w:eastAsia="ＭＳ 明朝" w:hint="eastAsia"/>
          <w:b/>
          <w:bCs/>
          <w:lang w:eastAsia="ja-JP"/>
        </w:rPr>
        <w:t>Revi</w:t>
      </w:r>
      <w:r w:rsidR="00204E35">
        <w:rPr>
          <w:rFonts w:eastAsia="ＭＳ 明朝" w:hint="eastAsia"/>
          <w:b/>
          <w:bCs/>
          <w:lang w:eastAsia="ja-JP"/>
        </w:rPr>
        <w:t>e</w:t>
      </w:r>
      <w:r w:rsidR="00253362">
        <w:rPr>
          <w:rFonts w:eastAsia="ＭＳ 明朝" w:hint="eastAsia"/>
          <w:b/>
          <w:bCs/>
          <w:lang w:eastAsia="ja-JP"/>
        </w:rPr>
        <w:t>wer</w:t>
      </w:r>
      <w:r w:rsidR="002B010D" w:rsidRPr="009C0340">
        <w:rPr>
          <w:rFonts w:eastAsia="ＭＳ 明朝"/>
          <w:b/>
          <w:bCs/>
          <w:lang w:eastAsia="ja-JP"/>
        </w:rPr>
        <w:t xml:space="preserve"> comment 2</w:t>
      </w:r>
      <w:r w:rsidR="00253362" w:rsidRPr="009C0340">
        <w:rPr>
          <w:rFonts w:eastAsia="ＭＳ 明朝" w:hint="eastAsia"/>
          <w:b/>
          <w:bCs/>
          <w:lang w:eastAsia="ja-JP"/>
        </w:rPr>
        <w:t xml:space="preserve">　</w:t>
      </w:r>
      <w:r w:rsidR="00253362" w:rsidRPr="009C0340">
        <w:rPr>
          <w:rFonts w:eastAsia="ＭＳ 明朝"/>
          <w:b/>
          <w:bCs/>
          <w:lang w:eastAsia="ja-JP"/>
        </w:rPr>
        <w:t>Response</w:t>
      </w:r>
      <w:r w:rsidR="00253362" w:rsidRPr="009C0340">
        <w:rPr>
          <w:rFonts w:eastAsia="ＭＳ 明朝" w:hint="eastAsia"/>
          <w:b/>
          <w:bCs/>
          <w:lang w:eastAsia="ja-JP"/>
        </w:rPr>
        <w:t xml:space="preserve">　参照下さい</w:t>
      </w:r>
    </w:p>
    <w:p w14:paraId="4CC34822" w14:textId="4BBAC6E8" w:rsidR="003042DB" w:rsidRPr="009C0340" w:rsidRDefault="003042DB" w:rsidP="009C0340">
      <w:pPr>
        <w:pStyle w:val="af1"/>
        <w:spacing w:line="240" w:lineRule="auto"/>
        <w:ind w:leftChars="59" w:left="284" w:hanging="142"/>
        <w:rPr>
          <w:rFonts w:eastAsiaTheme="minorEastAsia"/>
          <w:strike/>
          <w:u w:val="single"/>
          <w:lang w:eastAsia="ja-JP"/>
        </w:rPr>
      </w:pPr>
      <w:r w:rsidRPr="009C0340">
        <w:rPr>
          <w:rFonts w:eastAsia="ＭＳ 明朝" w:hint="eastAsia"/>
          <w:u w:val="single"/>
          <w:lang w:eastAsia="ja-JP"/>
        </w:rPr>
        <w:t>方法</w:t>
      </w:r>
      <w:r w:rsidRPr="009C0340">
        <w:rPr>
          <w:rFonts w:eastAsia="ＭＳ 明朝"/>
          <w:u w:val="single"/>
          <w:lang w:eastAsia="ja-JP"/>
        </w:rPr>
        <w:t xml:space="preserve"> </w:t>
      </w:r>
      <w:r w:rsidRPr="009C0340">
        <w:rPr>
          <w:rFonts w:eastAsia="ＭＳ 明朝" w:hint="eastAsia"/>
          <w:u w:val="single"/>
          <w:lang w:eastAsia="ja-JP"/>
        </w:rPr>
        <w:t xml:space="preserve">の記述　</w:t>
      </w:r>
      <w:r w:rsidRPr="009C0340">
        <w:rPr>
          <w:rFonts w:eastAsia="ＭＳ 明朝" w:hint="eastAsia"/>
          <w:color w:val="EE0000"/>
          <w:u w:val="single"/>
          <w:lang w:eastAsia="ja-JP"/>
        </w:rPr>
        <w:t>（</w:t>
      </w:r>
      <w:r w:rsidR="00D520C5" w:rsidRPr="009C0340">
        <w:rPr>
          <w:rFonts w:eastAsia="ＭＳ 明朝"/>
          <w:color w:val="EE0000"/>
          <w:u w:val="single"/>
          <w:lang w:eastAsia="ja-JP"/>
        </w:rPr>
        <w:t xml:space="preserve">Section 2.5 </w:t>
      </w:r>
      <w:r w:rsidRPr="009C0340">
        <w:rPr>
          <w:rFonts w:eastAsia="ＭＳ 明朝"/>
          <w:color w:val="EE0000"/>
          <w:u w:val="single"/>
          <w:lang w:eastAsia="ja-JP"/>
        </w:rPr>
        <w:t>ver.2_L</w:t>
      </w:r>
      <w:r w:rsidR="003E5706" w:rsidRPr="009C0340">
        <w:rPr>
          <w:rFonts w:eastAsia="ＭＳ 明朝"/>
          <w:color w:val="EE0000"/>
          <w:u w:val="single"/>
          <w:lang w:eastAsia="ja-JP"/>
        </w:rPr>
        <w:t>19</w:t>
      </w:r>
      <w:r w:rsidR="00510A98">
        <w:rPr>
          <w:rFonts w:eastAsia="ＭＳ 明朝" w:hint="eastAsia"/>
          <w:color w:val="EE0000"/>
          <w:u w:val="single"/>
          <w:lang w:eastAsia="ja-JP"/>
        </w:rPr>
        <w:t>9</w:t>
      </w:r>
      <w:r w:rsidR="003E5706" w:rsidRPr="009C0340">
        <w:rPr>
          <w:rFonts w:eastAsia="ＭＳ 明朝"/>
          <w:color w:val="EE0000"/>
          <w:u w:val="single"/>
          <w:lang w:eastAsia="ja-JP"/>
        </w:rPr>
        <w:t>-20</w:t>
      </w:r>
      <w:r w:rsidR="00510A98">
        <w:rPr>
          <w:rFonts w:eastAsia="ＭＳ 明朝" w:hint="eastAsia"/>
          <w:color w:val="EE0000"/>
          <w:u w:val="single"/>
          <w:lang w:eastAsia="ja-JP"/>
        </w:rPr>
        <w:t>5</w:t>
      </w:r>
      <w:r w:rsidRPr="009C0340">
        <w:rPr>
          <w:rFonts w:eastAsia="ＭＳ 明朝" w:hint="eastAsia"/>
          <w:color w:val="EE0000"/>
          <w:u w:val="single"/>
          <w:lang w:eastAsia="ja-JP"/>
        </w:rPr>
        <w:t>）</w:t>
      </w:r>
    </w:p>
    <w:p w14:paraId="22409F25" w14:textId="3680B647" w:rsidR="00037458" w:rsidRPr="009C0340" w:rsidRDefault="00037458" w:rsidP="00037458">
      <w:pPr>
        <w:pStyle w:val="af1"/>
        <w:spacing w:line="240" w:lineRule="auto"/>
        <w:ind w:leftChars="59" w:left="284" w:hanging="142"/>
        <w:rPr>
          <w:rFonts w:eastAsiaTheme="minorEastAsia"/>
          <w:strike/>
          <w:color w:val="EE0000"/>
          <w:u w:val="single"/>
          <w:lang w:eastAsia="ja-JP"/>
        </w:rPr>
      </w:pPr>
      <w:r>
        <w:rPr>
          <w:rFonts w:eastAsia="ＭＳ 明朝" w:hint="eastAsia"/>
          <w:u w:val="single"/>
          <w:lang w:eastAsia="ja-JP"/>
        </w:rPr>
        <w:t>結果</w:t>
      </w:r>
      <w:r w:rsidRPr="00652122">
        <w:rPr>
          <w:rFonts w:eastAsia="ＭＳ 明朝" w:hint="eastAsia"/>
          <w:u w:val="single"/>
          <w:lang w:eastAsia="ja-JP"/>
        </w:rPr>
        <w:t xml:space="preserve"> </w:t>
      </w:r>
      <w:r w:rsidRPr="00652122">
        <w:rPr>
          <w:rFonts w:eastAsia="ＭＳ 明朝" w:hint="eastAsia"/>
          <w:u w:val="single"/>
          <w:lang w:eastAsia="ja-JP"/>
        </w:rPr>
        <w:t>の</w:t>
      </w:r>
      <w:r w:rsidR="00E74F59">
        <w:rPr>
          <w:rFonts w:eastAsia="ＭＳ 明朝" w:hint="eastAsia"/>
          <w:u w:val="single"/>
          <w:lang w:eastAsia="ja-JP"/>
        </w:rPr>
        <w:t>追加</w:t>
      </w:r>
      <w:r w:rsidRPr="00652122">
        <w:rPr>
          <w:rFonts w:eastAsia="ＭＳ 明朝" w:hint="eastAsia"/>
          <w:u w:val="single"/>
          <w:lang w:eastAsia="ja-JP"/>
        </w:rPr>
        <w:t xml:space="preserve">　</w:t>
      </w:r>
      <w:r w:rsidRPr="009C0340">
        <w:rPr>
          <w:rFonts w:eastAsia="ＭＳ 明朝" w:hint="eastAsia"/>
          <w:color w:val="EE0000"/>
          <w:u w:val="single"/>
          <w:lang w:eastAsia="ja-JP"/>
        </w:rPr>
        <w:t>（</w:t>
      </w:r>
      <w:r w:rsidRPr="009C0340">
        <w:rPr>
          <w:rFonts w:eastAsia="ＭＳ 明朝"/>
          <w:color w:val="EE0000"/>
          <w:u w:val="single"/>
          <w:lang w:eastAsia="ja-JP"/>
        </w:rPr>
        <w:t>Table.5</w:t>
      </w:r>
      <w:r w:rsidR="005B5BA3" w:rsidRPr="009C0340">
        <w:rPr>
          <w:rFonts w:eastAsia="ＭＳ 明朝"/>
          <w:color w:val="EE0000"/>
          <w:u w:val="single"/>
          <w:lang w:eastAsia="ja-JP"/>
        </w:rPr>
        <w:t xml:space="preserve"> ver.2_L304-31</w:t>
      </w:r>
      <w:r w:rsidR="00510A98">
        <w:rPr>
          <w:rFonts w:eastAsia="ＭＳ 明朝" w:hint="eastAsia"/>
          <w:color w:val="EE0000"/>
          <w:u w:val="single"/>
          <w:lang w:eastAsia="ja-JP"/>
        </w:rPr>
        <w:t>3</w:t>
      </w:r>
      <w:r w:rsidRPr="009C0340">
        <w:rPr>
          <w:rFonts w:eastAsia="ＭＳ 明朝" w:hint="eastAsia"/>
          <w:color w:val="EE0000"/>
          <w:u w:val="single"/>
          <w:lang w:eastAsia="ja-JP"/>
        </w:rPr>
        <w:t>）</w:t>
      </w:r>
    </w:p>
    <w:p w14:paraId="0B461412" w14:textId="77777777" w:rsidR="005B5BA3" w:rsidRDefault="005B5BA3" w:rsidP="009C0340">
      <w:pPr>
        <w:rPr>
          <w:rFonts w:eastAsia="ＭＳ 明朝"/>
          <w:lang w:eastAsia="ja-JP"/>
        </w:rPr>
      </w:pPr>
    </w:p>
    <w:p w14:paraId="1D4B6F5D" w14:textId="123B62B2" w:rsidR="00847954" w:rsidRPr="009C0340" w:rsidRDefault="00847954" w:rsidP="009C0340">
      <w:pPr>
        <w:pStyle w:val="2"/>
        <w:rPr>
          <w:rFonts w:eastAsia="ＭＳ 明朝"/>
          <w:i/>
          <w:iCs/>
        </w:rPr>
      </w:pPr>
      <w:bookmarkStart w:id="150" w:name="_・Reviewer_2_のMain"/>
      <w:bookmarkEnd w:id="150"/>
      <w:r w:rsidRPr="00390F3A">
        <w:rPr>
          <w:rFonts w:eastAsia="ＭＳ 明朝" w:hint="eastAsia"/>
          <w:color w:val="EE0000"/>
        </w:rPr>
        <w:t>・</w:t>
      </w:r>
      <w:r w:rsidRPr="009C0340">
        <w:rPr>
          <w:rFonts w:eastAsia="ＭＳ 明朝"/>
          <w:i/>
          <w:iCs/>
        </w:rPr>
        <w:t xml:space="preserve">Reviewer 2 </w:t>
      </w:r>
      <w:r w:rsidRPr="009C0340">
        <w:rPr>
          <w:rFonts w:eastAsia="ＭＳ 明朝" w:hint="eastAsia"/>
          <w:i/>
          <w:iCs/>
        </w:rPr>
        <w:t>の</w:t>
      </w:r>
      <w:r w:rsidRPr="009C0340">
        <w:rPr>
          <w:rFonts w:eastAsia="ＭＳ 明朝"/>
          <w:i/>
          <w:iCs/>
        </w:rPr>
        <w:t>Main comment 2</w:t>
      </w:r>
      <w:r w:rsidRPr="009C0340">
        <w:rPr>
          <w:rFonts w:eastAsia="ＭＳ 明朝" w:hint="eastAsia"/>
          <w:i/>
          <w:iCs/>
        </w:rPr>
        <w:t>関連：</w:t>
      </w:r>
      <w:r w:rsidRPr="009C0340">
        <w:rPr>
          <w:rFonts w:eastAsia="ＭＳ 明朝"/>
          <w:i/>
          <w:iCs/>
        </w:rPr>
        <w:t xml:space="preserve"> </w:t>
      </w:r>
      <w:r w:rsidRPr="009C0340">
        <w:rPr>
          <w:rFonts w:eastAsia="ＭＳ 明朝" w:hint="eastAsia"/>
          <w:i/>
          <w:iCs/>
        </w:rPr>
        <w:t>年死亡率</w:t>
      </w:r>
    </w:p>
    <w:p w14:paraId="71FBFA01" w14:textId="77777777" w:rsidR="00847954" w:rsidRPr="009C0340" w:rsidRDefault="00847954" w:rsidP="00390F3A">
      <w:pPr>
        <w:pStyle w:val="af1"/>
        <w:spacing w:line="240" w:lineRule="auto"/>
        <w:ind w:leftChars="59" w:left="284" w:hanging="142"/>
        <w:rPr>
          <w:rFonts w:eastAsia="ＭＳ 明朝"/>
          <w:b/>
          <w:bCs/>
          <w:i/>
          <w:iCs/>
          <w:lang w:eastAsia="ja-JP"/>
        </w:rPr>
      </w:pPr>
      <w:r w:rsidRPr="009C0340">
        <w:rPr>
          <w:rFonts w:eastAsia="ＭＳ 明朝"/>
          <w:b/>
          <w:bCs/>
          <w:i/>
          <w:iCs/>
          <w:lang w:eastAsia="ja-JP"/>
        </w:rPr>
        <w:t>L796-798</w:t>
      </w:r>
      <w:r w:rsidRPr="009C0340">
        <w:rPr>
          <w:rFonts w:eastAsia="ＭＳ 明朝" w:hint="eastAsia"/>
          <w:b/>
          <w:bCs/>
          <w:i/>
          <w:iCs/>
          <w:lang w:eastAsia="ja-JP"/>
        </w:rPr>
        <w:t>の</w:t>
      </w:r>
      <w:proofErr w:type="spellStart"/>
      <w:r w:rsidRPr="009C0340">
        <w:rPr>
          <w:rFonts w:eastAsia="ＭＳ 明朝"/>
          <w:b/>
          <w:bCs/>
          <w:i/>
          <w:iCs/>
          <w:lang w:eastAsia="ja-JP"/>
        </w:rPr>
        <w:t>Kaminokodaira</w:t>
      </w:r>
      <w:proofErr w:type="spellEnd"/>
      <w:r w:rsidRPr="009C0340">
        <w:rPr>
          <w:rFonts w:eastAsia="ＭＳ 明朝"/>
          <w:b/>
          <w:bCs/>
          <w:i/>
          <w:iCs/>
          <w:lang w:eastAsia="ja-JP"/>
        </w:rPr>
        <w:t xml:space="preserve"> plot showed by far the highest mean annual mortality rate (1.88%/yr), compared with 0.33%/yr at </w:t>
      </w:r>
      <w:proofErr w:type="spellStart"/>
      <w:r w:rsidRPr="009C0340">
        <w:rPr>
          <w:rFonts w:eastAsia="ＭＳ 明朝"/>
          <w:b/>
          <w:bCs/>
          <w:i/>
          <w:iCs/>
          <w:lang w:eastAsia="ja-JP"/>
        </w:rPr>
        <w:t>Matsuotoge</w:t>
      </w:r>
      <w:proofErr w:type="spellEnd"/>
      <w:r w:rsidRPr="009C0340">
        <w:rPr>
          <w:rFonts w:eastAsia="ＭＳ 明朝"/>
          <w:b/>
          <w:bCs/>
          <w:i/>
          <w:iCs/>
          <w:lang w:eastAsia="ja-JP"/>
        </w:rPr>
        <w:t xml:space="preserve"> and 0.28%/yr at </w:t>
      </w:r>
      <w:proofErr w:type="spellStart"/>
      <w:r w:rsidRPr="009C0340">
        <w:rPr>
          <w:rFonts w:eastAsia="ＭＳ 明朝"/>
          <w:b/>
          <w:bCs/>
          <w:i/>
          <w:iCs/>
          <w:lang w:eastAsia="ja-JP"/>
        </w:rPr>
        <w:t>Kagamiishi</w:t>
      </w:r>
      <w:proofErr w:type="spellEnd"/>
      <w:r w:rsidRPr="009C0340">
        <w:rPr>
          <w:rFonts w:eastAsia="ＭＳ 明朝"/>
          <w:b/>
          <w:bCs/>
          <w:i/>
          <w:iCs/>
          <w:lang w:eastAsia="ja-JP"/>
        </w:rPr>
        <w:t>.</w:t>
      </w:r>
      <w:r w:rsidRPr="009C0340">
        <w:rPr>
          <w:rFonts w:eastAsia="ＭＳ 明朝" w:hint="eastAsia"/>
          <w:b/>
          <w:bCs/>
          <w:i/>
          <w:iCs/>
          <w:lang w:eastAsia="ja-JP"/>
        </w:rPr>
        <w:t>ですが、算出方法が違うとしても、</w:t>
      </w:r>
      <w:r w:rsidRPr="009C0340">
        <w:rPr>
          <w:rFonts w:eastAsia="ＭＳ 明朝"/>
          <w:b/>
          <w:bCs/>
          <w:i/>
          <w:iCs/>
          <w:lang w:eastAsia="ja-JP"/>
        </w:rPr>
        <w:t>Table 4</w:t>
      </w:r>
      <w:r w:rsidRPr="009C0340">
        <w:rPr>
          <w:rFonts w:eastAsia="ＭＳ 明朝" w:hint="eastAsia"/>
          <w:b/>
          <w:bCs/>
          <w:i/>
          <w:iCs/>
          <w:lang w:eastAsia="ja-JP"/>
        </w:rPr>
        <w:t>の年死亡率</w:t>
      </w:r>
      <w:r w:rsidRPr="009C0340">
        <w:rPr>
          <w:rFonts w:eastAsia="ＭＳ 明朝"/>
          <w:b/>
          <w:bCs/>
          <w:i/>
          <w:iCs/>
          <w:lang w:eastAsia="ja-JP"/>
        </w:rPr>
        <w:t>2.89%</w:t>
      </w:r>
      <w:r w:rsidRPr="009C0340">
        <w:rPr>
          <w:rFonts w:eastAsia="ＭＳ 明朝" w:hint="eastAsia"/>
          <w:b/>
          <w:bCs/>
          <w:i/>
          <w:iCs/>
          <w:lang w:eastAsia="ja-JP"/>
        </w:rPr>
        <w:t>、</w:t>
      </w:r>
      <w:r w:rsidRPr="009C0340">
        <w:rPr>
          <w:rFonts w:eastAsia="ＭＳ 明朝"/>
          <w:b/>
          <w:bCs/>
          <w:i/>
          <w:iCs/>
          <w:lang w:eastAsia="ja-JP"/>
        </w:rPr>
        <w:t>0.75%</w:t>
      </w:r>
      <w:r w:rsidRPr="009C0340">
        <w:rPr>
          <w:rFonts w:eastAsia="ＭＳ 明朝" w:hint="eastAsia"/>
          <w:b/>
          <w:bCs/>
          <w:i/>
          <w:iCs/>
          <w:lang w:eastAsia="ja-JP"/>
        </w:rPr>
        <w:t>、</w:t>
      </w:r>
      <w:r w:rsidRPr="009C0340">
        <w:rPr>
          <w:rFonts w:eastAsia="ＭＳ 明朝"/>
          <w:b/>
          <w:bCs/>
          <w:i/>
          <w:iCs/>
          <w:lang w:eastAsia="ja-JP"/>
        </w:rPr>
        <w:t>0.69%</w:t>
      </w:r>
      <w:r w:rsidRPr="009C0340">
        <w:rPr>
          <w:rFonts w:eastAsia="ＭＳ 明朝" w:hint="eastAsia"/>
          <w:b/>
          <w:bCs/>
          <w:i/>
          <w:iCs/>
          <w:lang w:eastAsia="ja-JP"/>
        </w:rPr>
        <w:t>とかなり差があるのは何故でしょうか。</w:t>
      </w:r>
    </w:p>
    <w:p w14:paraId="2293AB21" w14:textId="76524264" w:rsidR="005A1BA2" w:rsidRDefault="00196399" w:rsidP="00BA0E5A">
      <w:pPr>
        <w:pStyle w:val="af1"/>
        <w:ind w:leftChars="-59" w:left="-142" w:firstLine="142"/>
        <w:rPr>
          <w:rFonts w:eastAsia="ＭＳ 明朝"/>
          <w:lang w:eastAsia="ja-JP"/>
        </w:rPr>
      </w:pPr>
      <w:r w:rsidRPr="004018EB">
        <w:rPr>
          <w:rFonts w:eastAsia="ＭＳ 明朝" w:hint="eastAsia"/>
          <w:lang w:eastAsia="ja-JP"/>
        </w:rPr>
        <w:t xml:space="preserve">⇒　</w:t>
      </w:r>
      <w:r w:rsidR="00A746E9">
        <w:rPr>
          <w:rFonts w:eastAsia="ＭＳ 明朝" w:hint="eastAsia"/>
          <w:lang w:eastAsia="ja-JP"/>
        </w:rPr>
        <w:t>年間死亡率の計算式は</w:t>
      </w:r>
      <w:r w:rsidR="00A746E9">
        <w:rPr>
          <w:rFonts w:eastAsia="ＭＳ 明朝" w:hint="eastAsia"/>
          <w:lang w:eastAsia="ja-JP"/>
        </w:rPr>
        <w:t>Condit</w:t>
      </w:r>
      <w:r w:rsidR="00A746E9">
        <w:rPr>
          <w:rFonts w:eastAsia="ＭＳ 明朝" w:hint="eastAsia"/>
          <w:lang w:eastAsia="ja-JP"/>
        </w:rPr>
        <w:t>式に統一しました。</w:t>
      </w:r>
    </w:p>
    <w:p w14:paraId="6AB2F38B" w14:textId="4F00B8E4" w:rsidR="00847954" w:rsidRPr="00390F3A" w:rsidRDefault="00F71262" w:rsidP="00390F3A">
      <w:pPr>
        <w:pStyle w:val="af1"/>
        <w:ind w:leftChars="-59" w:left="-142" w:firstLine="142"/>
        <w:rPr>
          <w:rFonts w:eastAsia="ＭＳ 明朝"/>
          <w:b/>
          <w:bCs/>
          <w:color w:val="EE0000"/>
          <w:lang w:eastAsia="ja-JP"/>
        </w:rPr>
      </w:pPr>
      <w:r>
        <w:rPr>
          <w:rFonts w:eastAsia="ＭＳ 明朝" w:hint="eastAsia"/>
          <w:color w:val="EE0000"/>
          <w:lang w:eastAsia="ja-JP"/>
        </w:rPr>
        <w:t xml:space="preserve">　</w:t>
      </w:r>
    </w:p>
    <w:p w14:paraId="6E360D03" w14:textId="77777777" w:rsidR="00847954" w:rsidRPr="009C0340" w:rsidRDefault="00847954" w:rsidP="009C0340">
      <w:pPr>
        <w:pStyle w:val="2"/>
        <w:rPr>
          <w:rFonts w:eastAsia="ＭＳ 明朝"/>
          <w:i/>
          <w:iCs/>
        </w:rPr>
      </w:pPr>
      <w:r w:rsidRPr="009C0340">
        <w:rPr>
          <w:rFonts w:eastAsia="ＭＳ 明朝" w:hint="eastAsia"/>
          <w:i/>
          <w:iCs/>
        </w:rPr>
        <w:t>・</w:t>
      </w:r>
      <w:r w:rsidRPr="009C0340">
        <w:rPr>
          <w:rFonts w:eastAsia="ＭＳ 明朝"/>
          <w:i/>
          <w:iCs/>
        </w:rPr>
        <w:t xml:space="preserve">Reviewer 2 </w:t>
      </w:r>
      <w:r w:rsidRPr="009C0340">
        <w:rPr>
          <w:rFonts w:eastAsia="ＭＳ 明朝" w:hint="eastAsia"/>
          <w:i/>
          <w:iCs/>
        </w:rPr>
        <w:t>の</w:t>
      </w:r>
      <w:r w:rsidRPr="009C0340">
        <w:rPr>
          <w:rFonts w:eastAsia="ＭＳ 明朝"/>
          <w:i/>
          <w:iCs/>
        </w:rPr>
        <w:t>Detail comment 1</w:t>
      </w:r>
      <w:r w:rsidRPr="009C0340">
        <w:rPr>
          <w:rFonts w:eastAsia="ＭＳ 明朝" w:hint="eastAsia"/>
          <w:i/>
          <w:iCs/>
        </w:rPr>
        <w:t>：</w:t>
      </w:r>
      <w:r w:rsidRPr="009C0340">
        <w:rPr>
          <w:rFonts w:eastAsia="ＭＳ 明朝"/>
          <w:i/>
          <w:iCs/>
        </w:rPr>
        <w:t xml:space="preserve"> </w:t>
      </w:r>
      <w:r w:rsidRPr="009C0340">
        <w:rPr>
          <w:rFonts w:eastAsia="ＭＳ 明朝" w:hint="eastAsia"/>
          <w:i/>
          <w:iCs/>
        </w:rPr>
        <w:t>本数密度</w:t>
      </w:r>
    </w:p>
    <w:p w14:paraId="2A9E0D0C" w14:textId="77777777" w:rsidR="00847954" w:rsidRPr="009C0340" w:rsidRDefault="00847954" w:rsidP="009C0340">
      <w:pPr>
        <w:pStyle w:val="af1"/>
        <w:spacing w:line="360" w:lineRule="auto"/>
        <w:ind w:leftChars="59" w:left="284" w:hanging="142"/>
        <w:rPr>
          <w:rFonts w:eastAsia="ＭＳ 明朝"/>
          <w:b/>
          <w:bCs/>
          <w:i/>
          <w:iCs/>
          <w:color w:val="000000" w:themeColor="text1"/>
          <w:lang w:eastAsia="ja-JP"/>
        </w:rPr>
      </w:pPr>
      <w:r w:rsidRPr="009C0340">
        <w:rPr>
          <w:rFonts w:eastAsia="ＭＳ 明朝"/>
          <w:b/>
          <w:bCs/>
          <w:i/>
          <w:iCs/>
          <w:color w:val="000000" w:themeColor="text1"/>
          <w:lang w:eastAsia="ja-JP"/>
        </w:rPr>
        <w:t>L828-829</w:t>
      </w:r>
      <w:r w:rsidRPr="009C0340">
        <w:rPr>
          <w:rFonts w:eastAsia="ＭＳ 明朝" w:hint="eastAsia"/>
          <w:b/>
          <w:bCs/>
          <w:i/>
          <w:iCs/>
          <w:color w:val="000000" w:themeColor="text1"/>
          <w:lang w:eastAsia="ja-JP"/>
        </w:rPr>
        <w:t>で鏡石の本数密度が高い理由を説明していますが、測定下限が鏡石では樹高</w:t>
      </w:r>
      <w:r w:rsidRPr="009C0340">
        <w:rPr>
          <w:rFonts w:eastAsia="ＭＳ 明朝"/>
          <w:b/>
          <w:bCs/>
          <w:i/>
          <w:iCs/>
          <w:color w:val="000000" w:themeColor="text1"/>
          <w:lang w:eastAsia="ja-JP"/>
        </w:rPr>
        <w:t>130cm</w:t>
      </w:r>
      <w:r w:rsidRPr="009C0340">
        <w:rPr>
          <w:rFonts w:eastAsia="ＭＳ 明朝" w:hint="eastAsia"/>
          <w:b/>
          <w:bCs/>
          <w:i/>
          <w:iCs/>
          <w:color w:val="000000" w:themeColor="text1"/>
          <w:lang w:eastAsia="ja-JP"/>
        </w:rPr>
        <w:t>、他は胸高直径</w:t>
      </w:r>
      <w:r w:rsidRPr="009C0340">
        <w:rPr>
          <w:rFonts w:eastAsia="ＭＳ 明朝"/>
          <w:b/>
          <w:bCs/>
          <w:i/>
          <w:iCs/>
          <w:color w:val="000000" w:themeColor="text1"/>
          <w:lang w:eastAsia="ja-JP"/>
        </w:rPr>
        <w:t>10cm</w:t>
      </w:r>
      <w:r w:rsidRPr="009C0340">
        <w:rPr>
          <w:rFonts w:eastAsia="ＭＳ 明朝" w:hint="eastAsia"/>
          <w:b/>
          <w:bCs/>
          <w:i/>
          <w:iCs/>
          <w:color w:val="000000" w:themeColor="text1"/>
          <w:lang w:eastAsia="ja-JP"/>
        </w:rPr>
        <w:t>であることが主要因ではないでしょうか。この点は、本文に記述はありますが（</w:t>
      </w:r>
      <w:r w:rsidRPr="009C0340">
        <w:rPr>
          <w:rFonts w:eastAsia="ＭＳ 明朝"/>
          <w:b/>
          <w:bCs/>
          <w:i/>
          <w:iCs/>
          <w:color w:val="000000" w:themeColor="text1"/>
          <w:lang w:eastAsia="ja-JP"/>
        </w:rPr>
        <w:t>L137-138</w:t>
      </w:r>
      <w:r w:rsidRPr="009C0340">
        <w:rPr>
          <w:rFonts w:eastAsia="ＭＳ 明朝" w:hint="eastAsia"/>
          <w:b/>
          <w:bCs/>
          <w:i/>
          <w:iCs/>
          <w:color w:val="000000" w:themeColor="text1"/>
          <w:lang w:eastAsia="ja-JP"/>
        </w:rPr>
        <w:t>）、</w:t>
      </w:r>
      <w:r w:rsidRPr="009C0340">
        <w:rPr>
          <w:rFonts w:eastAsia="ＭＳ 明朝"/>
          <w:b/>
          <w:bCs/>
          <w:i/>
          <w:iCs/>
          <w:color w:val="000000" w:themeColor="text1"/>
          <w:lang w:eastAsia="ja-JP"/>
        </w:rPr>
        <w:t>Table1</w:t>
      </w:r>
      <w:r w:rsidRPr="009C0340">
        <w:rPr>
          <w:rFonts w:eastAsia="ＭＳ 明朝" w:hint="eastAsia"/>
          <w:b/>
          <w:bCs/>
          <w:i/>
          <w:iCs/>
          <w:color w:val="000000" w:themeColor="text1"/>
          <w:lang w:eastAsia="ja-JP"/>
        </w:rPr>
        <w:t>の脚注にも入れた方が親切かもしれません。</w:t>
      </w:r>
    </w:p>
    <w:p w14:paraId="1F70DA3A" w14:textId="5607AD57" w:rsidR="009D5D0A" w:rsidRPr="00390F3A" w:rsidRDefault="00196399" w:rsidP="009C0340">
      <w:pPr>
        <w:pStyle w:val="af1"/>
        <w:spacing w:line="360" w:lineRule="auto"/>
        <w:ind w:leftChars="59" w:left="284" w:hanging="142"/>
        <w:rPr>
          <w:rFonts w:eastAsiaTheme="minorEastAsia"/>
          <w:b/>
          <w:bCs/>
          <w:color w:val="000000" w:themeColor="text1"/>
          <w:lang w:eastAsia="ja-JP"/>
        </w:rPr>
      </w:pPr>
      <w:r w:rsidRPr="00390F3A">
        <w:rPr>
          <w:rFonts w:eastAsia="ＭＳ 明朝" w:hint="eastAsia"/>
          <w:color w:val="000000" w:themeColor="text1"/>
          <w:lang w:eastAsia="ja-JP"/>
        </w:rPr>
        <w:t xml:space="preserve">⇒　</w:t>
      </w:r>
      <w:r w:rsidR="009D5D0A" w:rsidRPr="00390F3A">
        <w:rPr>
          <w:rFonts w:eastAsiaTheme="minorEastAsia"/>
          <w:b/>
          <w:bCs/>
          <w:color w:val="000000" w:themeColor="text1"/>
          <w:lang w:eastAsia="ja-JP"/>
        </w:rPr>
        <w:t>Table 1. caption</w:t>
      </w:r>
      <w:r w:rsidR="009D5D0A" w:rsidRPr="00390F3A">
        <w:rPr>
          <w:rFonts w:eastAsiaTheme="minorEastAsia" w:hint="eastAsia"/>
          <w:b/>
          <w:bCs/>
          <w:color w:val="000000" w:themeColor="text1"/>
          <w:lang w:eastAsia="ja-JP"/>
        </w:rPr>
        <w:t xml:space="preserve">　追加しました。</w:t>
      </w:r>
      <w:r w:rsidR="00F81137" w:rsidRPr="009C0340">
        <w:rPr>
          <w:rFonts w:eastAsia="ＭＳ 明朝" w:hint="eastAsia"/>
          <w:color w:val="EE0000"/>
          <w:u w:val="single"/>
          <w:lang w:eastAsia="ja-JP"/>
        </w:rPr>
        <w:t>（</w:t>
      </w:r>
      <w:r w:rsidR="00F81137" w:rsidRPr="009C0340">
        <w:rPr>
          <w:rFonts w:eastAsia="ＭＳ 明朝"/>
          <w:color w:val="EE0000"/>
          <w:u w:val="single"/>
          <w:lang w:eastAsia="ja-JP"/>
        </w:rPr>
        <w:t>Table.</w:t>
      </w:r>
      <w:r w:rsidR="00F81137">
        <w:rPr>
          <w:rFonts w:eastAsia="ＭＳ 明朝" w:hint="eastAsia"/>
          <w:color w:val="EE0000"/>
          <w:u w:val="single"/>
          <w:lang w:eastAsia="ja-JP"/>
        </w:rPr>
        <w:t>1</w:t>
      </w:r>
      <w:r w:rsidR="00F81137" w:rsidRPr="009C0340">
        <w:rPr>
          <w:rFonts w:eastAsia="ＭＳ 明朝"/>
          <w:color w:val="EE0000"/>
          <w:u w:val="single"/>
          <w:lang w:eastAsia="ja-JP"/>
        </w:rPr>
        <w:t xml:space="preserve"> ver.2_L</w:t>
      </w:r>
      <w:r w:rsidR="00154C8D">
        <w:rPr>
          <w:rFonts w:eastAsia="ＭＳ 明朝" w:hint="eastAsia"/>
          <w:color w:val="EE0000"/>
          <w:u w:val="single"/>
          <w:lang w:eastAsia="ja-JP"/>
        </w:rPr>
        <w:t>108-109</w:t>
      </w:r>
      <w:r w:rsidR="00F81137" w:rsidRPr="009C0340">
        <w:rPr>
          <w:rFonts w:eastAsia="ＭＳ 明朝" w:hint="eastAsia"/>
          <w:color w:val="EE0000"/>
          <w:u w:val="single"/>
          <w:lang w:eastAsia="ja-JP"/>
        </w:rPr>
        <w:t>）</w:t>
      </w:r>
    </w:p>
    <w:p w14:paraId="4770AB14" w14:textId="77777777" w:rsidR="009D5D0A" w:rsidRPr="00390F3A" w:rsidRDefault="009D5D0A" w:rsidP="009C0340">
      <w:pPr>
        <w:pStyle w:val="af1"/>
        <w:spacing w:line="360" w:lineRule="auto"/>
        <w:ind w:leftChars="59" w:left="284" w:hanging="142"/>
        <w:rPr>
          <w:rFonts w:eastAsiaTheme="minorEastAsia"/>
          <w:b/>
          <w:bCs/>
          <w:color w:val="000000" w:themeColor="text1"/>
          <w:sz w:val="16"/>
          <w:szCs w:val="16"/>
          <w:lang w:eastAsia="ja-JP"/>
        </w:rPr>
      </w:pPr>
      <w:r w:rsidRPr="00390F3A">
        <w:rPr>
          <w:rFonts w:eastAsiaTheme="minorEastAsia"/>
          <w:b/>
          <w:bCs/>
          <w:color w:val="000000" w:themeColor="text1"/>
          <w:sz w:val="16"/>
          <w:szCs w:val="16"/>
          <w:lang w:eastAsia="ja-JP"/>
        </w:rPr>
        <w:t>"</w:t>
      </w:r>
      <w:r w:rsidRPr="009C0340">
        <w:rPr>
          <w:rFonts w:eastAsiaTheme="minorEastAsia"/>
          <w:b/>
          <w:bCs/>
          <w:color w:val="EE0000"/>
          <w:sz w:val="21"/>
          <w:szCs w:val="21"/>
          <w:lang w:eastAsia="ja-JP"/>
        </w:rPr>
        <w:t xml:space="preserve">***)In the Temperate, Ecotone, and Subarctic plots, the survey targeted tall tree species with a diameter of 10 cm or more, while in the Timberline plot, it targeted </w:t>
      </w:r>
      <w:r w:rsidRPr="009C0340">
        <w:rPr>
          <w:rFonts w:eastAsiaTheme="minorEastAsia"/>
          <w:b/>
          <w:bCs/>
          <w:i/>
          <w:iCs/>
          <w:color w:val="EE0000"/>
          <w:sz w:val="21"/>
          <w:szCs w:val="21"/>
          <w:lang w:eastAsia="ja-JP"/>
        </w:rPr>
        <w:t xml:space="preserve">Abies </w:t>
      </w:r>
      <w:proofErr w:type="spellStart"/>
      <w:r w:rsidRPr="009C0340">
        <w:rPr>
          <w:rFonts w:eastAsiaTheme="minorEastAsia"/>
          <w:b/>
          <w:bCs/>
          <w:i/>
          <w:iCs/>
          <w:color w:val="EE0000"/>
          <w:sz w:val="21"/>
          <w:szCs w:val="21"/>
          <w:lang w:eastAsia="ja-JP"/>
        </w:rPr>
        <w:t>mariesii</w:t>
      </w:r>
      <w:proofErr w:type="spellEnd"/>
      <w:r w:rsidRPr="009C0340">
        <w:rPr>
          <w:rFonts w:eastAsiaTheme="minorEastAsia"/>
          <w:b/>
          <w:bCs/>
          <w:color w:val="EE0000"/>
          <w:sz w:val="21"/>
          <w:szCs w:val="21"/>
          <w:lang w:eastAsia="ja-JP"/>
        </w:rPr>
        <w:t xml:space="preserve"> trees with a height of 130 cm or more.</w:t>
      </w:r>
      <w:r w:rsidRPr="00390F3A">
        <w:rPr>
          <w:rFonts w:eastAsiaTheme="minorEastAsia"/>
          <w:b/>
          <w:bCs/>
          <w:color w:val="000000" w:themeColor="text1"/>
          <w:sz w:val="16"/>
          <w:szCs w:val="16"/>
          <w:lang w:eastAsia="ja-JP"/>
        </w:rPr>
        <w:t>"</w:t>
      </w:r>
    </w:p>
    <w:p w14:paraId="0C676100" w14:textId="33254D1B" w:rsidR="00847954" w:rsidRDefault="00847954" w:rsidP="00847954">
      <w:pPr>
        <w:pStyle w:val="af1"/>
        <w:spacing w:line="240" w:lineRule="auto"/>
        <w:ind w:leftChars="59" w:left="284" w:hanging="142"/>
        <w:rPr>
          <w:rFonts w:eastAsiaTheme="minorEastAsia"/>
          <w:lang w:eastAsia="ja-JP"/>
        </w:rPr>
      </w:pPr>
    </w:p>
    <w:p w14:paraId="65F7CEDD" w14:textId="77777777" w:rsidR="00C2576C" w:rsidRPr="00390F3A" w:rsidRDefault="00C2576C" w:rsidP="00390F3A">
      <w:pPr>
        <w:pStyle w:val="af1"/>
        <w:spacing w:line="240" w:lineRule="auto"/>
        <w:ind w:leftChars="59" w:left="284" w:hanging="142"/>
        <w:rPr>
          <w:rFonts w:eastAsiaTheme="minorEastAsia"/>
          <w:b/>
          <w:bCs/>
          <w:color w:val="EE0000"/>
          <w:lang w:eastAsia="ja-JP"/>
        </w:rPr>
      </w:pPr>
    </w:p>
    <w:p w14:paraId="7500F618" w14:textId="77777777" w:rsidR="00847954" w:rsidRPr="009C0340" w:rsidRDefault="00847954" w:rsidP="009C0340">
      <w:pPr>
        <w:pStyle w:val="2"/>
        <w:rPr>
          <w:rFonts w:eastAsia="ＭＳ 明朝"/>
          <w:i/>
          <w:iCs/>
        </w:rPr>
      </w:pPr>
      <w:r w:rsidRPr="009C0340">
        <w:rPr>
          <w:rFonts w:eastAsia="ＭＳ 明朝" w:hint="eastAsia"/>
          <w:i/>
          <w:iCs/>
        </w:rPr>
        <w:t>・</w:t>
      </w:r>
      <w:r w:rsidRPr="009C0340">
        <w:rPr>
          <w:rFonts w:eastAsia="ＭＳ 明朝"/>
          <w:i/>
          <w:iCs/>
        </w:rPr>
        <w:t xml:space="preserve">Reviewer 2 </w:t>
      </w:r>
      <w:r w:rsidRPr="009C0340">
        <w:rPr>
          <w:rFonts w:eastAsia="ＭＳ 明朝" w:hint="eastAsia"/>
          <w:i/>
          <w:iCs/>
        </w:rPr>
        <w:t>の</w:t>
      </w:r>
      <w:r w:rsidRPr="009C0340">
        <w:rPr>
          <w:rFonts w:eastAsia="ＭＳ 明朝"/>
          <w:i/>
          <w:iCs/>
        </w:rPr>
        <w:t>Detail comment 2</w:t>
      </w:r>
      <w:r w:rsidRPr="009C0340">
        <w:rPr>
          <w:rFonts w:eastAsia="ＭＳ 明朝" w:hint="eastAsia"/>
          <w:i/>
          <w:iCs/>
        </w:rPr>
        <w:t>：</w:t>
      </w:r>
      <w:r w:rsidRPr="009C0340">
        <w:rPr>
          <w:rFonts w:eastAsia="ＭＳ 明朝"/>
          <w:i/>
          <w:iCs/>
        </w:rPr>
        <w:t xml:space="preserve"> </w:t>
      </w:r>
      <w:r w:rsidRPr="009C0340">
        <w:rPr>
          <w:rFonts w:eastAsia="ＭＳ 明朝" w:hint="eastAsia"/>
          <w:i/>
          <w:iCs/>
        </w:rPr>
        <w:t>結果の記述不足</w:t>
      </w:r>
    </w:p>
    <w:p w14:paraId="40EDE04B" w14:textId="63BB21D8" w:rsidR="00847954" w:rsidRPr="009C0340" w:rsidRDefault="00847954" w:rsidP="009C0340">
      <w:pPr>
        <w:pStyle w:val="af1"/>
        <w:spacing w:line="240" w:lineRule="auto"/>
        <w:ind w:left="140" w:hangingChars="58" w:hanging="140"/>
        <w:rPr>
          <w:rFonts w:eastAsia="ＭＳ 明朝"/>
          <w:b/>
          <w:bCs/>
          <w:i/>
          <w:iCs/>
          <w:lang w:eastAsia="ja-JP"/>
        </w:rPr>
      </w:pPr>
      <w:r w:rsidRPr="009C0340">
        <w:rPr>
          <w:rFonts w:eastAsia="ＭＳ 明朝" w:hint="eastAsia"/>
          <w:b/>
          <w:bCs/>
          <w:i/>
          <w:iCs/>
          <w:lang w:eastAsia="ja-JP"/>
        </w:rPr>
        <w:t>回答書では最大積雪深と根雪期間の記述について対応したと述べていますが（</w:t>
      </w:r>
      <w:r w:rsidRPr="009C0340">
        <w:rPr>
          <w:rFonts w:eastAsia="ＭＳ 明朝"/>
          <w:b/>
          <w:bCs/>
          <w:i/>
          <w:iCs/>
          <w:lang w:eastAsia="ja-JP"/>
        </w:rPr>
        <w:t>L832-838</w:t>
      </w:r>
      <w:r w:rsidRPr="009C0340">
        <w:rPr>
          <w:rFonts w:eastAsia="ＭＳ 明朝" w:hint="eastAsia"/>
          <w:b/>
          <w:bCs/>
          <w:i/>
          <w:iCs/>
          <w:lang w:eastAsia="ja-JP"/>
        </w:rPr>
        <w:t>）、</w:t>
      </w:r>
      <w:r w:rsidRPr="009C0340">
        <w:rPr>
          <w:rFonts w:eastAsia="ＭＳ 明朝"/>
          <w:b/>
          <w:bCs/>
          <w:i/>
          <w:iCs/>
          <w:lang w:eastAsia="ja-JP"/>
        </w:rPr>
        <w:t>comment</w:t>
      </w:r>
      <w:r w:rsidRPr="009C0340">
        <w:rPr>
          <w:rFonts w:eastAsia="ＭＳ 明朝" w:hint="eastAsia"/>
          <w:b/>
          <w:bCs/>
          <w:i/>
          <w:iCs/>
          <w:lang w:eastAsia="ja-JP"/>
        </w:rPr>
        <w:t>では初稿</w:t>
      </w:r>
      <w:r w:rsidRPr="009C0340">
        <w:rPr>
          <w:rFonts w:eastAsia="ＭＳ 明朝"/>
          <w:b/>
          <w:bCs/>
          <w:i/>
          <w:iCs/>
          <w:lang w:eastAsia="ja-JP"/>
        </w:rPr>
        <w:t>L224</w:t>
      </w:r>
      <w:r w:rsidRPr="009C0340">
        <w:rPr>
          <w:rFonts w:eastAsia="ＭＳ 明朝" w:hint="eastAsia"/>
          <w:b/>
          <w:bCs/>
          <w:i/>
          <w:iCs/>
          <w:lang w:eastAsia="ja-JP"/>
        </w:rPr>
        <w:t>について指摘しているので、</w:t>
      </w:r>
      <w:r w:rsidRPr="009C0340">
        <w:rPr>
          <w:rFonts w:eastAsia="ＭＳ 明朝"/>
          <w:b/>
          <w:bCs/>
          <w:i/>
          <w:iCs/>
          <w:lang w:eastAsia="ja-JP"/>
        </w:rPr>
        <w:t>forest dynamics</w:t>
      </w:r>
      <w:r w:rsidRPr="009C0340">
        <w:rPr>
          <w:rFonts w:eastAsia="ＭＳ 明朝" w:hint="eastAsia"/>
          <w:b/>
          <w:bCs/>
          <w:i/>
          <w:iCs/>
          <w:lang w:eastAsia="ja-JP"/>
        </w:rPr>
        <w:t>について結果に記述が不足しているとの指摘と考えられます。改訂稿考察</w:t>
      </w:r>
      <w:r w:rsidRPr="009C0340">
        <w:rPr>
          <w:rFonts w:eastAsia="ＭＳ 明朝"/>
          <w:b/>
          <w:bCs/>
          <w:i/>
          <w:iCs/>
          <w:lang w:eastAsia="ja-JP"/>
        </w:rPr>
        <w:t>4.2</w:t>
      </w:r>
      <w:r w:rsidRPr="009C0340">
        <w:rPr>
          <w:rFonts w:eastAsia="ＭＳ 明朝" w:hint="eastAsia"/>
          <w:b/>
          <w:bCs/>
          <w:i/>
          <w:iCs/>
          <w:lang w:eastAsia="ja-JP"/>
        </w:rPr>
        <w:t>節の</w:t>
      </w:r>
      <w:r w:rsidRPr="009C0340">
        <w:rPr>
          <w:rFonts w:eastAsia="ＭＳ 明朝"/>
          <w:b/>
          <w:bCs/>
          <w:i/>
          <w:iCs/>
          <w:lang w:eastAsia="ja-JP"/>
        </w:rPr>
        <w:t>L332-340</w:t>
      </w:r>
      <w:r w:rsidRPr="009C0340">
        <w:rPr>
          <w:rFonts w:eastAsia="ＭＳ 明朝" w:hint="eastAsia"/>
          <w:b/>
          <w:bCs/>
          <w:i/>
          <w:iCs/>
          <w:lang w:eastAsia="ja-JP"/>
        </w:rPr>
        <w:t>に対応する記述が結果にありません。改訂稿</w:t>
      </w:r>
      <w:r w:rsidRPr="009C0340">
        <w:rPr>
          <w:rFonts w:eastAsia="ＭＳ 明朝"/>
          <w:b/>
          <w:bCs/>
          <w:i/>
          <w:iCs/>
          <w:lang w:eastAsia="ja-JP"/>
        </w:rPr>
        <w:t>Table4</w:t>
      </w:r>
      <w:r w:rsidRPr="009C0340">
        <w:rPr>
          <w:rFonts w:eastAsia="ＭＳ 明朝" w:hint="eastAsia"/>
          <w:b/>
          <w:bCs/>
          <w:i/>
          <w:iCs/>
          <w:lang w:eastAsia="ja-JP"/>
        </w:rPr>
        <w:t>の個体群動態パラメータ表（個体群成長率、死亡率、加入率）についての記述が結果</w:t>
      </w:r>
      <w:r w:rsidRPr="009C0340">
        <w:rPr>
          <w:rFonts w:eastAsia="ＭＳ 明朝"/>
          <w:b/>
          <w:bCs/>
          <w:i/>
          <w:iCs/>
          <w:lang w:eastAsia="ja-JP"/>
        </w:rPr>
        <w:t xml:space="preserve"> 3.3</w:t>
      </w:r>
      <w:r w:rsidRPr="009C0340">
        <w:rPr>
          <w:rFonts w:eastAsia="ＭＳ 明朝" w:hint="eastAsia"/>
          <w:b/>
          <w:bCs/>
          <w:i/>
          <w:iCs/>
          <w:lang w:eastAsia="ja-JP"/>
        </w:rPr>
        <w:t>節に必要です。</w:t>
      </w:r>
    </w:p>
    <w:p w14:paraId="46617FB3" w14:textId="1FC21EFE" w:rsidR="00DC0F8F" w:rsidRPr="001A23EE" w:rsidRDefault="00196399" w:rsidP="009C0340">
      <w:pPr>
        <w:ind w:firstLineChars="209" w:firstLine="502"/>
        <w:rPr>
          <w:rFonts w:eastAsia="ＭＳ 明朝"/>
          <w:color w:val="EE0000"/>
          <w:lang w:eastAsia="ja-JP"/>
        </w:rPr>
      </w:pPr>
      <w:r w:rsidRPr="009C0340">
        <w:rPr>
          <w:rFonts w:eastAsia="ＭＳ 明朝" w:hint="eastAsia"/>
          <w:lang w:eastAsia="ja-JP"/>
        </w:rPr>
        <w:t xml:space="preserve">⇒　</w:t>
      </w:r>
      <w:r w:rsidR="00F364D2" w:rsidRPr="009C0340">
        <w:rPr>
          <w:rFonts w:eastAsia="ＭＳ 明朝" w:hint="eastAsia"/>
          <w:lang w:eastAsia="ja-JP"/>
        </w:rPr>
        <w:t>追加しました</w:t>
      </w:r>
      <w:r w:rsidR="00DC0F8F" w:rsidRPr="009C0340">
        <w:rPr>
          <w:rFonts w:eastAsia="ＭＳ 明朝" w:hint="eastAsia"/>
          <w:lang w:eastAsia="ja-JP"/>
        </w:rPr>
        <w:t>（</w:t>
      </w:r>
      <w:r w:rsidR="00DC0F8F" w:rsidRPr="009C0340">
        <w:rPr>
          <w:rFonts w:eastAsia="ＭＳ 明朝"/>
          <w:lang w:eastAsia="ja-JP"/>
        </w:rPr>
        <w:t>ver.2_L</w:t>
      </w:r>
      <w:r w:rsidR="00F364D2" w:rsidRPr="009C0340">
        <w:rPr>
          <w:rFonts w:eastAsia="ＭＳ 明朝"/>
          <w:lang w:eastAsia="ja-JP"/>
        </w:rPr>
        <w:t>26</w:t>
      </w:r>
      <w:r w:rsidR="00806368">
        <w:rPr>
          <w:rFonts w:eastAsia="ＭＳ 明朝" w:hint="eastAsia"/>
          <w:lang w:eastAsia="ja-JP"/>
        </w:rPr>
        <w:t>7</w:t>
      </w:r>
      <w:r w:rsidR="00F364D2" w:rsidRPr="009C0340">
        <w:rPr>
          <w:rFonts w:eastAsia="ＭＳ 明朝"/>
          <w:lang w:eastAsia="ja-JP"/>
        </w:rPr>
        <w:t>-27</w:t>
      </w:r>
      <w:r w:rsidR="00806368">
        <w:rPr>
          <w:rFonts w:eastAsia="ＭＳ 明朝" w:hint="eastAsia"/>
          <w:lang w:eastAsia="ja-JP"/>
        </w:rPr>
        <w:t>8</w:t>
      </w:r>
      <w:r w:rsidR="00DC0F8F" w:rsidRPr="009C0340">
        <w:rPr>
          <w:rFonts w:eastAsia="ＭＳ 明朝" w:hint="eastAsia"/>
          <w:lang w:eastAsia="ja-JP"/>
        </w:rPr>
        <w:t>）</w:t>
      </w:r>
      <w:r w:rsidR="00DC0F8F">
        <w:rPr>
          <w:rFonts w:eastAsia="ＭＳ 明朝"/>
          <w:color w:val="EE0000"/>
          <w:lang w:eastAsia="ja-JP"/>
        </w:rPr>
        <w:t>“</w:t>
      </w:r>
      <w:r w:rsidR="00DC0F8F" w:rsidRPr="001A23EE">
        <w:rPr>
          <w:rFonts w:eastAsia="ＭＳ 明朝"/>
          <w:color w:val="EE0000"/>
          <w:lang w:eastAsia="ja-JP"/>
        </w:rPr>
        <w:t>The demographic rates were calculated based on the number of trees (Condit et al., 1999) in each plot (Table 4).</w:t>
      </w:r>
      <w:r w:rsidR="00DC0F8F" w:rsidRPr="001A23EE">
        <w:rPr>
          <w:rFonts w:eastAsia="ＭＳ 明朝" w:hint="eastAsia"/>
          <w:color w:val="EE0000"/>
          <w:lang w:eastAsia="ja-JP"/>
        </w:rPr>
        <w:t xml:space="preserve"> </w:t>
      </w:r>
      <w:r w:rsidR="00806368">
        <w:rPr>
          <w:rFonts w:eastAsia="ＭＳ 明朝"/>
          <w:color w:val="EE0000"/>
          <w:lang w:eastAsia="ja-JP"/>
        </w:rPr>
        <w:t>…</w:t>
      </w:r>
      <w:r w:rsidR="00806368">
        <w:rPr>
          <w:rFonts w:eastAsia="ＭＳ 明朝" w:hint="eastAsia"/>
          <w:color w:val="EE0000"/>
          <w:lang w:eastAsia="ja-JP"/>
        </w:rPr>
        <w:t>.</w:t>
      </w:r>
      <w:proofErr w:type="spellStart"/>
      <w:r w:rsidR="00DC0F8F" w:rsidRPr="001A23EE">
        <w:rPr>
          <w:rFonts w:eastAsia="ＭＳ 明朝"/>
          <w:color w:val="EE0000"/>
          <w:lang w:eastAsia="ja-JP"/>
        </w:rPr>
        <w:t>rformance</w:t>
      </w:r>
      <w:proofErr w:type="spellEnd"/>
      <w:r w:rsidR="00DC0F8F" w:rsidRPr="001A23EE">
        <w:rPr>
          <w:rFonts w:eastAsia="ＭＳ 明朝"/>
          <w:color w:val="EE0000"/>
          <w:lang w:eastAsia="ja-JP"/>
        </w:rPr>
        <w:t xml:space="preserve"> among the four plots.</w:t>
      </w:r>
    </w:p>
    <w:p w14:paraId="3EFD9D10" w14:textId="77777777" w:rsidR="00847954" w:rsidRPr="00806368" w:rsidRDefault="00847954" w:rsidP="009C0340">
      <w:pPr>
        <w:pStyle w:val="2"/>
        <w:rPr>
          <w:rFonts w:eastAsia="ＭＳ 明朝"/>
          <w:i/>
          <w:iCs/>
          <w:sz w:val="24"/>
          <w:szCs w:val="24"/>
        </w:rPr>
      </w:pPr>
      <w:r w:rsidRPr="00390F3A">
        <w:rPr>
          <w:rFonts w:eastAsia="ＭＳ 明朝" w:hint="eastAsia"/>
        </w:rPr>
        <w:t>・</w:t>
      </w:r>
      <w:r w:rsidRPr="00806368">
        <w:rPr>
          <w:rFonts w:eastAsia="ＭＳ 明朝"/>
          <w:i/>
          <w:iCs/>
          <w:sz w:val="24"/>
          <w:szCs w:val="24"/>
        </w:rPr>
        <w:t xml:space="preserve">Reviewer 2 </w:t>
      </w:r>
      <w:r w:rsidRPr="00806368">
        <w:rPr>
          <w:rFonts w:eastAsia="ＭＳ 明朝" w:hint="eastAsia"/>
          <w:i/>
          <w:iCs/>
          <w:sz w:val="24"/>
          <w:szCs w:val="24"/>
        </w:rPr>
        <w:t>の</w:t>
      </w:r>
      <w:r w:rsidRPr="00806368">
        <w:rPr>
          <w:rFonts w:eastAsia="ＭＳ 明朝"/>
          <w:i/>
          <w:iCs/>
          <w:sz w:val="24"/>
          <w:szCs w:val="24"/>
        </w:rPr>
        <w:t>Detail comment 3</w:t>
      </w:r>
      <w:r w:rsidRPr="00806368">
        <w:rPr>
          <w:rFonts w:eastAsia="ＭＳ 明朝" w:hint="eastAsia"/>
          <w:i/>
          <w:iCs/>
          <w:sz w:val="24"/>
          <w:szCs w:val="24"/>
        </w:rPr>
        <w:t>関連：</w:t>
      </w:r>
      <w:r w:rsidRPr="00806368">
        <w:rPr>
          <w:rFonts w:eastAsia="ＭＳ 明朝"/>
          <w:i/>
          <w:iCs/>
          <w:sz w:val="24"/>
          <w:szCs w:val="24"/>
        </w:rPr>
        <w:t xml:space="preserve"> recruitment</w:t>
      </w:r>
      <w:r w:rsidRPr="00806368">
        <w:rPr>
          <w:rFonts w:eastAsia="ＭＳ 明朝" w:hint="eastAsia"/>
          <w:i/>
          <w:iCs/>
          <w:sz w:val="24"/>
          <w:szCs w:val="24"/>
        </w:rPr>
        <w:t>の</w:t>
      </w:r>
      <w:r w:rsidRPr="00806368">
        <w:rPr>
          <w:rFonts w:eastAsia="ＭＳ 明朝"/>
          <w:i/>
          <w:iCs/>
          <w:sz w:val="24"/>
          <w:szCs w:val="24"/>
        </w:rPr>
        <w:t>ingrowth</w:t>
      </w:r>
      <w:r w:rsidRPr="00806368">
        <w:rPr>
          <w:rFonts w:eastAsia="ＭＳ 明朝" w:hint="eastAsia"/>
          <w:i/>
          <w:iCs/>
          <w:sz w:val="24"/>
          <w:szCs w:val="24"/>
        </w:rPr>
        <w:t>への置き換え</w:t>
      </w:r>
    </w:p>
    <w:p w14:paraId="227F3ADE" w14:textId="2AA5C7CF" w:rsidR="00847954" w:rsidRPr="009C0340" w:rsidRDefault="00847954" w:rsidP="00390F3A">
      <w:pPr>
        <w:pStyle w:val="af1"/>
        <w:spacing w:line="240" w:lineRule="auto"/>
        <w:ind w:leftChars="59" w:left="284" w:hanging="142"/>
        <w:rPr>
          <w:rFonts w:eastAsia="ＭＳ 明朝"/>
          <w:b/>
          <w:bCs/>
          <w:i/>
          <w:iCs/>
          <w:lang w:eastAsia="ja-JP"/>
        </w:rPr>
      </w:pPr>
      <w:r w:rsidRPr="009C0340">
        <w:rPr>
          <w:rFonts w:eastAsia="ＭＳ 明朝"/>
          <w:b/>
          <w:bCs/>
          <w:i/>
          <w:iCs/>
          <w:lang w:eastAsia="ja-JP"/>
        </w:rPr>
        <w:t>Reviwer2</w:t>
      </w:r>
      <w:r w:rsidRPr="009C0340">
        <w:rPr>
          <w:rFonts w:eastAsia="ＭＳ 明朝" w:hint="eastAsia"/>
          <w:b/>
          <w:bCs/>
          <w:i/>
          <w:iCs/>
          <w:lang w:eastAsia="ja-JP"/>
        </w:rPr>
        <w:t>の</w:t>
      </w:r>
      <w:r w:rsidRPr="009C0340">
        <w:rPr>
          <w:rFonts w:eastAsia="ＭＳ 明朝"/>
          <w:b/>
          <w:bCs/>
          <w:i/>
          <w:iCs/>
          <w:lang w:eastAsia="ja-JP"/>
        </w:rPr>
        <w:t xml:space="preserve">Main Comment 3 </w:t>
      </w:r>
      <w:r w:rsidRPr="009C0340">
        <w:rPr>
          <w:rFonts w:eastAsia="ＭＳ 明朝" w:hint="eastAsia"/>
          <w:b/>
          <w:bCs/>
          <w:i/>
          <w:iCs/>
          <w:lang w:eastAsia="ja-JP"/>
        </w:rPr>
        <w:t>は「</w:t>
      </w:r>
      <w:r w:rsidRPr="009C0340">
        <w:rPr>
          <w:rFonts w:eastAsia="ＭＳ 明朝"/>
          <w:b/>
          <w:bCs/>
          <w:i/>
          <w:iCs/>
          <w:lang w:eastAsia="ja-JP"/>
        </w:rPr>
        <w:t>successful recruitment and growth</w:t>
      </w:r>
      <w:r w:rsidRPr="009C0340">
        <w:rPr>
          <w:rFonts w:eastAsia="ＭＳ 明朝" w:hint="eastAsia"/>
          <w:b/>
          <w:bCs/>
          <w:i/>
          <w:iCs/>
          <w:lang w:eastAsia="ja-JP"/>
        </w:rPr>
        <w:t>」ですが、回答書でのコメントのコピー（</w:t>
      </w:r>
      <w:r w:rsidRPr="009C0340">
        <w:rPr>
          <w:rFonts w:eastAsia="ＭＳ 明朝"/>
          <w:b/>
          <w:bCs/>
          <w:i/>
          <w:iCs/>
          <w:lang w:eastAsia="ja-JP"/>
        </w:rPr>
        <w:t>L812</w:t>
      </w:r>
      <w:r w:rsidRPr="009C0340">
        <w:rPr>
          <w:rFonts w:eastAsia="ＭＳ 明朝" w:hint="eastAsia"/>
          <w:b/>
          <w:bCs/>
          <w:i/>
          <w:iCs/>
          <w:lang w:eastAsia="ja-JP"/>
        </w:rPr>
        <w:t>）では「</w:t>
      </w:r>
      <w:r w:rsidRPr="009C0340">
        <w:rPr>
          <w:rFonts w:eastAsia="ＭＳ 明朝"/>
          <w:b/>
          <w:bCs/>
          <w:i/>
          <w:iCs/>
          <w:lang w:eastAsia="ja-JP"/>
        </w:rPr>
        <w:t>successful ingrowth and growth</w:t>
      </w:r>
      <w:r w:rsidRPr="009C0340">
        <w:rPr>
          <w:rFonts w:eastAsia="ＭＳ 明朝" w:hint="eastAsia"/>
          <w:b/>
          <w:bCs/>
          <w:i/>
          <w:iCs/>
          <w:lang w:eastAsia="ja-JP"/>
        </w:rPr>
        <w:t>」となっており、コメントまで用語が置換されてしまっています。</w:t>
      </w:r>
    </w:p>
    <w:p w14:paraId="368C665B" w14:textId="13E9BF15" w:rsidR="006F178C" w:rsidRPr="00552C71" w:rsidRDefault="006F178C" w:rsidP="006F178C">
      <w:pPr>
        <w:pStyle w:val="af1"/>
        <w:spacing w:line="240" w:lineRule="auto"/>
        <w:ind w:leftChars="59" w:left="284" w:hanging="142"/>
        <w:rPr>
          <w:rFonts w:eastAsia="ＭＳ 明朝"/>
          <w:b/>
          <w:bCs/>
          <w:lang w:eastAsia="ja-JP"/>
        </w:rPr>
      </w:pPr>
      <w:r w:rsidRPr="00552C71">
        <w:rPr>
          <w:rFonts w:eastAsia="ＭＳ 明朝" w:hint="eastAsia"/>
          <w:lang w:eastAsia="ja-JP"/>
        </w:rPr>
        <w:t>⇒</w:t>
      </w:r>
      <w:r>
        <w:rPr>
          <w:rFonts w:eastAsia="ＭＳ 明朝" w:hint="eastAsia"/>
          <w:lang w:eastAsia="ja-JP"/>
        </w:rPr>
        <w:t xml:space="preserve">　</w:t>
      </w:r>
      <w:r w:rsidR="00704315">
        <w:rPr>
          <w:rFonts w:eastAsia="ＭＳ 明朝" w:hint="eastAsia"/>
          <w:lang w:eastAsia="ja-JP"/>
        </w:rPr>
        <w:t>修正しました</w:t>
      </w:r>
      <w:r w:rsidR="009514F8">
        <w:rPr>
          <w:rFonts w:eastAsia="ＭＳ 明朝" w:hint="eastAsia"/>
          <w:lang w:eastAsia="ja-JP"/>
        </w:rPr>
        <w:t>。</w:t>
      </w:r>
      <w:r w:rsidR="009514F8">
        <w:rPr>
          <w:rFonts w:eastAsia="ＭＳ 明朝" w:hint="eastAsia"/>
          <w:color w:val="EE0000"/>
          <w:lang w:eastAsia="ja-JP"/>
        </w:rPr>
        <w:t>（</w:t>
      </w:r>
      <w:r w:rsidR="009514F8">
        <w:rPr>
          <w:rFonts w:eastAsia="ＭＳ 明朝" w:hint="eastAsia"/>
          <w:color w:val="EE0000"/>
          <w:lang w:eastAsia="ja-JP"/>
        </w:rPr>
        <w:t>ver.2_L</w:t>
      </w:r>
      <w:r w:rsidR="003C41DA">
        <w:rPr>
          <w:rFonts w:eastAsia="ＭＳ 明朝" w:hint="eastAsia"/>
          <w:color w:val="EE0000"/>
          <w:lang w:eastAsia="ja-JP"/>
        </w:rPr>
        <w:t>920</w:t>
      </w:r>
      <w:r w:rsidR="009514F8">
        <w:rPr>
          <w:rFonts w:eastAsia="ＭＳ 明朝" w:hint="eastAsia"/>
          <w:color w:val="EE0000"/>
          <w:lang w:eastAsia="ja-JP"/>
        </w:rPr>
        <w:t>）</w:t>
      </w:r>
    </w:p>
    <w:p w14:paraId="0602239B" w14:textId="77777777" w:rsidR="00847954" w:rsidRPr="00DC1F63" w:rsidRDefault="00847954" w:rsidP="00390F3A">
      <w:pPr>
        <w:pStyle w:val="af1"/>
        <w:spacing w:line="240" w:lineRule="auto"/>
        <w:ind w:leftChars="59" w:left="284" w:hanging="142"/>
        <w:rPr>
          <w:rFonts w:eastAsia="ＭＳ 明朝"/>
          <w:b/>
          <w:bCs/>
          <w:lang w:eastAsia="ja-JP"/>
        </w:rPr>
      </w:pPr>
    </w:p>
    <w:p w14:paraId="1B1C9354" w14:textId="77777777" w:rsidR="00847954" w:rsidRPr="009C0340" w:rsidRDefault="00847954" w:rsidP="009C0340">
      <w:pPr>
        <w:pStyle w:val="2"/>
        <w:rPr>
          <w:rFonts w:eastAsia="ＭＳ 明朝"/>
          <w:b w:val="0"/>
          <w:bCs w:val="0"/>
          <w:i/>
          <w:iCs/>
        </w:rPr>
      </w:pPr>
      <w:bookmarkStart w:id="151" w:name="_・Reviewer_2_のDetail"/>
      <w:bookmarkEnd w:id="151"/>
      <w:r w:rsidRPr="009C0340">
        <w:rPr>
          <w:rFonts w:eastAsia="ＭＳ 明朝" w:hint="eastAsia"/>
          <w:i/>
          <w:iCs/>
        </w:rPr>
        <w:t>・</w:t>
      </w:r>
      <w:r w:rsidRPr="009C0340">
        <w:rPr>
          <w:rFonts w:eastAsia="ＭＳ 明朝"/>
          <w:i/>
          <w:iCs/>
        </w:rPr>
        <w:t xml:space="preserve">Reviewer 2 </w:t>
      </w:r>
      <w:r w:rsidRPr="009C0340">
        <w:rPr>
          <w:rFonts w:eastAsia="ＭＳ 明朝" w:hint="eastAsia"/>
          <w:i/>
          <w:iCs/>
        </w:rPr>
        <w:t>の</w:t>
      </w:r>
      <w:r w:rsidRPr="009C0340">
        <w:rPr>
          <w:rFonts w:eastAsia="ＭＳ 明朝"/>
          <w:i/>
          <w:iCs/>
        </w:rPr>
        <w:t>Detail comment 4</w:t>
      </w:r>
      <w:r w:rsidRPr="009C0340">
        <w:rPr>
          <w:rFonts w:eastAsia="ＭＳ 明朝" w:hint="eastAsia"/>
          <w:i/>
          <w:iCs/>
        </w:rPr>
        <w:t xml:space="preserve">　（オオシラビソ直径分布のカテゴリ区分の説明）</w:t>
      </w:r>
    </w:p>
    <w:p w14:paraId="324CC2D3" w14:textId="48D22382" w:rsidR="00847954" w:rsidRPr="009C0340" w:rsidRDefault="00847954" w:rsidP="00390F3A">
      <w:pPr>
        <w:pStyle w:val="af1"/>
        <w:spacing w:line="240" w:lineRule="auto"/>
        <w:ind w:leftChars="59" w:left="284" w:hanging="142"/>
        <w:rPr>
          <w:rFonts w:eastAsia="ＭＳ 明朝"/>
          <w:b/>
          <w:bCs/>
          <w:i/>
          <w:iCs/>
          <w:lang w:eastAsia="ja-JP"/>
        </w:rPr>
      </w:pPr>
      <w:r w:rsidRPr="009C0340">
        <w:rPr>
          <w:rFonts w:eastAsia="ＭＳ 明朝"/>
          <w:b/>
          <w:bCs/>
          <w:i/>
          <w:iCs/>
          <w:lang w:eastAsia="ja-JP"/>
        </w:rPr>
        <w:t>Fig.8</w:t>
      </w:r>
      <w:r w:rsidRPr="009C0340">
        <w:rPr>
          <w:rFonts w:eastAsia="ＭＳ 明朝" w:hint="eastAsia"/>
          <w:b/>
          <w:bCs/>
          <w:i/>
          <w:iCs/>
          <w:lang w:eastAsia="ja-JP"/>
        </w:rPr>
        <w:t>説明文と</w:t>
      </w:r>
      <w:r w:rsidRPr="009C0340">
        <w:rPr>
          <w:rFonts w:eastAsia="ＭＳ 明朝"/>
          <w:b/>
          <w:bCs/>
          <w:i/>
          <w:iCs/>
          <w:lang w:eastAsia="ja-JP"/>
        </w:rPr>
        <w:t>L851</w:t>
      </w:r>
      <w:r w:rsidRPr="009C0340">
        <w:rPr>
          <w:rFonts w:eastAsia="ＭＳ 明朝" w:hint="eastAsia"/>
          <w:b/>
          <w:bCs/>
          <w:i/>
          <w:iCs/>
          <w:lang w:eastAsia="ja-JP"/>
        </w:rPr>
        <w:t>では</w:t>
      </w:r>
      <w:r w:rsidRPr="009C0340">
        <w:rPr>
          <w:rFonts w:eastAsia="ＭＳ 明朝"/>
          <w:b/>
          <w:bCs/>
          <w:i/>
          <w:iCs/>
          <w:lang w:eastAsia="ja-JP"/>
        </w:rPr>
        <w:t>Fallen trees cannot be assigned estimated death years using this approach</w:t>
      </w:r>
      <w:r w:rsidRPr="009C0340">
        <w:rPr>
          <w:rFonts w:eastAsia="ＭＳ 明朝" w:hint="eastAsia"/>
          <w:b/>
          <w:bCs/>
          <w:i/>
          <w:iCs/>
          <w:lang w:eastAsia="ja-JP"/>
        </w:rPr>
        <w:t>とされており、</w:t>
      </w:r>
      <w:r w:rsidRPr="009C0340">
        <w:rPr>
          <w:rFonts w:eastAsia="ＭＳ 明朝"/>
          <w:b/>
          <w:bCs/>
          <w:i/>
          <w:iCs/>
          <w:lang w:eastAsia="ja-JP"/>
        </w:rPr>
        <w:t>Fig.8</w:t>
      </w:r>
      <w:r w:rsidRPr="009C0340">
        <w:rPr>
          <w:rFonts w:eastAsia="ＭＳ 明朝" w:hint="eastAsia"/>
          <w:b/>
          <w:bCs/>
          <w:i/>
          <w:iCs/>
          <w:lang w:eastAsia="ja-JP"/>
        </w:rPr>
        <w:t>の黒塗り潰し部（</w:t>
      </w:r>
      <w:r w:rsidRPr="009C0340">
        <w:rPr>
          <w:rFonts w:eastAsia="ＭＳ 明朝"/>
          <w:b/>
          <w:bCs/>
          <w:i/>
          <w:iCs/>
          <w:lang w:eastAsia="ja-JP"/>
        </w:rPr>
        <w:t>fallen</w:t>
      </w:r>
      <w:r w:rsidRPr="009C0340">
        <w:rPr>
          <w:rFonts w:eastAsia="ＭＳ 明朝" w:hint="eastAsia"/>
          <w:b/>
          <w:bCs/>
          <w:i/>
          <w:iCs/>
          <w:lang w:eastAsia="ja-JP"/>
        </w:rPr>
        <w:t>）が死亡年を推定できないと読めます。しかし、死亡年を推定できないのは</w:t>
      </w:r>
      <w:r w:rsidRPr="009C0340">
        <w:rPr>
          <w:rFonts w:eastAsia="ＭＳ 明朝"/>
          <w:b/>
          <w:bCs/>
          <w:i/>
          <w:iCs/>
          <w:lang w:eastAsia="ja-JP"/>
        </w:rPr>
        <w:t>Fig.8</w:t>
      </w:r>
      <w:r w:rsidRPr="009C0340">
        <w:rPr>
          <w:rFonts w:eastAsia="ＭＳ 明朝" w:hint="eastAsia"/>
          <w:b/>
          <w:bCs/>
          <w:i/>
          <w:iCs/>
          <w:lang w:eastAsia="ja-JP"/>
        </w:rPr>
        <w:t>斜線部の最終調査時まで倒れていないものであって、調査開始時から終了までに倒れた黒塗りつぶし部は死亡年を推定できるのではないでしょうか。</w:t>
      </w:r>
    </w:p>
    <w:p w14:paraId="45DAF32A" w14:textId="31424B00" w:rsidR="00847954" w:rsidRDefault="00196399" w:rsidP="00390F3A">
      <w:pPr>
        <w:pStyle w:val="af1"/>
        <w:spacing w:line="240" w:lineRule="auto"/>
        <w:ind w:leftChars="59" w:left="284" w:hanging="142"/>
        <w:rPr>
          <w:rFonts w:eastAsia="ＭＳ 明朝"/>
          <w:color w:val="EE0000"/>
          <w:lang w:eastAsia="ja-JP"/>
        </w:rPr>
      </w:pPr>
      <w:r w:rsidRPr="00390F3A">
        <w:rPr>
          <w:rFonts w:eastAsia="ＭＳ 明朝" w:hint="eastAsia"/>
          <w:color w:val="EE0000"/>
          <w:lang w:eastAsia="ja-JP"/>
        </w:rPr>
        <w:t xml:space="preserve">⇒　</w:t>
      </w:r>
      <w:r w:rsidR="009514F8">
        <w:rPr>
          <w:rFonts w:eastAsia="ＭＳ 明朝" w:hint="eastAsia"/>
          <w:color w:val="EE0000"/>
          <w:lang w:eastAsia="ja-JP"/>
        </w:rPr>
        <w:t>（</w:t>
      </w:r>
      <w:r w:rsidR="009514F8">
        <w:rPr>
          <w:rFonts w:eastAsia="ＭＳ 明朝" w:hint="eastAsia"/>
          <w:color w:val="EE0000"/>
          <w:lang w:eastAsia="ja-JP"/>
        </w:rPr>
        <w:t>ver.2_L</w:t>
      </w:r>
      <w:r w:rsidR="000F68E0">
        <w:rPr>
          <w:rFonts w:eastAsia="ＭＳ 明朝" w:hint="eastAsia"/>
          <w:color w:val="EE0000"/>
          <w:lang w:eastAsia="ja-JP"/>
        </w:rPr>
        <w:t>314-322</w:t>
      </w:r>
      <w:r w:rsidR="009514F8">
        <w:rPr>
          <w:rFonts w:eastAsia="ＭＳ 明朝" w:hint="eastAsia"/>
          <w:color w:val="EE0000"/>
          <w:lang w:eastAsia="ja-JP"/>
        </w:rPr>
        <w:t>）</w:t>
      </w:r>
    </w:p>
    <w:p w14:paraId="06F78A5D" w14:textId="1464F162" w:rsidR="00372C8E" w:rsidRDefault="00F53AD3" w:rsidP="001348E4">
      <w:pPr>
        <w:pStyle w:val="af1"/>
        <w:spacing w:line="240" w:lineRule="auto"/>
        <w:ind w:leftChars="59" w:left="284" w:hanging="142"/>
        <w:rPr>
          <w:rFonts w:eastAsia="ＭＳ 明朝"/>
          <w:b/>
          <w:bCs/>
          <w:lang w:eastAsia="ja-JP"/>
        </w:rPr>
      </w:pPr>
      <w:r w:rsidRPr="009C0340">
        <w:rPr>
          <w:rFonts w:eastAsia="ＭＳ 明朝" w:hint="eastAsia"/>
          <w:b/>
          <w:bCs/>
          <w:lang w:eastAsia="ja-JP"/>
        </w:rPr>
        <w:lastRenderedPageBreak/>
        <w:t>ご指摘のとおりです。</w:t>
      </w:r>
      <w:r w:rsidR="009B01F4" w:rsidRPr="009C0340">
        <w:rPr>
          <w:rFonts w:eastAsia="ＭＳ 明朝" w:hint="eastAsia"/>
          <w:b/>
          <w:bCs/>
          <w:lang w:eastAsia="ja-JP"/>
        </w:rPr>
        <w:t>図の</w:t>
      </w:r>
      <w:r w:rsidR="009B01F4" w:rsidRPr="009C0340">
        <w:rPr>
          <w:rFonts w:eastAsia="ＭＳ 明朝"/>
          <w:b/>
          <w:bCs/>
          <w:lang w:eastAsia="ja-JP"/>
        </w:rPr>
        <w:t>Legend</w:t>
      </w:r>
      <w:r w:rsidR="009B01F4" w:rsidRPr="009C0340">
        <w:rPr>
          <w:rFonts w:eastAsia="ＭＳ 明朝" w:hint="eastAsia"/>
          <w:b/>
          <w:bCs/>
          <w:lang w:eastAsia="ja-JP"/>
        </w:rPr>
        <w:t>とキャプション</w:t>
      </w:r>
      <w:r w:rsidR="001348E4" w:rsidRPr="009C0340">
        <w:rPr>
          <w:rFonts w:eastAsia="ＭＳ 明朝" w:hint="eastAsia"/>
          <w:b/>
          <w:bCs/>
          <w:lang w:eastAsia="ja-JP"/>
        </w:rPr>
        <w:t>，</w:t>
      </w:r>
      <w:hyperlink w:anchor="_Detail_Comment_4" w:history="1">
        <w:r w:rsidR="00017975" w:rsidRPr="00D11EB9">
          <w:rPr>
            <w:rStyle w:val="a7"/>
            <w:rFonts w:eastAsia="ＭＳ 明朝" w:hint="eastAsia"/>
            <w:b/>
            <w:bCs/>
            <w:lang w:eastAsia="ja-JP"/>
          </w:rPr>
          <w:t>査読者</w:t>
        </w:r>
        <w:r w:rsidR="00017975" w:rsidRPr="00D11EB9">
          <w:rPr>
            <w:rStyle w:val="a7"/>
            <w:rFonts w:eastAsia="ＭＳ 明朝"/>
            <w:b/>
            <w:bCs/>
            <w:lang w:eastAsia="ja-JP"/>
          </w:rPr>
          <w:t>2</w:t>
        </w:r>
        <w:r w:rsidR="00017975" w:rsidRPr="00D11EB9">
          <w:rPr>
            <w:rStyle w:val="a7"/>
            <w:rFonts w:eastAsia="ＭＳ 明朝" w:hint="eastAsia"/>
            <w:b/>
            <w:bCs/>
            <w:lang w:eastAsia="ja-JP"/>
          </w:rPr>
          <w:t>コメント</w:t>
        </w:r>
        <w:r w:rsidR="00017975" w:rsidRPr="00D11EB9">
          <w:rPr>
            <w:rStyle w:val="a7"/>
            <w:rFonts w:eastAsia="ＭＳ 明朝"/>
            <w:b/>
            <w:bCs/>
            <w:lang w:eastAsia="ja-JP"/>
          </w:rPr>
          <w:t>4</w:t>
        </w:r>
      </w:hyperlink>
      <w:r w:rsidR="00017975" w:rsidRPr="009C0340">
        <w:rPr>
          <w:rFonts w:eastAsia="ＭＳ 明朝" w:hint="eastAsia"/>
          <w:b/>
          <w:bCs/>
          <w:lang w:eastAsia="ja-JP"/>
        </w:rPr>
        <w:t>の回答</w:t>
      </w:r>
      <w:r w:rsidR="009B01F4" w:rsidRPr="009C0340">
        <w:rPr>
          <w:rFonts w:eastAsia="ＭＳ 明朝" w:hint="eastAsia"/>
          <w:b/>
          <w:bCs/>
          <w:lang w:eastAsia="ja-JP"/>
        </w:rPr>
        <w:t>を改めました。</w:t>
      </w:r>
    </w:p>
    <w:p w14:paraId="48157BCC" w14:textId="77777777" w:rsidR="001D20CD" w:rsidRPr="009C0340" w:rsidRDefault="001D20CD" w:rsidP="001348E4">
      <w:pPr>
        <w:pStyle w:val="af1"/>
        <w:spacing w:line="240" w:lineRule="auto"/>
        <w:ind w:leftChars="59" w:left="284" w:hanging="142"/>
        <w:rPr>
          <w:rFonts w:eastAsia="ＭＳ 明朝"/>
          <w:b/>
          <w:bCs/>
          <w:lang w:eastAsia="ja-JP"/>
        </w:rPr>
      </w:pPr>
    </w:p>
    <w:p w14:paraId="7BAF7C47" w14:textId="77777777" w:rsidR="00847954" w:rsidRPr="009C0340" w:rsidRDefault="00847954" w:rsidP="009C0340">
      <w:pPr>
        <w:pStyle w:val="3"/>
        <w:rPr>
          <w:rFonts w:eastAsia="ＭＳ 明朝"/>
          <w:b w:val="0"/>
          <w:bCs w:val="0"/>
          <w:i/>
          <w:iCs/>
          <w:sz w:val="28"/>
          <w:szCs w:val="28"/>
          <w:lang w:eastAsia="ja-JP"/>
        </w:rPr>
      </w:pPr>
      <w:r w:rsidRPr="009C0340">
        <w:rPr>
          <w:rFonts w:eastAsia="ＭＳ 明朝" w:hint="eastAsia"/>
          <w:i/>
          <w:iCs/>
          <w:sz w:val="28"/>
          <w:szCs w:val="28"/>
          <w:lang w:eastAsia="ja-JP"/>
        </w:rPr>
        <w:t>・出現樹種数</w:t>
      </w:r>
    </w:p>
    <w:p w14:paraId="163FB0D3" w14:textId="77777777" w:rsidR="00847954" w:rsidRPr="009C0340" w:rsidRDefault="00847954" w:rsidP="009C0340">
      <w:pPr>
        <w:pStyle w:val="2"/>
        <w:rPr>
          <w:rFonts w:eastAsia="ＭＳ 明朝"/>
          <w:b w:val="0"/>
          <w:bCs w:val="0"/>
          <w:i/>
          <w:iCs/>
        </w:rPr>
      </w:pPr>
      <w:r w:rsidRPr="009C0340">
        <w:rPr>
          <w:rFonts w:eastAsia="ＭＳ 明朝"/>
          <w:i/>
          <w:iCs/>
        </w:rPr>
        <w:t>L225</w:t>
      </w:r>
      <w:r w:rsidRPr="009C0340">
        <w:rPr>
          <w:rFonts w:eastAsia="ＭＳ 明朝" w:hint="eastAsia"/>
          <w:i/>
          <w:iCs/>
        </w:rPr>
        <w:t>で</w:t>
      </w:r>
      <w:r w:rsidRPr="009C0340">
        <w:rPr>
          <w:rFonts w:eastAsia="ＭＳ 明朝"/>
          <w:i/>
          <w:iCs/>
        </w:rPr>
        <w:t>24 tall tree specie</w:t>
      </w:r>
      <w:r w:rsidRPr="009C0340">
        <w:rPr>
          <w:rFonts w:eastAsia="ＭＳ 明朝" w:hint="eastAsia"/>
          <w:i/>
          <w:iCs/>
        </w:rPr>
        <w:t>となっていますが、</w:t>
      </w:r>
      <w:r w:rsidRPr="009C0340">
        <w:rPr>
          <w:rFonts w:eastAsia="ＭＳ 明朝"/>
          <w:i/>
          <w:iCs/>
        </w:rPr>
        <w:t>Table3</w:t>
      </w:r>
      <w:r w:rsidRPr="009C0340">
        <w:rPr>
          <w:rFonts w:eastAsia="ＭＳ 明朝" w:hint="eastAsia"/>
          <w:i/>
          <w:iCs/>
        </w:rPr>
        <w:t>には</w:t>
      </w:r>
      <w:r w:rsidRPr="009C0340">
        <w:rPr>
          <w:rFonts w:eastAsia="ＭＳ 明朝"/>
          <w:i/>
          <w:iCs/>
        </w:rPr>
        <w:t>26</w:t>
      </w:r>
      <w:r w:rsidRPr="009C0340">
        <w:rPr>
          <w:rFonts w:eastAsia="ＭＳ 明朝" w:hint="eastAsia"/>
          <w:i/>
          <w:iCs/>
        </w:rPr>
        <w:t>種あります</w:t>
      </w:r>
    </w:p>
    <w:p w14:paraId="246F3A0A" w14:textId="04094B8B" w:rsidR="00847954" w:rsidRDefault="00196399" w:rsidP="00390F3A">
      <w:pPr>
        <w:pStyle w:val="af1"/>
        <w:spacing w:line="240" w:lineRule="auto"/>
        <w:ind w:leftChars="59" w:left="284" w:hanging="142"/>
        <w:rPr>
          <w:rFonts w:eastAsia="ＭＳ 明朝"/>
          <w:color w:val="EE0000"/>
          <w:lang w:eastAsia="ja-JP"/>
        </w:rPr>
      </w:pPr>
      <w:r w:rsidRPr="00654478">
        <w:rPr>
          <w:rFonts w:eastAsia="ＭＳ 明朝" w:hint="eastAsia"/>
          <w:lang w:eastAsia="ja-JP"/>
        </w:rPr>
        <w:t xml:space="preserve">⇒　</w:t>
      </w:r>
      <w:r w:rsidR="002A7B08" w:rsidRPr="00654478">
        <w:rPr>
          <w:rFonts w:eastAsia="ＭＳ 明朝"/>
          <w:b/>
          <w:bCs/>
          <w:lang w:eastAsia="ja-JP"/>
        </w:rPr>
        <w:t>2</w:t>
      </w:r>
      <w:r w:rsidR="002A7B08" w:rsidRPr="00654478">
        <w:rPr>
          <w:rFonts w:eastAsia="ＭＳ 明朝" w:hint="eastAsia"/>
          <w:b/>
          <w:bCs/>
          <w:lang w:eastAsia="ja-JP"/>
        </w:rPr>
        <w:t>6</w:t>
      </w:r>
      <w:r w:rsidR="002A7B08" w:rsidRPr="00654478">
        <w:rPr>
          <w:rFonts w:eastAsia="ＭＳ 明朝"/>
          <w:b/>
          <w:bCs/>
          <w:lang w:eastAsia="ja-JP"/>
        </w:rPr>
        <w:t xml:space="preserve"> tall tree specie</w:t>
      </w:r>
      <w:r w:rsidR="002A7B08" w:rsidRPr="00654478">
        <w:rPr>
          <w:rFonts w:eastAsia="ＭＳ 明朝" w:hint="eastAsia"/>
          <w:b/>
          <w:bCs/>
          <w:lang w:eastAsia="ja-JP"/>
        </w:rPr>
        <w:t xml:space="preserve"> </w:t>
      </w:r>
      <w:r w:rsidR="002A7B08" w:rsidRPr="00654478">
        <w:rPr>
          <w:rFonts w:eastAsia="ＭＳ 明朝" w:hint="eastAsia"/>
          <w:b/>
          <w:bCs/>
          <w:lang w:eastAsia="ja-JP"/>
        </w:rPr>
        <w:t>に修正しました。</w:t>
      </w:r>
      <w:r w:rsidR="00D36F27">
        <w:rPr>
          <w:rFonts w:eastAsia="ＭＳ 明朝" w:hint="eastAsia"/>
          <w:color w:val="EE0000"/>
          <w:lang w:eastAsia="ja-JP"/>
        </w:rPr>
        <w:t>（</w:t>
      </w:r>
      <w:r w:rsidR="00D36F27">
        <w:rPr>
          <w:rFonts w:eastAsia="ＭＳ 明朝" w:hint="eastAsia"/>
          <w:color w:val="EE0000"/>
          <w:lang w:eastAsia="ja-JP"/>
        </w:rPr>
        <w:t>ver.2_L</w:t>
      </w:r>
      <w:r w:rsidR="009519F2">
        <w:rPr>
          <w:rFonts w:eastAsia="ＭＳ 明朝" w:hint="eastAsia"/>
          <w:color w:val="EE0000"/>
          <w:lang w:eastAsia="ja-JP"/>
        </w:rPr>
        <w:t>245</w:t>
      </w:r>
      <w:r w:rsidR="00D36F27">
        <w:rPr>
          <w:rFonts w:eastAsia="ＭＳ 明朝" w:hint="eastAsia"/>
          <w:color w:val="EE0000"/>
          <w:lang w:eastAsia="ja-JP"/>
        </w:rPr>
        <w:t>）</w:t>
      </w:r>
    </w:p>
    <w:p w14:paraId="7804A150" w14:textId="77777777" w:rsidR="001D20CD" w:rsidRPr="00390F3A" w:rsidRDefault="001D20CD" w:rsidP="00390F3A">
      <w:pPr>
        <w:pStyle w:val="af1"/>
        <w:spacing w:line="240" w:lineRule="auto"/>
        <w:ind w:leftChars="59" w:left="284" w:hanging="142"/>
        <w:rPr>
          <w:rFonts w:eastAsia="ＭＳ 明朝"/>
          <w:b/>
          <w:bCs/>
          <w:lang w:eastAsia="ja-JP"/>
        </w:rPr>
      </w:pPr>
    </w:p>
    <w:p w14:paraId="5A124BA0" w14:textId="77777777" w:rsidR="00847954" w:rsidRPr="009C0340" w:rsidRDefault="00847954" w:rsidP="009C0340">
      <w:pPr>
        <w:pStyle w:val="2"/>
        <w:rPr>
          <w:rFonts w:eastAsia="ＭＳ 明朝"/>
          <w:i/>
          <w:iCs/>
        </w:rPr>
      </w:pPr>
      <w:r w:rsidRPr="009C0340">
        <w:rPr>
          <w:rFonts w:eastAsia="ＭＳ 明朝" w:hint="eastAsia"/>
          <w:i/>
          <w:iCs/>
        </w:rPr>
        <w:t>・樹種グループ別</w:t>
      </w:r>
      <w:r w:rsidRPr="009C0340">
        <w:rPr>
          <w:rFonts w:eastAsia="ＭＳ 明朝"/>
          <w:i/>
          <w:iCs/>
        </w:rPr>
        <w:t>BA</w:t>
      </w:r>
      <w:r w:rsidRPr="009C0340">
        <w:rPr>
          <w:rFonts w:eastAsia="ＭＳ 明朝" w:hint="eastAsia"/>
          <w:i/>
          <w:iCs/>
        </w:rPr>
        <w:t>割合</w:t>
      </w:r>
    </w:p>
    <w:p w14:paraId="0AEC2999" w14:textId="77777777" w:rsidR="00847954" w:rsidRPr="009C0340" w:rsidRDefault="00847954" w:rsidP="00847954">
      <w:pPr>
        <w:pStyle w:val="af1"/>
        <w:spacing w:line="240" w:lineRule="auto"/>
        <w:ind w:leftChars="59" w:left="284" w:hanging="142"/>
        <w:rPr>
          <w:rFonts w:eastAsia="ＭＳ 明朝"/>
          <w:b/>
          <w:bCs/>
          <w:i/>
          <w:iCs/>
          <w:lang w:eastAsia="ja-JP"/>
        </w:rPr>
      </w:pPr>
      <w:r w:rsidRPr="009C0340">
        <w:rPr>
          <w:rFonts w:eastAsia="ＭＳ 明朝"/>
          <w:b/>
          <w:bCs/>
          <w:i/>
          <w:iCs/>
          <w:lang w:eastAsia="ja-JP"/>
        </w:rPr>
        <w:t>Ecotone plot</w:t>
      </w:r>
      <w:r w:rsidRPr="009C0340">
        <w:rPr>
          <w:rFonts w:eastAsia="ＭＳ 明朝" w:hint="eastAsia"/>
          <w:b/>
          <w:bCs/>
          <w:i/>
          <w:iCs/>
          <w:lang w:eastAsia="ja-JP"/>
        </w:rPr>
        <w:t>の</w:t>
      </w:r>
      <w:r w:rsidRPr="009C0340">
        <w:rPr>
          <w:rFonts w:eastAsia="ＭＳ 明朝"/>
          <w:b/>
          <w:bCs/>
          <w:i/>
          <w:iCs/>
          <w:lang w:eastAsia="ja-JP"/>
        </w:rPr>
        <w:t>3</w:t>
      </w:r>
      <w:r w:rsidRPr="009C0340">
        <w:rPr>
          <w:rFonts w:eastAsia="ＭＳ 明朝" w:hint="eastAsia"/>
          <w:b/>
          <w:bCs/>
          <w:i/>
          <w:iCs/>
          <w:lang w:eastAsia="ja-JP"/>
        </w:rPr>
        <w:t>要素について本文は</w:t>
      </w:r>
      <w:r w:rsidRPr="009C0340">
        <w:rPr>
          <w:rFonts w:eastAsia="ＭＳ 明朝"/>
          <w:b/>
          <w:bCs/>
          <w:i/>
          <w:iCs/>
          <w:lang w:eastAsia="ja-JP"/>
        </w:rPr>
        <w:t>60.80%, 34.19%, 5.01%</w:t>
      </w:r>
      <w:r w:rsidRPr="009C0340">
        <w:rPr>
          <w:rFonts w:eastAsia="ＭＳ 明朝" w:hint="eastAsia"/>
          <w:b/>
          <w:bCs/>
          <w:i/>
          <w:iCs/>
          <w:lang w:eastAsia="ja-JP"/>
        </w:rPr>
        <w:t>ですが（</w:t>
      </w:r>
      <w:r w:rsidRPr="009C0340">
        <w:rPr>
          <w:rFonts w:eastAsia="ＭＳ 明朝"/>
          <w:b/>
          <w:bCs/>
          <w:i/>
          <w:iCs/>
          <w:lang w:eastAsia="ja-JP"/>
        </w:rPr>
        <w:t>L235</w:t>
      </w:r>
      <w:r w:rsidRPr="009C0340">
        <w:rPr>
          <w:rFonts w:eastAsia="ＭＳ 明朝" w:hint="eastAsia"/>
          <w:b/>
          <w:bCs/>
          <w:i/>
          <w:iCs/>
          <w:lang w:eastAsia="ja-JP"/>
        </w:rPr>
        <w:t>）、</w:t>
      </w:r>
      <w:r w:rsidRPr="009C0340">
        <w:rPr>
          <w:rFonts w:eastAsia="ＭＳ 明朝"/>
          <w:b/>
          <w:bCs/>
          <w:i/>
          <w:iCs/>
          <w:lang w:eastAsia="ja-JP"/>
        </w:rPr>
        <w:t>Table3</w:t>
      </w:r>
      <w:r w:rsidRPr="009C0340">
        <w:rPr>
          <w:rFonts w:eastAsia="ＭＳ 明朝" w:hint="eastAsia"/>
          <w:b/>
          <w:bCs/>
          <w:i/>
          <w:iCs/>
          <w:lang w:eastAsia="ja-JP"/>
        </w:rPr>
        <w:t>では</w:t>
      </w:r>
      <w:r w:rsidRPr="009C0340">
        <w:rPr>
          <w:rFonts w:eastAsia="ＭＳ 明朝"/>
          <w:b/>
          <w:bCs/>
          <w:i/>
          <w:iCs/>
          <w:lang w:eastAsia="ja-JP"/>
        </w:rPr>
        <w:t>60.76%, 33.97%, 5.27%</w:t>
      </w:r>
      <w:r w:rsidRPr="009C0340">
        <w:rPr>
          <w:rFonts w:eastAsia="ＭＳ 明朝" w:hint="eastAsia"/>
          <w:b/>
          <w:bCs/>
          <w:i/>
          <w:iCs/>
          <w:lang w:eastAsia="ja-JP"/>
        </w:rPr>
        <w:t>です。</w:t>
      </w:r>
    </w:p>
    <w:p w14:paraId="6D2E623D" w14:textId="408438E7" w:rsidR="00441D2D" w:rsidRPr="00552C71" w:rsidRDefault="00441D2D" w:rsidP="00441D2D">
      <w:pPr>
        <w:pStyle w:val="af1"/>
        <w:spacing w:line="240" w:lineRule="auto"/>
        <w:ind w:leftChars="59" w:left="284" w:hanging="142"/>
        <w:rPr>
          <w:rFonts w:eastAsia="ＭＳ 明朝"/>
          <w:b/>
          <w:bCs/>
          <w:color w:val="EE0000"/>
          <w:lang w:eastAsia="ja-JP"/>
        </w:rPr>
      </w:pPr>
      <w:r w:rsidRPr="00390F3A">
        <w:rPr>
          <w:rFonts w:eastAsia="ＭＳ 明朝" w:hint="eastAsia"/>
          <w:lang w:eastAsia="ja-JP"/>
        </w:rPr>
        <w:t>⇒</w:t>
      </w:r>
      <w:r w:rsidR="00700676" w:rsidRPr="00390F3A">
        <w:rPr>
          <w:rFonts w:eastAsia="ＭＳ 明朝"/>
          <w:lang w:eastAsia="ja-JP"/>
        </w:rPr>
        <w:t>”</w:t>
      </w:r>
      <w:r w:rsidR="00700676" w:rsidRPr="00390F3A">
        <w:t xml:space="preserve"> 60.</w:t>
      </w:r>
      <w:r w:rsidR="00700676" w:rsidRPr="00390F3A">
        <w:rPr>
          <w:rFonts w:eastAsia="ＭＳ 明朝"/>
          <w:lang w:eastAsia="ja-JP"/>
        </w:rPr>
        <w:t>76</w:t>
      </w:r>
      <w:r w:rsidR="00700676" w:rsidRPr="00390F3A">
        <w:t xml:space="preserve">%, </w:t>
      </w:r>
      <w:r w:rsidR="00700676" w:rsidRPr="00390F3A">
        <w:rPr>
          <w:rFonts w:eastAsia="ＭＳ 明朝"/>
          <w:lang w:eastAsia="ja-JP"/>
        </w:rPr>
        <w:t>33.97</w:t>
      </w:r>
      <w:r w:rsidR="00700676" w:rsidRPr="00390F3A">
        <w:t>%, and 5.</w:t>
      </w:r>
      <w:r w:rsidR="00700676" w:rsidRPr="00390F3A">
        <w:rPr>
          <w:rFonts w:eastAsia="ＭＳ 明朝"/>
          <w:lang w:eastAsia="ja-JP"/>
        </w:rPr>
        <w:t>27</w:t>
      </w:r>
      <w:r w:rsidR="00700676" w:rsidRPr="00390F3A">
        <w:t>%</w:t>
      </w:r>
      <w:r w:rsidR="00700676" w:rsidRPr="00390F3A">
        <w:rPr>
          <w:rFonts w:eastAsia="ＭＳ 明朝"/>
          <w:lang w:eastAsia="ja-JP"/>
        </w:rPr>
        <w:t>”</w:t>
      </w:r>
      <w:r w:rsidRPr="00552C71">
        <w:rPr>
          <w:rFonts w:eastAsia="ＭＳ 明朝" w:hint="eastAsia"/>
          <w:color w:val="EE0000"/>
          <w:lang w:eastAsia="ja-JP"/>
        </w:rPr>
        <w:t xml:space="preserve">　</w:t>
      </w:r>
      <w:r w:rsidR="00700676">
        <w:rPr>
          <w:rFonts w:eastAsia="ＭＳ 明朝" w:hint="eastAsia"/>
          <w:color w:val="EE0000"/>
          <w:lang w:eastAsia="ja-JP"/>
        </w:rPr>
        <w:t>（</w:t>
      </w:r>
      <w:r w:rsidR="00700676">
        <w:rPr>
          <w:rFonts w:eastAsia="ＭＳ 明朝" w:hint="eastAsia"/>
          <w:color w:val="EE0000"/>
          <w:lang w:eastAsia="ja-JP"/>
        </w:rPr>
        <w:t>ver.2_L</w:t>
      </w:r>
      <w:r w:rsidR="00882443">
        <w:rPr>
          <w:rFonts w:eastAsia="ＭＳ 明朝" w:hint="eastAsia"/>
          <w:color w:val="EE0000"/>
          <w:lang w:eastAsia="ja-JP"/>
        </w:rPr>
        <w:t>255</w:t>
      </w:r>
      <w:r w:rsidR="00700676">
        <w:rPr>
          <w:rFonts w:eastAsia="ＭＳ 明朝" w:hint="eastAsia"/>
          <w:color w:val="EE0000"/>
          <w:lang w:eastAsia="ja-JP"/>
        </w:rPr>
        <w:t>）</w:t>
      </w:r>
    </w:p>
    <w:p w14:paraId="5F0A2D33" w14:textId="77777777" w:rsidR="00441D2D" w:rsidRPr="00390F3A" w:rsidRDefault="00441D2D" w:rsidP="00390F3A">
      <w:pPr>
        <w:pStyle w:val="af1"/>
        <w:spacing w:line="240" w:lineRule="auto"/>
        <w:ind w:leftChars="59" w:left="284" w:hanging="142"/>
        <w:rPr>
          <w:rFonts w:eastAsia="ＭＳ 明朝"/>
          <w:b/>
          <w:bCs/>
          <w:color w:val="EE0000"/>
          <w:lang w:eastAsia="ja-JP"/>
        </w:rPr>
      </w:pPr>
    </w:p>
    <w:p w14:paraId="21047859" w14:textId="77777777" w:rsidR="00847954" w:rsidRPr="009C0340" w:rsidRDefault="00847954" w:rsidP="009C0340">
      <w:pPr>
        <w:pStyle w:val="2"/>
        <w:rPr>
          <w:rFonts w:eastAsia="ＭＳ 明朝"/>
          <w:b w:val="0"/>
          <w:bCs w:val="0"/>
          <w:i/>
          <w:iCs/>
        </w:rPr>
      </w:pPr>
      <w:r w:rsidRPr="009C0340">
        <w:rPr>
          <w:rFonts w:eastAsia="ＭＳ 明朝"/>
          <w:i/>
          <w:iCs/>
        </w:rPr>
        <w:t>Subarctic plot</w:t>
      </w:r>
      <w:r w:rsidRPr="009C0340">
        <w:rPr>
          <w:rFonts w:eastAsia="ＭＳ 明朝" w:hint="eastAsia"/>
          <w:i/>
          <w:iCs/>
        </w:rPr>
        <w:t>の</w:t>
      </w:r>
      <w:r w:rsidRPr="009C0340">
        <w:rPr>
          <w:rFonts w:eastAsia="ＭＳ 明朝"/>
          <w:i/>
          <w:iCs/>
        </w:rPr>
        <w:t>subarctic elements</w:t>
      </w:r>
      <w:r w:rsidRPr="009C0340">
        <w:rPr>
          <w:rFonts w:eastAsia="ＭＳ 明朝" w:hint="eastAsia"/>
          <w:i/>
          <w:iCs/>
        </w:rPr>
        <w:t>について本文は</w:t>
      </w:r>
      <w:r w:rsidRPr="009C0340">
        <w:rPr>
          <w:rFonts w:eastAsia="ＭＳ 明朝"/>
          <w:i/>
          <w:iCs/>
        </w:rPr>
        <w:t>100%</w:t>
      </w:r>
      <w:r w:rsidRPr="009C0340">
        <w:rPr>
          <w:rFonts w:eastAsia="ＭＳ 明朝" w:hint="eastAsia"/>
          <w:i/>
          <w:iCs/>
        </w:rPr>
        <w:t>ですが（</w:t>
      </w:r>
      <w:r w:rsidRPr="009C0340">
        <w:rPr>
          <w:rFonts w:eastAsia="ＭＳ 明朝"/>
          <w:i/>
          <w:iCs/>
        </w:rPr>
        <w:t>L237</w:t>
      </w:r>
      <w:r w:rsidRPr="009C0340">
        <w:rPr>
          <w:rFonts w:eastAsia="ＭＳ 明朝" w:hint="eastAsia"/>
          <w:i/>
          <w:iCs/>
        </w:rPr>
        <w:t>）、</w:t>
      </w:r>
      <w:r w:rsidRPr="009C0340">
        <w:rPr>
          <w:rFonts w:eastAsia="ＭＳ 明朝"/>
          <w:i/>
          <w:iCs/>
        </w:rPr>
        <w:t>Table3</w:t>
      </w:r>
      <w:r w:rsidRPr="009C0340">
        <w:rPr>
          <w:rFonts w:eastAsia="ＭＳ 明朝" w:hint="eastAsia"/>
          <w:i/>
          <w:iCs/>
        </w:rPr>
        <w:t>では</w:t>
      </w:r>
      <w:r w:rsidRPr="009C0340">
        <w:rPr>
          <w:rFonts w:eastAsia="ＭＳ 明朝"/>
          <w:i/>
          <w:iCs/>
        </w:rPr>
        <w:t>99.02%</w:t>
      </w:r>
      <w:r w:rsidRPr="009C0340">
        <w:rPr>
          <w:rFonts w:eastAsia="ＭＳ 明朝" w:hint="eastAsia"/>
          <w:i/>
          <w:iCs/>
        </w:rPr>
        <w:t>です。</w:t>
      </w:r>
    </w:p>
    <w:p w14:paraId="4389B6CA" w14:textId="75B50294" w:rsidR="00847954" w:rsidRPr="00390F3A" w:rsidRDefault="00196399" w:rsidP="00847954">
      <w:pPr>
        <w:pStyle w:val="af1"/>
        <w:spacing w:line="240" w:lineRule="auto"/>
        <w:ind w:leftChars="59" w:left="284" w:hanging="142"/>
        <w:rPr>
          <w:rFonts w:eastAsia="ＭＳ 明朝"/>
          <w:color w:val="EE0000"/>
          <w:lang w:eastAsia="ja-JP"/>
        </w:rPr>
      </w:pPr>
      <w:r w:rsidRPr="00D03CFA">
        <w:rPr>
          <w:rFonts w:eastAsia="ＭＳ 明朝" w:hint="eastAsia"/>
          <w:lang w:eastAsia="ja-JP"/>
        </w:rPr>
        <w:t xml:space="preserve">⇒　</w:t>
      </w:r>
      <w:r w:rsidR="00112337" w:rsidRPr="00390F3A">
        <w:rPr>
          <w:rFonts w:eastAsia="ＭＳ 明朝"/>
          <w:lang w:eastAsia="ja-JP"/>
        </w:rPr>
        <w:t>“99.02</w:t>
      </w:r>
      <w:r w:rsidR="00112337" w:rsidRPr="00390F3A">
        <w:t>%</w:t>
      </w:r>
      <w:r w:rsidR="00112337" w:rsidRPr="00390F3A">
        <w:rPr>
          <w:rFonts w:eastAsia="ＭＳ 明朝"/>
          <w:lang w:eastAsia="ja-JP"/>
        </w:rPr>
        <w:t>”</w:t>
      </w:r>
      <w:r w:rsidR="00112337" w:rsidRPr="001A55B0">
        <w:rPr>
          <w:rFonts w:eastAsia="ＭＳ 明朝" w:hint="eastAsia"/>
          <w:color w:val="EE0000"/>
          <w:lang w:eastAsia="ja-JP"/>
        </w:rPr>
        <w:t xml:space="preserve"> </w:t>
      </w:r>
      <w:r w:rsidR="00AA3B91" w:rsidRPr="001A55B0">
        <w:rPr>
          <w:rFonts w:eastAsia="ＭＳ 明朝" w:hint="eastAsia"/>
          <w:color w:val="EE0000"/>
          <w:lang w:eastAsia="ja-JP"/>
        </w:rPr>
        <w:t>(ver.2_L</w:t>
      </w:r>
      <w:r w:rsidR="00593BFA">
        <w:rPr>
          <w:rFonts w:eastAsia="ＭＳ 明朝" w:hint="eastAsia"/>
          <w:color w:val="EE0000"/>
          <w:lang w:eastAsia="ja-JP"/>
        </w:rPr>
        <w:t>257</w:t>
      </w:r>
      <w:r w:rsidR="00AA3B91" w:rsidRPr="001A55B0">
        <w:rPr>
          <w:rFonts w:eastAsia="ＭＳ 明朝" w:hint="eastAsia"/>
          <w:color w:val="EE0000"/>
          <w:lang w:eastAsia="ja-JP"/>
        </w:rPr>
        <w:t>)</w:t>
      </w:r>
    </w:p>
    <w:p w14:paraId="615BC64A" w14:textId="77777777" w:rsidR="00D03CFA" w:rsidRPr="00390F3A" w:rsidRDefault="00D03CFA" w:rsidP="00390F3A">
      <w:pPr>
        <w:pStyle w:val="af1"/>
        <w:spacing w:line="240" w:lineRule="auto"/>
        <w:ind w:leftChars="59" w:left="284" w:hanging="142"/>
        <w:rPr>
          <w:rFonts w:eastAsia="ＭＳ 明朝"/>
          <w:b/>
          <w:bCs/>
          <w:lang w:eastAsia="ja-JP"/>
        </w:rPr>
      </w:pPr>
    </w:p>
    <w:p w14:paraId="15362FAA" w14:textId="77777777" w:rsidR="00847954" w:rsidRPr="009C0340" w:rsidRDefault="00847954" w:rsidP="009C0340">
      <w:pPr>
        <w:pStyle w:val="2"/>
        <w:rPr>
          <w:rFonts w:eastAsia="ＭＳ 明朝"/>
          <w:b w:val="0"/>
          <w:bCs w:val="0"/>
          <w:i/>
          <w:iCs/>
        </w:rPr>
      </w:pPr>
      <w:r w:rsidRPr="00390F3A">
        <w:rPr>
          <w:rFonts w:eastAsia="ＭＳ 明朝" w:hint="eastAsia"/>
        </w:rPr>
        <w:t>・</w:t>
      </w:r>
      <w:r w:rsidRPr="009C0340">
        <w:rPr>
          <w:rFonts w:eastAsia="ＭＳ 明朝" w:hint="eastAsia"/>
          <w:i/>
          <w:iCs/>
        </w:rPr>
        <w:t>調査区</w:t>
      </w:r>
      <w:r w:rsidRPr="009C0340">
        <w:rPr>
          <w:rFonts w:eastAsia="ＭＳ 明朝"/>
          <w:i/>
          <w:iCs/>
        </w:rPr>
        <w:t>BA</w:t>
      </w:r>
      <w:r w:rsidRPr="009C0340">
        <w:rPr>
          <w:rFonts w:eastAsia="ＭＳ 明朝" w:hint="eastAsia"/>
          <w:i/>
          <w:iCs/>
        </w:rPr>
        <w:t>変化率</w:t>
      </w:r>
    </w:p>
    <w:p w14:paraId="5ACF3CC9" w14:textId="77777777" w:rsidR="00847954" w:rsidRPr="009C0340" w:rsidRDefault="00847954" w:rsidP="00390F3A">
      <w:pPr>
        <w:pStyle w:val="af1"/>
        <w:spacing w:line="240" w:lineRule="auto"/>
        <w:ind w:leftChars="59" w:left="284" w:hanging="142"/>
        <w:rPr>
          <w:rFonts w:eastAsia="ＭＳ 明朝"/>
          <w:b/>
          <w:bCs/>
          <w:i/>
          <w:iCs/>
          <w:lang w:eastAsia="ja-JP"/>
        </w:rPr>
      </w:pPr>
      <w:r w:rsidRPr="009C0340">
        <w:rPr>
          <w:rFonts w:eastAsia="ＭＳ 明朝"/>
          <w:b/>
          <w:bCs/>
          <w:i/>
          <w:iCs/>
          <w:lang w:eastAsia="ja-JP"/>
        </w:rPr>
        <w:t>L260</w:t>
      </w:r>
      <w:r w:rsidRPr="009C0340">
        <w:rPr>
          <w:rFonts w:eastAsia="ＭＳ 明朝" w:hint="eastAsia"/>
          <w:b/>
          <w:bCs/>
          <w:i/>
          <w:iCs/>
          <w:lang w:eastAsia="ja-JP"/>
        </w:rPr>
        <w:t>の</w:t>
      </w:r>
      <w:r w:rsidRPr="009C0340">
        <w:rPr>
          <w:rFonts w:eastAsia="ＭＳ 明朝"/>
          <w:b/>
          <w:bCs/>
          <w:i/>
          <w:iCs/>
          <w:lang w:eastAsia="ja-JP"/>
        </w:rPr>
        <w:t>Among these plots</w:t>
      </w:r>
      <w:r w:rsidRPr="009C0340">
        <w:rPr>
          <w:rFonts w:eastAsia="ＭＳ 明朝" w:hint="eastAsia"/>
          <w:b/>
          <w:bCs/>
          <w:i/>
          <w:iCs/>
          <w:lang w:eastAsia="ja-JP"/>
        </w:rPr>
        <w:t>で始まる文で</w:t>
      </w:r>
      <w:r w:rsidRPr="009C0340">
        <w:rPr>
          <w:rFonts w:eastAsia="ＭＳ 明朝"/>
          <w:b/>
          <w:bCs/>
          <w:i/>
          <w:iCs/>
          <w:lang w:eastAsia="ja-JP"/>
        </w:rPr>
        <w:t>Subarctic plot</w:t>
      </w:r>
      <w:r w:rsidRPr="009C0340">
        <w:rPr>
          <w:rFonts w:eastAsia="ＭＳ 明朝" w:hint="eastAsia"/>
          <w:b/>
          <w:bCs/>
          <w:i/>
          <w:iCs/>
          <w:lang w:eastAsia="ja-JP"/>
        </w:rPr>
        <w:t>について述べていますが、前文は</w:t>
      </w:r>
      <w:r w:rsidRPr="009C0340">
        <w:rPr>
          <w:rFonts w:eastAsia="ＭＳ 明朝"/>
          <w:b/>
          <w:bCs/>
          <w:i/>
          <w:iCs/>
          <w:lang w:eastAsia="ja-JP"/>
        </w:rPr>
        <w:t>Subarctic plot</w:t>
      </w:r>
      <w:r w:rsidRPr="009C0340">
        <w:rPr>
          <w:rFonts w:eastAsia="ＭＳ 明朝" w:hint="eastAsia"/>
          <w:b/>
          <w:bCs/>
          <w:i/>
          <w:iCs/>
          <w:lang w:eastAsia="ja-JP"/>
        </w:rPr>
        <w:t>を含まないので</w:t>
      </w:r>
      <w:r w:rsidRPr="009C0340">
        <w:rPr>
          <w:rFonts w:eastAsia="ＭＳ 明朝"/>
          <w:b/>
          <w:bCs/>
          <w:i/>
          <w:iCs/>
          <w:lang w:eastAsia="ja-JP"/>
        </w:rPr>
        <w:t>Among</w:t>
      </w:r>
      <w:r w:rsidRPr="009C0340">
        <w:rPr>
          <w:rFonts w:eastAsia="ＭＳ 明朝" w:hint="eastAsia"/>
          <w:b/>
          <w:bCs/>
          <w:i/>
          <w:iCs/>
          <w:lang w:eastAsia="ja-JP"/>
        </w:rPr>
        <w:t>だと繋がりが悪いと思われます</w:t>
      </w:r>
    </w:p>
    <w:p w14:paraId="5B5BD56B" w14:textId="3732BF62" w:rsidR="00847954" w:rsidRDefault="00196399" w:rsidP="00390F3A">
      <w:pPr>
        <w:pStyle w:val="af1"/>
        <w:spacing w:line="240" w:lineRule="auto"/>
        <w:ind w:leftChars="59" w:left="284" w:hanging="142"/>
        <w:rPr>
          <w:rFonts w:eastAsia="ＭＳ 明朝"/>
          <w:color w:val="EE0000"/>
          <w:lang w:eastAsia="ja-JP"/>
        </w:rPr>
      </w:pPr>
      <w:r w:rsidRPr="00CE4632">
        <w:rPr>
          <w:rFonts w:eastAsia="ＭＳ 明朝" w:hint="eastAsia"/>
          <w:lang w:eastAsia="ja-JP"/>
        </w:rPr>
        <w:t xml:space="preserve">⇒　</w:t>
      </w:r>
      <w:r w:rsidR="003D5652" w:rsidRPr="00390F3A">
        <w:rPr>
          <w:rFonts w:eastAsia="ＭＳ 明朝"/>
          <w:lang w:eastAsia="ja-JP"/>
        </w:rPr>
        <w:t>“</w:t>
      </w:r>
      <w:r w:rsidR="003D5652" w:rsidRPr="00390F3A">
        <w:t>In contrast,</w:t>
      </w:r>
      <w:r w:rsidR="00CE4632" w:rsidRPr="00390F3A">
        <w:t xml:space="preserve"> </w:t>
      </w:r>
      <w:r w:rsidR="00CE4632" w:rsidRPr="00CE4632">
        <w:t>the rate of increase in the Subarctic plot</w:t>
      </w:r>
      <w:r w:rsidR="003D5652" w:rsidRPr="00CE4632">
        <w:t xml:space="preserve"> </w:t>
      </w:r>
      <w:r w:rsidR="003D5652" w:rsidRPr="00CE4632">
        <w:rPr>
          <w:rFonts w:eastAsiaTheme="minorEastAsia"/>
          <w:lang w:eastAsia="ja-JP"/>
        </w:rPr>
        <w:t>…</w:t>
      </w:r>
      <w:r w:rsidR="003D5652" w:rsidRPr="00CE4632">
        <w:rPr>
          <w:rFonts w:eastAsiaTheme="minorEastAsia" w:hint="eastAsia"/>
          <w:lang w:eastAsia="ja-JP"/>
        </w:rPr>
        <w:t>.</w:t>
      </w:r>
      <w:r w:rsidR="00CE4632" w:rsidRPr="00CE4632">
        <w:rPr>
          <w:rFonts w:eastAsiaTheme="minorEastAsia"/>
          <w:lang w:eastAsia="ja-JP"/>
        </w:rPr>
        <w:t>”</w:t>
      </w:r>
      <w:r w:rsidR="00AA3B91" w:rsidRPr="00AA3B91">
        <w:rPr>
          <w:rFonts w:eastAsia="ＭＳ 明朝" w:hint="eastAsia"/>
          <w:color w:val="EE0000"/>
          <w:lang w:eastAsia="ja-JP"/>
        </w:rPr>
        <w:t xml:space="preserve"> </w:t>
      </w:r>
      <w:r w:rsidR="00AA3B91">
        <w:rPr>
          <w:rFonts w:eastAsia="ＭＳ 明朝" w:hint="eastAsia"/>
          <w:color w:val="EE0000"/>
          <w:lang w:eastAsia="ja-JP"/>
        </w:rPr>
        <w:t>(ver.2_L</w:t>
      </w:r>
      <w:r w:rsidR="00593BFA">
        <w:rPr>
          <w:rFonts w:eastAsia="ＭＳ 明朝" w:hint="eastAsia"/>
          <w:color w:val="EE0000"/>
          <w:lang w:eastAsia="ja-JP"/>
        </w:rPr>
        <w:t>286</w:t>
      </w:r>
      <w:r w:rsidR="00AA3B91">
        <w:rPr>
          <w:rFonts w:eastAsia="ＭＳ 明朝" w:hint="eastAsia"/>
          <w:color w:val="EE0000"/>
          <w:lang w:eastAsia="ja-JP"/>
        </w:rPr>
        <w:t>)</w:t>
      </w:r>
    </w:p>
    <w:p w14:paraId="092270A6" w14:textId="77777777" w:rsidR="001D20CD" w:rsidRPr="00390F3A" w:rsidRDefault="001D20CD" w:rsidP="00390F3A">
      <w:pPr>
        <w:pStyle w:val="af1"/>
        <w:spacing w:line="240" w:lineRule="auto"/>
        <w:ind w:leftChars="59" w:left="284" w:hanging="142"/>
        <w:rPr>
          <w:rFonts w:eastAsiaTheme="minorEastAsia"/>
          <w:b/>
          <w:bCs/>
          <w:lang w:eastAsia="ja-JP"/>
        </w:rPr>
      </w:pPr>
    </w:p>
    <w:p w14:paraId="6D174103" w14:textId="77777777" w:rsidR="00847954" w:rsidRPr="009C0340" w:rsidRDefault="00847954" w:rsidP="009C0340">
      <w:pPr>
        <w:pStyle w:val="2"/>
        <w:rPr>
          <w:rFonts w:eastAsia="ＭＳ 明朝"/>
          <w:i/>
          <w:iCs/>
        </w:rPr>
      </w:pPr>
      <w:r w:rsidRPr="009C0340">
        <w:rPr>
          <w:rFonts w:eastAsia="ＭＳ 明朝" w:hint="eastAsia"/>
          <w:i/>
          <w:iCs/>
        </w:rPr>
        <w:lastRenderedPageBreak/>
        <w:t>・オオシラビソ枯死率</w:t>
      </w:r>
    </w:p>
    <w:p w14:paraId="3025F372" w14:textId="77777777" w:rsidR="00847954" w:rsidRPr="009C0340" w:rsidRDefault="00847954" w:rsidP="00390F3A">
      <w:pPr>
        <w:pStyle w:val="af1"/>
        <w:spacing w:line="240" w:lineRule="auto"/>
        <w:ind w:leftChars="59" w:left="284" w:hanging="142"/>
        <w:rPr>
          <w:rFonts w:eastAsia="ＭＳ 明朝"/>
          <w:b/>
          <w:bCs/>
          <w:i/>
          <w:iCs/>
          <w:lang w:eastAsia="ja-JP"/>
        </w:rPr>
      </w:pPr>
      <w:r w:rsidRPr="009C0340">
        <w:rPr>
          <w:rFonts w:eastAsia="ＭＳ 明朝"/>
          <w:b/>
          <w:bCs/>
          <w:i/>
          <w:iCs/>
          <w:lang w:eastAsia="ja-JP"/>
        </w:rPr>
        <w:t>L307</w:t>
      </w:r>
      <w:r w:rsidRPr="009C0340">
        <w:rPr>
          <w:rFonts w:eastAsia="ＭＳ 明朝" w:hint="eastAsia"/>
          <w:b/>
          <w:bCs/>
          <w:i/>
          <w:iCs/>
          <w:lang w:eastAsia="ja-JP"/>
        </w:rPr>
        <w:t>の</w:t>
      </w:r>
      <w:r w:rsidRPr="009C0340">
        <w:rPr>
          <w:rFonts w:eastAsia="ＭＳ 明朝"/>
          <w:b/>
          <w:bCs/>
          <w:i/>
          <w:iCs/>
          <w:lang w:eastAsia="ja-JP"/>
        </w:rPr>
        <w:t>from seasons 1 to 7</w:t>
      </w:r>
      <w:r w:rsidRPr="009C0340">
        <w:rPr>
          <w:rFonts w:eastAsia="ＭＳ 明朝" w:hint="eastAsia"/>
          <w:b/>
          <w:bCs/>
          <w:i/>
          <w:iCs/>
          <w:lang w:eastAsia="ja-JP"/>
        </w:rPr>
        <w:t>ですが、他の部分では</w:t>
      </w:r>
      <w:r w:rsidRPr="009C0340">
        <w:rPr>
          <w:rFonts w:eastAsia="ＭＳ 明朝"/>
          <w:b/>
          <w:bCs/>
          <w:i/>
          <w:iCs/>
          <w:lang w:eastAsia="ja-JP"/>
        </w:rPr>
        <w:t>season</w:t>
      </w:r>
      <w:r w:rsidRPr="009C0340">
        <w:rPr>
          <w:rFonts w:eastAsia="ＭＳ 明朝" w:hint="eastAsia"/>
          <w:b/>
          <w:bCs/>
          <w:i/>
          <w:iCs/>
          <w:lang w:eastAsia="ja-JP"/>
        </w:rPr>
        <w:t>でなく</w:t>
      </w:r>
      <w:r w:rsidRPr="009C0340">
        <w:rPr>
          <w:rFonts w:eastAsia="ＭＳ 明朝"/>
          <w:b/>
          <w:bCs/>
          <w:i/>
          <w:iCs/>
          <w:lang w:eastAsia="ja-JP"/>
        </w:rPr>
        <w:t>period</w:t>
      </w:r>
      <w:r w:rsidRPr="009C0340">
        <w:rPr>
          <w:rFonts w:eastAsia="ＭＳ 明朝" w:hint="eastAsia"/>
          <w:b/>
          <w:bCs/>
          <w:i/>
          <w:iCs/>
          <w:lang w:eastAsia="ja-JP"/>
        </w:rPr>
        <w:t>を使っているので合わせた方が良さそうです</w:t>
      </w:r>
    </w:p>
    <w:p w14:paraId="2ED305DE" w14:textId="5401775C" w:rsidR="00632B06" w:rsidRDefault="00632B06" w:rsidP="00632B06">
      <w:pPr>
        <w:pStyle w:val="af1"/>
        <w:spacing w:line="240" w:lineRule="auto"/>
        <w:ind w:leftChars="59" w:left="284" w:hanging="142"/>
        <w:rPr>
          <w:rFonts w:eastAsia="ＭＳ 明朝"/>
          <w:color w:val="EE0000"/>
          <w:lang w:eastAsia="ja-JP"/>
        </w:rPr>
      </w:pPr>
      <w:r w:rsidRPr="00632B06">
        <w:rPr>
          <w:rFonts w:eastAsia="ＭＳ 明朝" w:hint="eastAsia"/>
          <w:lang w:eastAsia="ja-JP"/>
        </w:rPr>
        <w:t>⇒　修正しました</w:t>
      </w:r>
      <w:r w:rsidR="00AA3B91">
        <w:rPr>
          <w:rFonts w:eastAsia="ＭＳ 明朝" w:hint="eastAsia"/>
          <w:color w:val="EE0000"/>
          <w:lang w:eastAsia="ja-JP"/>
        </w:rPr>
        <w:t>(ver.2_L</w:t>
      </w:r>
      <w:r w:rsidR="00C45339">
        <w:rPr>
          <w:rFonts w:eastAsia="ＭＳ 明朝" w:hint="eastAsia"/>
          <w:color w:val="EE0000"/>
          <w:lang w:eastAsia="ja-JP"/>
        </w:rPr>
        <w:t>345</w:t>
      </w:r>
      <w:r w:rsidR="00AA3B91">
        <w:rPr>
          <w:rFonts w:eastAsia="ＭＳ 明朝" w:hint="eastAsia"/>
          <w:color w:val="EE0000"/>
          <w:lang w:eastAsia="ja-JP"/>
        </w:rPr>
        <w:t>)</w:t>
      </w:r>
    </w:p>
    <w:p w14:paraId="28875319" w14:textId="77777777" w:rsidR="001D20CD" w:rsidRPr="00632B06" w:rsidRDefault="001D20CD" w:rsidP="00632B06">
      <w:pPr>
        <w:pStyle w:val="af1"/>
        <w:spacing w:line="240" w:lineRule="auto"/>
        <w:ind w:leftChars="59" w:left="284" w:hanging="142"/>
        <w:rPr>
          <w:rFonts w:eastAsia="ＭＳ 明朝"/>
          <w:b/>
          <w:bCs/>
          <w:lang w:eastAsia="ja-JP"/>
        </w:rPr>
      </w:pPr>
    </w:p>
    <w:p w14:paraId="04D4369A" w14:textId="77777777" w:rsidR="00847954" w:rsidRPr="009C0340" w:rsidRDefault="00847954" w:rsidP="009C0340">
      <w:pPr>
        <w:pStyle w:val="2"/>
        <w:rPr>
          <w:rFonts w:eastAsia="ＭＳ 明朝"/>
          <w:b w:val="0"/>
          <w:bCs w:val="0"/>
          <w:i/>
          <w:iCs/>
        </w:rPr>
      </w:pPr>
      <w:r w:rsidRPr="009C0340">
        <w:rPr>
          <w:rFonts w:eastAsia="ＭＳ 明朝" w:hint="eastAsia"/>
          <w:i/>
          <w:iCs/>
        </w:rPr>
        <w:t>・森林帯シフトの考察</w:t>
      </w:r>
    </w:p>
    <w:p w14:paraId="5C3F5AC8" w14:textId="77777777" w:rsidR="00847954" w:rsidRPr="009C0340" w:rsidRDefault="00847954" w:rsidP="00390F3A">
      <w:pPr>
        <w:pStyle w:val="af1"/>
        <w:spacing w:line="240" w:lineRule="auto"/>
        <w:ind w:leftChars="59" w:left="284" w:hanging="142"/>
        <w:rPr>
          <w:rFonts w:eastAsia="ＭＳ 明朝"/>
          <w:b/>
          <w:bCs/>
          <w:i/>
          <w:iCs/>
          <w:lang w:eastAsia="ja-JP"/>
        </w:rPr>
      </w:pPr>
      <w:r w:rsidRPr="009C0340">
        <w:rPr>
          <w:rFonts w:eastAsia="ＭＳ 明朝"/>
          <w:b/>
          <w:bCs/>
          <w:i/>
          <w:iCs/>
          <w:lang w:eastAsia="ja-JP"/>
        </w:rPr>
        <w:t>L397</w:t>
      </w:r>
      <w:r w:rsidRPr="009C0340">
        <w:rPr>
          <w:rFonts w:eastAsia="ＭＳ 明朝" w:hint="eastAsia"/>
          <w:b/>
          <w:bCs/>
          <w:i/>
          <w:iCs/>
          <w:lang w:eastAsia="ja-JP"/>
        </w:rPr>
        <w:t>で上ノ小平の</w:t>
      </w:r>
      <w:r w:rsidRPr="009C0340">
        <w:rPr>
          <w:rFonts w:eastAsia="ＭＳ 明朝"/>
          <w:b/>
          <w:bCs/>
          <w:i/>
          <w:iCs/>
          <w:lang w:eastAsia="ja-JP"/>
        </w:rPr>
        <w:t>WI</w:t>
      </w:r>
      <w:r w:rsidRPr="009C0340">
        <w:rPr>
          <w:rFonts w:eastAsia="ＭＳ 明朝" w:hint="eastAsia"/>
          <w:b/>
          <w:bCs/>
          <w:i/>
          <w:iCs/>
          <w:lang w:eastAsia="ja-JP"/>
        </w:rPr>
        <w:t>上昇と、松尾峠の成長低下を並列で述べていますが、</w:t>
      </w:r>
      <w:r w:rsidRPr="009C0340">
        <w:rPr>
          <w:rFonts w:eastAsia="ＭＳ 明朝"/>
          <w:b/>
          <w:bCs/>
          <w:i/>
          <w:iCs/>
          <w:lang w:eastAsia="ja-JP"/>
        </w:rPr>
        <w:t>WI</w:t>
      </w:r>
      <w:r w:rsidRPr="009C0340">
        <w:rPr>
          <w:rFonts w:eastAsia="ＭＳ 明朝" w:hint="eastAsia"/>
          <w:b/>
          <w:bCs/>
          <w:i/>
          <w:iCs/>
          <w:lang w:eastAsia="ja-JP"/>
        </w:rPr>
        <w:t>上昇は全プロット共通なので、</w:t>
      </w:r>
      <w:r w:rsidRPr="009C0340">
        <w:rPr>
          <w:rFonts w:eastAsia="ＭＳ 明朝"/>
          <w:b/>
          <w:bCs/>
          <w:i/>
          <w:iCs/>
          <w:lang w:eastAsia="ja-JP"/>
        </w:rPr>
        <w:t>WI</w:t>
      </w:r>
      <w:r w:rsidRPr="009C0340">
        <w:rPr>
          <w:rFonts w:eastAsia="ＭＳ 明朝" w:hint="eastAsia"/>
          <w:b/>
          <w:bCs/>
          <w:i/>
          <w:iCs/>
          <w:lang w:eastAsia="ja-JP"/>
        </w:rPr>
        <w:t>上昇に伴う上ノ小平の枯死増加と松尾峠の成長鈍化とした方が良いかもしれません</w:t>
      </w:r>
    </w:p>
    <w:p w14:paraId="2978A41F" w14:textId="23542439" w:rsidR="00B74A82" w:rsidRPr="00390F3A" w:rsidRDefault="00196399" w:rsidP="00847954">
      <w:pPr>
        <w:pStyle w:val="af1"/>
        <w:spacing w:line="240" w:lineRule="auto"/>
        <w:ind w:leftChars="59" w:left="284" w:hanging="142"/>
        <w:rPr>
          <w:rFonts w:eastAsia="ＭＳ 明朝"/>
          <w:lang w:eastAsia="ja-JP"/>
        </w:rPr>
      </w:pPr>
      <w:r w:rsidRPr="00480DC7">
        <w:rPr>
          <w:rFonts w:eastAsia="ＭＳ 明朝" w:hint="eastAsia"/>
          <w:lang w:eastAsia="ja-JP"/>
        </w:rPr>
        <w:t xml:space="preserve">⇒　</w:t>
      </w:r>
      <w:r w:rsidR="00B74A82" w:rsidRPr="00390F3A">
        <w:rPr>
          <w:rFonts w:eastAsia="ＭＳ 明朝" w:hint="eastAsia"/>
          <w:lang w:eastAsia="ja-JP"/>
        </w:rPr>
        <w:t xml:space="preserve">オリジナル　</w:t>
      </w:r>
      <w:r w:rsidR="00C675F0" w:rsidRPr="00390F3A">
        <w:rPr>
          <w:rFonts w:eastAsia="ＭＳ 明朝"/>
          <w:lang w:eastAsia="ja-JP"/>
        </w:rPr>
        <w:t>“</w:t>
      </w:r>
      <w:r w:rsidR="00B74A82" w:rsidRPr="00390F3A">
        <w:rPr>
          <w:rFonts w:eastAsia="ＭＳ 明朝"/>
          <w:lang w:eastAsia="ja-JP"/>
        </w:rPr>
        <w:t xml:space="preserve">The increased warmth index in the Ecotone plot, coupled with the reduced growth in the Subarctic plot (which is thermally approaching the ecotone range), strongly suggested that climate warming has negatively affected both the performance and persistence of </w:t>
      </w:r>
      <w:r w:rsidR="00B74A82" w:rsidRPr="00390F3A">
        <w:rPr>
          <w:rFonts w:eastAsia="ＭＳ 明朝"/>
          <w:i/>
          <w:iCs/>
          <w:lang w:eastAsia="ja-JP"/>
        </w:rPr>
        <w:t xml:space="preserve">A. </w:t>
      </w:r>
      <w:proofErr w:type="spellStart"/>
      <w:r w:rsidR="00B74A82" w:rsidRPr="00390F3A">
        <w:rPr>
          <w:rFonts w:eastAsia="ＭＳ 明朝"/>
          <w:i/>
          <w:iCs/>
          <w:lang w:eastAsia="ja-JP"/>
        </w:rPr>
        <w:t>mariesii</w:t>
      </w:r>
      <w:proofErr w:type="spellEnd"/>
      <w:r w:rsidR="00B74A82" w:rsidRPr="00390F3A">
        <w:rPr>
          <w:rFonts w:eastAsia="ＭＳ 明朝"/>
          <w:lang w:eastAsia="ja-JP"/>
        </w:rPr>
        <w:t>, even in snow-rich areas.</w:t>
      </w:r>
      <w:r w:rsidR="00C675F0" w:rsidRPr="00390F3A">
        <w:rPr>
          <w:rFonts w:eastAsia="ＭＳ 明朝"/>
          <w:lang w:eastAsia="ja-JP"/>
        </w:rPr>
        <w:t>”</w:t>
      </w:r>
    </w:p>
    <w:p w14:paraId="67FD72B2" w14:textId="2A0E9E5B" w:rsidR="00DE79F5" w:rsidRPr="00390F3A" w:rsidRDefault="00B74A82" w:rsidP="00DE79F5">
      <w:pPr>
        <w:pStyle w:val="af1"/>
        <w:spacing w:line="240" w:lineRule="auto"/>
        <w:ind w:leftChars="59" w:left="284" w:hanging="142"/>
        <w:rPr>
          <w:rFonts w:eastAsia="ＭＳ 明朝"/>
          <w:b/>
          <w:bCs/>
          <w:lang w:eastAsia="ja-JP"/>
        </w:rPr>
      </w:pPr>
      <w:r w:rsidRPr="00390F3A">
        <w:rPr>
          <w:rFonts w:eastAsia="ＭＳ 明朝"/>
          <w:lang w:eastAsia="ja-JP"/>
        </w:rPr>
        <w:t xml:space="preserve">  </w:t>
      </w:r>
      <w:r w:rsidRPr="00390F3A">
        <w:rPr>
          <w:rFonts w:eastAsia="ＭＳ 明朝" w:hint="eastAsia"/>
          <w:lang w:eastAsia="ja-JP"/>
        </w:rPr>
        <w:t xml:space="preserve">　　修正文</w:t>
      </w:r>
      <w:r w:rsidR="00DE79F5" w:rsidRPr="00920FB1">
        <w:rPr>
          <w:rFonts w:eastAsia="ＭＳ 明朝" w:hint="eastAsia"/>
          <w:color w:val="EE0000"/>
          <w:lang w:eastAsia="ja-JP"/>
        </w:rPr>
        <w:t>(ver.2_L</w:t>
      </w:r>
      <w:r w:rsidR="00F04163">
        <w:rPr>
          <w:rFonts w:eastAsia="ＭＳ 明朝" w:hint="eastAsia"/>
          <w:color w:val="EE0000"/>
          <w:lang w:eastAsia="ja-JP"/>
        </w:rPr>
        <w:t>449-452</w:t>
      </w:r>
      <w:r w:rsidR="00DE79F5" w:rsidRPr="00920FB1">
        <w:rPr>
          <w:rFonts w:eastAsia="ＭＳ 明朝" w:hint="eastAsia"/>
          <w:color w:val="EE0000"/>
          <w:lang w:eastAsia="ja-JP"/>
        </w:rPr>
        <w:t>)</w:t>
      </w:r>
    </w:p>
    <w:p w14:paraId="18AF6FFA" w14:textId="01260749" w:rsidR="00B74A82" w:rsidRPr="00390F3A" w:rsidRDefault="00B74A82" w:rsidP="00847954">
      <w:pPr>
        <w:pStyle w:val="af1"/>
        <w:spacing w:line="240" w:lineRule="auto"/>
        <w:ind w:leftChars="59" w:left="284" w:hanging="142"/>
        <w:rPr>
          <w:rFonts w:eastAsia="ＭＳ 明朝"/>
          <w:lang w:eastAsia="ja-JP"/>
        </w:rPr>
      </w:pPr>
      <w:r w:rsidRPr="00390F3A">
        <w:rPr>
          <w:rFonts w:eastAsia="ＭＳ 明朝" w:hint="eastAsia"/>
          <w:lang w:eastAsia="ja-JP"/>
        </w:rPr>
        <w:t xml:space="preserve">　</w:t>
      </w:r>
      <w:r w:rsidR="004B7872" w:rsidRPr="00390F3A">
        <w:rPr>
          <w:rFonts w:eastAsia="ＭＳ 明朝"/>
          <w:lang w:eastAsia="ja-JP"/>
        </w:rPr>
        <w:t>"</w:t>
      </w:r>
      <w:r w:rsidR="004B7872" w:rsidRPr="009C0340">
        <w:rPr>
          <w:rFonts w:eastAsia="ＭＳ 明朝"/>
          <w:color w:val="EE0000"/>
          <w:lang w:eastAsia="ja-JP"/>
        </w:rPr>
        <w:t xml:space="preserve">Under increasing warmth index conditions, both the increasing mortality of A. </w:t>
      </w:r>
      <w:proofErr w:type="spellStart"/>
      <w:r w:rsidR="004B7872" w:rsidRPr="009C0340">
        <w:rPr>
          <w:rFonts w:eastAsia="ＭＳ 明朝"/>
          <w:color w:val="EE0000"/>
          <w:lang w:eastAsia="ja-JP"/>
        </w:rPr>
        <w:t>mariesii</w:t>
      </w:r>
      <w:proofErr w:type="spellEnd"/>
      <w:r w:rsidR="004B7872" w:rsidRPr="009C0340">
        <w:rPr>
          <w:rFonts w:eastAsia="ＭＳ 明朝"/>
          <w:color w:val="EE0000"/>
          <w:lang w:eastAsia="ja-JP"/>
        </w:rPr>
        <w:t xml:space="preserve"> in Ecotone plot and the reduced growth in Subarctic plot (which is thermally approaching the ecotone range) strongly suggest that climate warming has negatively affected the performance and persistence of </w:t>
      </w:r>
      <w:r w:rsidR="004B7872" w:rsidRPr="009C0340">
        <w:rPr>
          <w:rFonts w:eastAsia="ＭＳ 明朝"/>
          <w:i/>
          <w:iCs/>
          <w:color w:val="EE0000"/>
          <w:lang w:eastAsia="ja-JP"/>
        </w:rPr>
        <w:t xml:space="preserve">A. </w:t>
      </w:r>
      <w:proofErr w:type="spellStart"/>
      <w:r w:rsidR="004B7872" w:rsidRPr="009C0340">
        <w:rPr>
          <w:rFonts w:eastAsia="ＭＳ 明朝"/>
          <w:i/>
          <w:iCs/>
          <w:color w:val="EE0000"/>
          <w:lang w:eastAsia="ja-JP"/>
        </w:rPr>
        <w:t>mariesii</w:t>
      </w:r>
      <w:proofErr w:type="spellEnd"/>
      <w:r w:rsidR="004B7872" w:rsidRPr="009C0340">
        <w:rPr>
          <w:rFonts w:eastAsia="ＭＳ 明朝"/>
          <w:color w:val="EE0000"/>
          <w:lang w:eastAsia="ja-JP"/>
        </w:rPr>
        <w:t>, even in snow-rich areas.</w:t>
      </w:r>
      <w:r w:rsidR="004B7872" w:rsidRPr="00390F3A">
        <w:rPr>
          <w:rFonts w:eastAsia="ＭＳ 明朝"/>
          <w:lang w:eastAsia="ja-JP"/>
        </w:rPr>
        <w:t>"</w:t>
      </w:r>
    </w:p>
    <w:p w14:paraId="2E012E33" w14:textId="77777777" w:rsidR="00847954" w:rsidRPr="009C0340" w:rsidRDefault="00847954" w:rsidP="00390F3A">
      <w:pPr>
        <w:pStyle w:val="af1"/>
        <w:spacing w:line="240" w:lineRule="auto"/>
        <w:ind w:leftChars="59" w:left="284" w:hanging="142"/>
        <w:rPr>
          <w:rFonts w:eastAsia="ＭＳ 明朝"/>
          <w:b/>
          <w:bCs/>
          <w:i/>
          <w:iCs/>
          <w:lang w:eastAsia="ja-JP"/>
        </w:rPr>
      </w:pPr>
      <w:r w:rsidRPr="00390F3A">
        <w:rPr>
          <w:rFonts w:eastAsia="ＭＳ 明朝" w:hint="eastAsia"/>
          <w:b/>
          <w:bCs/>
          <w:lang w:eastAsia="ja-JP"/>
        </w:rPr>
        <w:t>・</w:t>
      </w:r>
      <w:r w:rsidRPr="009C0340">
        <w:rPr>
          <w:rFonts w:eastAsia="ＭＳ 明朝" w:hint="eastAsia"/>
          <w:b/>
          <w:bCs/>
          <w:i/>
          <w:iCs/>
          <w:lang w:eastAsia="ja-JP"/>
        </w:rPr>
        <w:t>引用文献の改行漏れ</w:t>
      </w:r>
    </w:p>
    <w:p w14:paraId="7E5619EA" w14:textId="77777777" w:rsidR="00847954" w:rsidRPr="009C0340" w:rsidRDefault="00847954" w:rsidP="009C0340">
      <w:pPr>
        <w:pStyle w:val="2"/>
        <w:rPr>
          <w:rFonts w:eastAsia="ＭＳ 明朝"/>
          <w:b w:val="0"/>
          <w:bCs w:val="0"/>
          <w:i/>
          <w:iCs/>
        </w:rPr>
      </w:pPr>
      <w:r w:rsidRPr="009C0340">
        <w:rPr>
          <w:rFonts w:eastAsia="ＭＳ 明朝"/>
          <w:i/>
          <w:iCs/>
        </w:rPr>
        <w:t>L593</w:t>
      </w:r>
      <w:r w:rsidRPr="009C0340">
        <w:rPr>
          <w:rFonts w:eastAsia="ＭＳ 明朝" w:hint="eastAsia"/>
          <w:i/>
          <w:iCs/>
        </w:rPr>
        <w:t>で</w:t>
      </w:r>
      <w:proofErr w:type="spellStart"/>
      <w:r w:rsidRPr="009C0340">
        <w:rPr>
          <w:rFonts w:eastAsia="ＭＳ 明朝"/>
          <w:i/>
          <w:iCs/>
        </w:rPr>
        <w:t>Takyu</w:t>
      </w:r>
      <w:proofErr w:type="spellEnd"/>
      <w:r w:rsidRPr="009C0340">
        <w:rPr>
          <w:rFonts w:eastAsia="ＭＳ 明朝"/>
          <w:i/>
          <w:iCs/>
        </w:rPr>
        <w:t xml:space="preserve"> et al</w:t>
      </w:r>
      <w:r w:rsidRPr="009C0340">
        <w:rPr>
          <w:rFonts w:eastAsia="ＭＳ 明朝" w:hint="eastAsia"/>
          <w:i/>
          <w:iCs/>
        </w:rPr>
        <w:t>の冒頭の改行が漏れています</w:t>
      </w:r>
    </w:p>
    <w:p w14:paraId="482D1979" w14:textId="4964A3DD" w:rsidR="00847954" w:rsidRDefault="00196399" w:rsidP="00390F3A">
      <w:pPr>
        <w:pStyle w:val="af1"/>
        <w:spacing w:line="240" w:lineRule="auto"/>
        <w:ind w:leftChars="59" w:left="284" w:hanging="142"/>
        <w:rPr>
          <w:rFonts w:eastAsia="ＭＳ 明朝"/>
          <w:color w:val="EE0000"/>
          <w:lang w:eastAsia="ja-JP"/>
        </w:rPr>
      </w:pPr>
      <w:r w:rsidRPr="00552C71">
        <w:rPr>
          <w:rFonts w:eastAsia="ＭＳ 明朝" w:hint="eastAsia"/>
          <w:lang w:eastAsia="ja-JP"/>
        </w:rPr>
        <w:t>⇒</w:t>
      </w:r>
      <w:r>
        <w:rPr>
          <w:rFonts w:eastAsia="ＭＳ 明朝" w:hint="eastAsia"/>
          <w:lang w:eastAsia="ja-JP"/>
        </w:rPr>
        <w:t xml:space="preserve">　修正しました</w:t>
      </w:r>
      <w:r w:rsidR="00AA3B91">
        <w:rPr>
          <w:rFonts w:eastAsia="ＭＳ 明朝" w:hint="eastAsia"/>
          <w:color w:val="EE0000"/>
          <w:lang w:eastAsia="ja-JP"/>
        </w:rPr>
        <w:t>(ver.2_L</w:t>
      </w:r>
      <w:r w:rsidR="007033BD">
        <w:rPr>
          <w:rFonts w:eastAsia="ＭＳ 明朝" w:hint="eastAsia"/>
          <w:color w:val="EE0000"/>
          <w:lang w:eastAsia="ja-JP"/>
        </w:rPr>
        <w:t>654</w:t>
      </w:r>
      <w:r w:rsidR="00AA3B91">
        <w:rPr>
          <w:rFonts w:eastAsia="ＭＳ 明朝" w:hint="eastAsia"/>
          <w:color w:val="EE0000"/>
          <w:lang w:eastAsia="ja-JP"/>
        </w:rPr>
        <w:t>)</w:t>
      </w:r>
    </w:p>
    <w:p w14:paraId="5C071784" w14:textId="77777777" w:rsidR="001D20CD" w:rsidRPr="00390F3A" w:rsidRDefault="001D20CD" w:rsidP="00390F3A">
      <w:pPr>
        <w:pStyle w:val="af1"/>
        <w:spacing w:line="240" w:lineRule="auto"/>
        <w:ind w:leftChars="59" w:left="284" w:hanging="142"/>
        <w:rPr>
          <w:rFonts w:eastAsia="ＭＳ 明朝"/>
          <w:b/>
          <w:bCs/>
          <w:lang w:eastAsia="ja-JP"/>
        </w:rPr>
      </w:pPr>
    </w:p>
    <w:p w14:paraId="05370D5A" w14:textId="77777777" w:rsidR="00847954" w:rsidRPr="009C0340" w:rsidRDefault="00847954" w:rsidP="00390F3A">
      <w:pPr>
        <w:pStyle w:val="af1"/>
        <w:spacing w:line="240" w:lineRule="auto"/>
        <w:ind w:leftChars="59" w:left="284" w:hanging="142"/>
        <w:rPr>
          <w:rFonts w:eastAsia="ＭＳ 明朝"/>
          <w:b/>
          <w:bCs/>
          <w:i/>
          <w:iCs/>
          <w:lang w:eastAsia="ja-JP"/>
        </w:rPr>
      </w:pPr>
      <w:r w:rsidRPr="009C0340">
        <w:rPr>
          <w:rFonts w:eastAsia="ＭＳ 明朝" w:hint="eastAsia"/>
          <w:b/>
          <w:bCs/>
          <w:i/>
          <w:iCs/>
          <w:lang w:eastAsia="ja-JP"/>
        </w:rPr>
        <w:t>・引用文献漏れ</w:t>
      </w:r>
    </w:p>
    <w:p w14:paraId="2C07F9BB" w14:textId="59641011" w:rsidR="00847954" w:rsidRPr="009C0340" w:rsidRDefault="00847954" w:rsidP="00390F3A">
      <w:pPr>
        <w:pStyle w:val="af1"/>
        <w:spacing w:line="240" w:lineRule="auto"/>
        <w:ind w:leftChars="59" w:left="284" w:hanging="142"/>
        <w:rPr>
          <w:rFonts w:eastAsia="ＭＳ 明朝"/>
          <w:b/>
          <w:bCs/>
          <w:i/>
          <w:iCs/>
          <w:lang w:eastAsia="ja-JP"/>
        </w:rPr>
      </w:pPr>
      <w:r w:rsidRPr="009C0340">
        <w:rPr>
          <w:rFonts w:eastAsia="ＭＳ 明朝"/>
          <w:b/>
          <w:bCs/>
          <w:i/>
          <w:iCs/>
          <w:lang w:eastAsia="ja-JP"/>
        </w:rPr>
        <w:t>R Core Team 2024</w:t>
      </w:r>
      <w:r w:rsidRPr="009C0340">
        <w:rPr>
          <w:rFonts w:eastAsia="ＭＳ 明朝" w:hint="eastAsia"/>
          <w:b/>
          <w:bCs/>
          <w:i/>
          <w:iCs/>
          <w:lang w:eastAsia="ja-JP"/>
        </w:rPr>
        <w:t xml:space="preserve">　（</w:t>
      </w:r>
      <w:r w:rsidRPr="009C0340">
        <w:rPr>
          <w:rFonts w:eastAsia="ＭＳ 明朝"/>
          <w:b/>
          <w:bCs/>
          <w:i/>
          <w:iCs/>
          <w:lang w:eastAsia="ja-JP"/>
        </w:rPr>
        <w:t>L202</w:t>
      </w:r>
      <w:r w:rsidRPr="009C0340">
        <w:rPr>
          <w:rFonts w:eastAsia="ＭＳ 明朝" w:hint="eastAsia"/>
          <w:b/>
          <w:bCs/>
          <w:i/>
          <w:iCs/>
          <w:lang w:eastAsia="ja-JP"/>
        </w:rPr>
        <w:t>）</w:t>
      </w:r>
      <w:r w:rsidR="00457B0C" w:rsidRPr="009C0340">
        <w:rPr>
          <w:rFonts w:eastAsia="ＭＳ 明朝" w:hint="eastAsia"/>
          <w:i/>
          <w:iCs/>
          <w:lang w:eastAsia="ja-JP"/>
        </w:rPr>
        <w:t>⇒　追加しました</w:t>
      </w:r>
      <w:r w:rsidR="00457B0C" w:rsidRPr="009C0340">
        <w:rPr>
          <w:rFonts w:eastAsia="ＭＳ 明朝"/>
          <w:i/>
          <w:iCs/>
          <w:color w:val="EE0000"/>
          <w:lang w:eastAsia="ja-JP"/>
        </w:rPr>
        <w:t xml:space="preserve"> (ver.2_L</w:t>
      </w:r>
      <w:r w:rsidR="00EE41BD">
        <w:rPr>
          <w:rFonts w:eastAsia="ＭＳ 明朝" w:hint="eastAsia"/>
          <w:i/>
          <w:iCs/>
          <w:color w:val="EE0000"/>
          <w:lang w:eastAsia="ja-JP"/>
        </w:rPr>
        <w:t>617-618</w:t>
      </w:r>
      <w:r w:rsidR="00457B0C" w:rsidRPr="009C0340">
        <w:rPr>
          <w:rFonts w:eastAsia="ＭＳ 明朝"/>
          <w:i/>
          <w:iCs/>
          <w:color w:val="EE0000"/>
          <w:lang w:eastAsia="ja-JP"/>
        </w:rPr>
        <w:t>)</w:t>
      </w:r>
    </w:p>
    <w:p w14:paraId="49045213" w14:textId="3F047412" w:rsidR="00847954" w:rsidRPr="009C0340" w:rsidRDefault="00847954" w:rsidP="00390F3A">
      <w:pPr>
        <w:pStyle w:val="af1"/>
        <w:spacing w:line="240" w:lineRule="auto"/>
        <w:ind w:leftChars="59" w:left="284" w:hanging="142"/>
        <w:rPr>
          <w:rFonts w:eastAsia="ＭＳ 明朝"/>
          <w:b/>
          <w:bCs/>
          <w:i/>
          <w:iCs/>
          <w:lang w:eastAsia="ja-JP"/>
        </w:rPr>
      </w:pPr>
      <w:proofErr w:type="spellStart"/>
      <w:r w:rsidRPr="009C0340">
        <w:rPr>
          <w:rFonts w:eastAsia="ＭＳ 明朝"/>
          <w:b/>
          <w:bCs/>
          <w:i/>
          <w:iCs/>
          <w:lang w:eastAsia="ja-JP"/>
        </w:rPr>
        <w:t>Tsuyama</w:t>
      </w:r>
      <w:proofErr w:type="spellEnd"/>
      <w:r w:rsidRPr="009C0340">
        <w:rPr>
          <w:rFonts w:eastAsia="ＭＳ 明朝"/>
          <w:b/>
          <w:bCs/>
          <w:i/>
          <w:iCs/>
          <w:lang w:eastAsia="ja-JP"/>
        </w:rPr>
        <w:t xml:space="preserve"> et al. 2015</w:t>
      </w:r>
      <w:r w:rsidRPr="009C0340">
        <w:rPr>
          <w:rFonts w:eastAsia="ＭＳ 明朝" w:hint="eastAsia"/>
          <w:b/>
          <w:bCs/>
          <w:i/>
          <w:iCs/>
          <w:lang w:eastAsia="ja-JP"/>
        </w:rPr>
        <w:t xml:space="preserve">　（</w:t>
      </w:r>
      <w:r w:rsidRPr="009C0340">
        <w:rPr>
          <w:rFonts w:eastAsia="ＭＳ 明朝"/>
          <w:b/>
          <w:bCs/>
          <w:i/>
          <w:iCs/>
          <w:lang w:eastAsia="ja-JP"/>
        </w:rPr>
        <w:t>L427</w:t>
      </w:r>
      <w:r w:rsidRPr="009C0340">
        <w:rPr>
          <w:rFonts w:eastAsia="ＭＳ 明朝" w:hint="eastAsia"/>
          <w:b/>
          <w:bCs/>
          <w:i/>
          <w:iCs/>
          <w:lang w:eastAsia="ja-JP"/>
        </w:rPr>
        <w:t>）</w:t>
      </w:r>
      <w:r w:rsidR="00457B0C" w:rsidRPr="009C0340">
        <w:rPr>
          <w:rFonts w:eastAsia="ＭＳ 明朝" w:hint="eastAsia"/>
          <w:i/>
          <w:iCs/>
          <w:lang w:eastAsia="ja-JP"/>
        </w:rPr>
        <w:t>⇒　追加しました</w:t>
      </w:r>
      <w:r w:rsidR="00457B0C" w:rsidRPr="009C0340">
        <w:rPr>
          <w:rFonts w:eastAsia="ＭＳ 明朝"/>
          <w:i/>
          <w:iCs/>
          <w:color w:val="EE0000"/>
          <w:lang w:eastAsia="ja-JP"/>
        </w:rPr>
        <w:t>(ver.2_L</w:t>
      </w:r>
      <w:r w:rsidR="00534E21">
        <w:rPr>
          <w:rFonts w:eastAsia="ＭＳ 明朝" w:hint="eastAsia"/>
          <w:i/>
          <w:iCs/>
          <w:color w:val="EE0000"/>
          <w:lang w:eastAsia="ja-JP"/>
        </w:rPr>
        <w:t>665-668</w:t>
      </w:r>
      <w:r w:rsidR="00457B0C" w:rsidRPr="009C0340">
        <w:rPr>
          <w:rFonts w:eastAsia="ＭＳ 明朝"/>
          <w:i/>
          <w:iCs/>
          <w:color w:val="EE0000"/>
          <w:lang w:eastAsia="ja-JP"/>
        </w:rPr>
        <w:t>)</w:t>
      </w:r>
    </w:p>
    <w:p w14:paraId="45CD8642" w14:textId="77777777" w:rsidR="00847954" w:rsidRPr="00390F3A" w:rsidRDefault="00847954" w:rsidP="00390F3A">
      <w:pPr>
        <w:pStyle w:val="af1"/>
        <w:spacing w:line="240" w:lineRule="auto"/>
        <w:ind w:leftChars="59" w:left="284" w:hanging="142"/>
        <w:rPr>
          <w:rFonts w:eastAsia="ＭＳ 明朝"/>
          <w:b/>
          <w:bCs/>
          <w:lang w:eastAsia="ja-JP"/>
        </w:rPr>
      </w:pPr>
    </w:p>
    <w:p w14:paraId="78A46645" w14:textId="77777777" w:rsidR="00847954" w:rsidRPr="009C0340" w:rsidRDefault="00847954" w:rsidP="009C0340">
      <w:pPr>
        <w:pStyle w:val="2"/>
        <w:rPr>
          <w:rFonts w:eastAsia="ＭＳ 明朝"/>
          <w:b w:val="0"/>
          <w:bCs w:val="0"/>
          <w:i/>
          <w:iCs/>
        </w:rPr>
      </w:pPr>
      <w:r w:rsidRPr="009C0340">
        <w:rPr>
          <w:rFonts w:eastAsia="ＭＳ 明朝" w:hint="eastAsia"/>
          <w:i/>
          <w:iCs/>
        </w:rPr>
        <w:lastRenderedPageBreak/>
        <w:t>・回答書への参照行番号の記入</w:t>
      </w:r>
    </w:p>
    <w:p w14:paraId="55F44C2B" w14:textId="77777777" w:rsidR="00847954" w:rsidRPr="009C0340" w:rsidRDefault="00847954" w:rsidP="00390F3A">
      <w:pPr>
        <w:pStyle w:val="af1"/>
        <w:spacing w:line="240" w:lineRule="auto"/>
        <w:ind w:leftChars="59" w:left="284" w:hanging="142"/>
        <w:rPr>
          <w:rFonts w:eastAsia="ＭＳ 明朝"/>
          <w:b/>
          <w:bCs/>
          <w:i/>
          <w:iCs/>
          <w:lang w:eastAsia="ja-JP"/>
        </w:rPr>
      </w:pPr>
      <w:r w:rsidRPr="009C0340">
        <w:rPr>
          <w:rFonts w:eastAsia="ＭＳ 明朝" w:hint="eastAsia"/>
          <w:b/>
          <w:bCs/>
          <w:i/>
          <w:iCs/>
          <w:lang w:eastAsia="ja-JP"/>
        </w:rPr>
        <w:t>修正稿が確定した段階で最後に作業される予定かとは思いますが、回答書において、修正や追加した部分の行番号や図の明示があると編集者・査読者が確認しやすく心証が良いと思われます。</w:t>
      </w:r>
    </w:p>
    <w:p w14:paraId="1F579C76" w14:textId="31A712B4" w:rsidR="00525FD8" w:rsidRPr="00390F3A" w:rsidRDefault="00882F7B" w:rsidP="00525FD8">
      <w:pPr>
        <w:pStyle w:val="af1"/>
        <w:spacing w:line="240" w:lineRule="auto"/>
        <w:ind w:leftChars="59" w:left="284" w:hanging="142"/>
        <w:rPr>
          <w:rFonts w:eastAsia="ＭＳ 明朝"/>
          <w:color w:val="EE0000"/>
          <w:lang w:eastAsia="ja-JP"/>
        </w:rPr>
      </w:pPr>
      <w:r w:rsidRPr="007F70EB">
        <w:rPr>
          <w:rFonts w:eastAsia="ＭＳ 明朝" w:hint="eastAsia"/>
          <w:lang w:eastAsia="ja-JP"/>
        </w:rPr>
        <w:t xml:space="preserve">⇒　</w:t>
      </w:r>
      <w:r w:rsidR="0023257E">
        <w:rPr>
          <w:rFonts w:eastAsia="ＭＳ 明朝" w:hint="eastAsia"/>
          <w:lang w:eastAsia="ja-JP"/>
        </w:rPr>
        <w:t>恐縮です</w:t>
      </w:r>
      <w:r w:rsidR="0023257E" w:rsidRPr="009C0340">
        <w:rPr>
          <w:rFonts w:eastAsia="ＭＳ 明朝" w:hint="eastAsia"/>
          <w:color w:val="000000" w:themeColor="text1"/>
          <w:lang w:eastAsia="ja-JP"/>
        </w:rPr>
        <w:t>。</w:t>
      </w:r>
      <w:r w:rsidR="00943853" w:rsidRPr="009C0340">
        <w:rPr>
          <w:rFonts w:eastAsia="ＭＳ 明朝" w:hint="eastAsia"/>
          <w:color w:val="000000" w:themeColor="text1"/>
          <w:lang w:eastAsia="ja-JP"/>
        </w:rPr>
        <w:t>改善しました。</w:t>
      </w:r>
    </w:p>
    <w:p w14:paraId="181AE511" w14:textId="77777777" w:rsidR="00847954" w:rsidRPr="00390F3A" w:rsidRDefault="00847954" w:rsidP="00390F3A">
      <w:pPr>
        <w:pStyle w:val="af1"/>
        <w:spacing w:line="240" w:lineRule="auto"/>
        <w:ind w:leftChars="59" w:left="284" w:hanging="142"/>
        <w:rPr>
          <w:rFonts w:eastAsia="ＭＳ 明朝"/>
          <w:b/>
          <w:bCs/>
          <w:lang w:eastAsia="ja-JP"/>
        </w:rPr>
      </w:pPr>
    </w:p>
    <w:p w14:paraId="69037246" w14:textId="671D4308" w:rsidR="00847954" w:rsidRPr="00847954" w:rsidRDefault="002C3044" w:rsidP="009C0340">
      <w:pPr>
        <w:pStyle w:val="af1"/>
        <w:ind w:leftChars="59" w:left="284" w:hanging="142"/>
        <w:jc w:val="right"/>
        <w:rPr>
          <w:rFonts w:eastAsia="ＭＳ 明朝"/>
          <w:lang w:eastAsia="ja-JP"/>
        </w:rPr>
      </w:pPr>
      <w:r>
        <w:rPr>
          <w:rFonts w:eastAsia="ＭＳ 明朝" w:hint="eastAsia"/>
          <w:lang w:eastAsia="ja-JP"/>
        </w:rPr>
        <w:t>以上</w:t>
      </w:r>
      <w:r w:rsidR="002226E7">
        <w:rPr>
          <w:rFonts w:eastAsia="ＭＳ 明朝" w:hint="eastAsia"/>
          <w:lang w:eastAsia="ja-JP"/>
        </w:rPr>
        <w:t>，中島さんのコメントへの対応</w:t>
      </w:r>
    </w:p>
    <w:sectPr w:rsidR="00847954" w:rsidRPr="00847954" w:rsidSect="009C0340">
      <w:footerReference w:type="default" r:id="rId48"/>
      <w:pgSz w:w="12240" w:h="15840" w:code="1"/>
      <w:pgMar w:top="1440" w:right="1440" w:bottom="1440" w:left="1418" w:header="0" w:footer="0" w:gutter="0"/>
      <w:lnNumType w:countBy="1" w:distance="284" w:restart="continuous"/>
      <w:cols w:space="720"/>
      <w:formProt w:val="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作成者" w:initials="A">
    <w:p w14:paraId="05E95391" w14:textId="77777777" w:rsidR="00F01E70" w:rsidRDefault="000326D4">
      <w:r>
        <w:annotationRef/>
      </w:r>
      <w:r>
        <w:rPr>
          <w:color w:val="000000"/>
          <w:sz w:val="20"/>
          <w:szCs w:val="20"/>
        </w:rPr>
        <w:t>R1-Keywords: Shortened per Reviewer 1’s suggestion. Split into two separate keywords: “temperate-subarctic ecotone” replaces the long formulation.</w:t>
      </w:r>
    </w:p>
  </w:comment>
  <w:comment w:id="16" w:author="作成者" w:initials="A">
    <w:p w14:paraId="74AEBAE7" w14:textId="77777777" w:rsidR="00F01E70" w:rsidRDefault="000326D4">
      <w:r>
        <w:annotationRef/>
      </w:r>
      <w:r>
        <w:rPr>
          <w:color w:val="000000"/>
          <w:sz w:val="20"/>
          <w:szCs w:val="20"/>
        </w:rPr>
        <w:t>R1-Intro L37-38: Added sentence on topographic buffering and refugia for cold-adapted species, as suggested by Reviewer 1.</w:t>
      </w:r>
    </w:p>
  </w:comment>
  <w:comment w:id="22" w:author="KUME ATSUSHI" w:date="2026-04-11T12:25:00Z" w:initials="篤久">
    <w:p w14:paraId="19C57930" w14:textId="77777777" w:rsidR="00AE1C49" w:rsidRDefault="00AE1C49" w:rsidP="00AE1C49">
      <w:pPr>
        <w:pStyle w:val="afb"/>
        <w:ind w:firstLine="0"/>
      </w:pPr>
      <w:r>
        <w:rPr>
          <w:rStyle w:val="afa"/>
        </w:rPr>
        <w:annotationRef/>
      </w:r>
      <w:r>
        <w:t>WI</w:t>
      </w:r>
      <w:r>
        <w:rPr>
          <w:rFonts w:hint="eastAsia"/>
        </w:rPr>
        <w:t>の定義が無いのでここで行う</w:t>
      </w:r>
    </w:p>
  </w:comment>
  <w:comment w:id="33" w:author="KUME ATSUSHI" w:date="2026-04-11T12:01:00Z" w:initials="篤久">
    <w:p w14:paraId="3D91AE7B" w14:textId="6B1969CF" w:rsidR="002F5BBE" w:rsidRDefault="002F5BBE" w:rsidP="002F5BBE">
      <w:pPr>
        <w:pStyle w:val="afb"/>
        <w:ind w:firstLine="0"/>
      </w:pPr>
      <w:r>
        <w:rPr>
          <w:rStyle w:val="afa"/>
        </w:rPr>
        <w:annotationRef/>
      </w:r>
      <w:r>
        <w:rPr>
          <w:rFonts w:hint="eastAsia"/>
        </w:rPr>
        <w:t>実測データなので次節に移す</w:t>
      </w:r>
    </w:p>
  </w:comment>
  <w:comment w:id="52" w:author="KUME ATSUSHI" w:date="2026-04-11T11:58:00Z" w:initials="篤久">
    <w:p w14:paraId="044F3628" w14:textId="1FFB1686" w:rsidR="003E6BB7" w:rsidRDefault="003E6BB7" w:rsidP="003E6BB7">
      <w:pPr>
        <w:pStyle w:val="afb"/>
        <w:ind w:firstLine="0"/>
      </w:pPr>
      <w:r>
        <w:rPr>
          <w:rStyle w:val="afa"/>
        </w:rPr>
        <w:annotationRef/>
      </w:r>
      <w:r>
        <w:rPr>
          <w:rFonts w:hint="eastAsia"/>
        </w:rPr>
        <w:t>データあったはずですが？</w:t>
      </w:r>
    </w:p>
  </w:comment>
  <w:comment w:id="104" w:author="作成者" w:initials="A">
    <w:p w14:paraId="27EC0EE0" w14:textId="40E641E1" w:rsidR="00F01E70" w:rsidRDefault="000326D4">
      <w:r>
        <w:annotationRef/>
      </w:r>
      <w:r>
        <w:rPr>
          <w:color w:val="000000"/>
          <w:sz w:val="20"/>
          <w:szCs w:val="20"/>
        </w:rPr>
        <w:t>R1-Results: Tukey’s multiple comparison test and Kolmogorov-Smirnov test are mentioned here for the first time. Per Reviewer 1, all statistical methods must be described in the Methods section. Please add a Statistical Analysis subsection (e.g., 2.5) describing these tests before submission.</w:t>
      </w:r>
    </w:p>
  </w:comment>
  <w:comment w:id="107" w:author="作成者" w:initials="A">
    <w:p w14:paraId="66C2615A" w14:textId="77777777" w:rsidR="00F01E70" w:rsidRDefault="000326D4">
      <w:r>
        <w:annotationRef/>
      </w:r>
      <w:r>
        <w:rPr>
          <w:color w:val="000000"/>
          <w:sz w:val="20"/>
          <w:szCs w:val="20"/>
        </w:rPr>
        <w:t>R2-L339-347: Reviewer 2 notes that nitrogen deposition from heavy vehicular traffic cannot be ruled out as a contributor to increased tree growth. Consider acknowledging this limitation more explicitly.</w:t>
      </w:r>
    </w:p>
  </w:comment>
  <w:comment w:id="108" w:author="作成者" w:initials="A">
    <w:p w14:paraId="72ADFD78" w14:textId="77777777" w:rsidR="00F01E70" w:rsidRDefault="000326D4">
      <w:r>
        <w:annotationRef/>
      </w:r>
      <w:r>
        <w:rPr>
          <w:color w:val="000000"/>
          <w:sz w:val="20"/>
          <w:szCs w:val="20"/>
        </w:rPr>
        <w:t>R1-Discussion 4.4: Per Reviewer 1, this paragraph discusses A. mariesii decline and belongs in section 4.3. Consider moving this paragraph to the end of section 4.3.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E95391" w15:done="0"/>
  <w15:commentEx w15:paraId="74AEBAE7" w15:done="0"/>
  <w15:commentEx w15:paraId="19C57930" w15:done="0"/>
  <w15:commentEx w15:paraId="3D91AE7B" w15:done="0"/>
  <w15:commentEx w15:paraId="044F3628" w15:done="0"/>
  <w15:commentEx w15:paraId="27EC0EE0" w15:done="0"/>
  <w15:commentEx w15:paraId="66C2615A" w15:done="0"/>
  <w15:commentEx w15:paraId="72ADFD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06871B" w16cex:dateUtc="2026-04-11T03:25:00Z"/>
  <w16cex:commentExtensible w16cex:durableId="7962E530" w16cex:dateUtc="2026-04-11T03:01:00Z"/>
  <w16cex:commentExtensible w16cex:durableId="68642D98" w16cex:dateUtc="2026-04-11T0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E95391" w16cid:durableId="63195AC9"/>
  <w16cid:commentId w16cid:paraId="74AEBAE7" w16cid:durableId="27AD2451"/>
  <w16cid:commentId w16cid:paraId="19C57930" w16cid:durableId="7C06871B"/>
  <w16cid:commentId w16cid:paraId="3D91AE7B" w16cid:durableId="7962E530"/>
  <w16cid:commentId w16cid:paraId="044F3628" w16cid:durableId="68642D98"/>
  <w16cid:commentId w16cid:paraId="27EC0EE0" w16cid:durableId="11D79338"/>
  <w16cid:commentId w16cid:paraId="66C2615A" w16cid:durableId="7CC59DF5"/>
  <w16cid:commentId w16cid:paraId="72ADFD78" w16cid:durableId="79409A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1F965" w14:textId="77777777" w:rsidR="008F6A75" w:rsidRDefault="008F6A75">
      <w:pPr>
        <w:spacing w:before="0" w:after="0" w:line="240" w:lineRule="auto"/>
      </w:pPr>
      <w:r>
        <w:separator/>
      </w:r>
    </w:p>
  </w:endnote>
  <w:endnote w:type="continuationSeparator" w:id="0">
    <w:p w14:paraId="2B28ED33" w14:textId="77777777" w:rsidR="008F6A75" w:rsidRDefault="008F6A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Sans">
    <w:panose1 w:val="020B0604020202020204"/>
    <w:charset w:val="00"/>
    <w:family w:val="swiss"/>
    <w:pitch w:val="variable"/>
    <w:sig w:usb0="E0000AFF" w:usb1="500078FF" w:usb2="00000021" w:usb3="00000000" w:csb0="000001BF" w:csb1="00000000"/>
  </w:font>
  <w:font w:name="Noto Sans CJK JP">
    <w:altName w:val="Cambria"/>
    <w:panose1 w:val="00000000000000000000"/>
    <w:charset w:val="00"/>
    <w:family w:val="roman"/>
    <w:notTrueType/>
    <w:pitch w:val="default"/>
  </w:font>
  <w:font w:name="TakaoPGothic">
    <w:altName w:val="Calibri"/>
    <w:charset w:val="00"/>
    <w:family w:val="auto"/>
    <w:pitch w:val="variable"/>
  </w:font>
  <w:font w:name="Liberation Mono">
    <w:panose1 w:val="02070409020205020404"/>
    <w:charset w:val="00"/>
    <w:family w:val="modern"/>
    <w:pitch w:val="fixed"/>
    <w:sig w:usb0="E0000AFF" w:usb1="400078FF" w:usb2="00000001" w:usb3="00000000" w:csb0="000001B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446653"/>
      <w:docPartObj>
        <w:docPartGallery w:val="Page Numbers (Bottom of Page)"/>
        <w:docPartUnique/>
      </w:docPartObj>
    </w:sdtPr>
    <w:sdtContent>
      <w:p w14:paraId="63F56BFF" w14:textId="77777777" w:rsidR="006B4C8F" w:rsidRPr="00180649" w:rsidRDefault="007337CC" w:rsidP="001E5E2C">
        <w:pPr>
          <w:jc w:val="center"/>
          <w:rPr>
            <w:rFonts w:eastAsia="ＭＳ 明朝"/>
            <w:lang w:eastAsia="ja-JP"/>
          </w:rPr>
        </w:pPr>
        <w:r>
          <w:fldChar w:fldCharType="begin"/>
        </w:r>
        <w:r>
          <w:instrText>PAGE   \* MERGEFORMAT</w:instrText>
        </w:r>
        <w:r>
          <w:fldChar w:fldCharType="separate"/>
        </w:r>
        <w:r>
          <w:rPr>
            <w:lang w:val="ja-JP" w:eastAsia="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DA30F" w14:textId="77777777" w:rsidR="008F6A75" w:rsidRDefault="008F6A75">
      <w:pPr>
        <w:spacing w:before="0" w:after="0" w:line="240" w:lineRule="auto"/>
      </w:pPr>
      <w:r>
        <w:separator/>
      </w:r>
    </w:p>
  </w:footnote>
  <w:footnote w:type="continuationSeparator" w:id="0">
    <w:p w14:paraId="3A823AE2" w14:textId="77777777" w:rsidR="008F6A75" w:rsidRDefault="008F6A7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E3F"/>
    <w:multiLevelType w:val="multilevel"/>
    <w:tmpl w:val="A6C8B7E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1ADB72EB"/>
    <w:multiLevelType w:val="hybridMultilevel"/>
    <w:tmpl w:val="96223612"/>
    <w:lvl w:ilvl="0" w:tplc="2BF82512">
      <w:start w:val="4"/>
      <w:numFmt w:val="bullet"/>
      <w:lvlText w:val="-"/>
      <w:lvlJc w:val="left"/>
      <w:pPr>
        <w:ind w:left="644" w:hanging="360"/>
      </w:pPr>
      <w:rPr>
        <w:rFonts w:ascii="Times New Roman" w:eastAsia="ＭＳ 明朝" w:hAnsi="Times New Roman" w:cs="Times New Roman" w:hint="default"/>
      </w:rPr>
    </w:lvl>
    <w:lvl w:ilvl="1" w:tplc="0409000B" w:tentative="1">
      <w:start w:val="1"/>
      <w:numFmt w:val="bullet"/>
      <w:lvlText w:val=""/>
      <w:lvlJc w:val="left"/>
      <w:pPr>
        <w:ind w:left="1164" w:hanging="440"/>
      </w:pPr>
      <w:rPr>
        <w:rFonts w:ascii="Wingdings" w:hAnsi="Wingdings" w:hint="default"/>
      </w:rPr>
    </w:lvl>
    <w:lvl w:ilvl="2" w:tplc="0409000D"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B" w:tentative="1">
      <w:start w:val="1"/>
      <w:numFmt w:val="bullet"/>
      <w:lvlText w:val=""/>
      <w:lvlJc w:val="left"/>
      <w:pPr>
        <w:ind w:left="2484" w:hanging="440"/>
      </w:pPr>
      <w:rPr>
        <w:rFonts w:ascii="Wingdings" w:hAnsi="Wingdings" w:hint="default"/>
      </w:rPr>
    </w:lvl>
    <w:lvl w:ilvl="5" w:tplc="0409000D"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B" w:tentative="1">
      <w:start w:val="1"/>
      <w:numFmt w:val="bullet"/>
      <w:lvlText w:val=""/>
      <w:lvlJc w:val="left"/>
      <w:pPr>
        <w:ind w:left="3804" w:hanging="440"/>
      </w:pPr>
      <w:rPr>
        <w:rFonts w:ascii="Wingdings" w:hAnsi="Wingdings" w:hint="default"/>
      </w:rPr>
    </w:lvl>
    <w:lvl w:ilvl="8" w:tplc="0409000D" w:tentative="1">
      <w:start w:val="1"/>
      <w:numFmt w:val="bullet"/>
      <w:lvlText w:val=""/>
      <w:lvlJc w:val="left"/>
      <w:pPr>
        <w:ind w:left="4244" w:hanging="440"/>
      </w:pPr>
      <w:rPr>
        <w:rFonts w:ascii="Wingdings" w:hAnsi="Wingdings" w:hint="default"/>
      </w:rPr>
    </w:lvl>
  </w:abstractNum>
  <w:abstractNum w:abstractNumId="2" w15:restartNumberingAfterBreak="0">
    <w:nsid w:val="23010CB5"/>
    <w:multiLevelType w:val="multilevel"/>
    <w:tmpl w:val="7AD4966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2F8C41A6"/>
    <w:multiLevelType w:val="hybridMultilevel"/>
    <w:tmpl w:val="A0A45284"/>
    <w:lvl w:ilvl="0" w:tplc="BE14AEEC">
      <w:start w:val="1"/>
      <w:numFmt w:val="decimal"/>
      <w:lvlText w:val="%1."/>
      <w:lvlJc w:val="left"/>
      <w:pPr>
        <w:ind w:left="440" w:hanging="440"/>
      </w:pPr>
    </w:lvl>
    <w:lvl w:ilvl="1" w:tplc="3FE82148" w:tentative="1">
      <w:start w:val="1"/>
      <w:numFmt w:val="aiueoFullWidth"/>
      <w:lvlText w:val="(%2)"/>
      <w:lvlJc w:val="left"/>
      <w:pPr>
        <w:ind w:left="880" w:hanging="440"/>
      </w:pPr>
    </w:lvl>
    <w:lvl w:ilvl="2" w:tplc="1982D7BE" w:tentative="1">
      <w:start w:val="1"/>
      <w:numFmt w:val="decimalEnclosedCircle"/>
      <w:lvlText w:val="%3"/>
      <w:lvlJc w:val="left"/>
      <w:pPr>
        <w:ind w:left="1320" w:hanging="440"/>
      </w:pPr>
    </w:lvl>
    <w:lvl w:ilvl="3" w:tplc="18886130" w:tentative="1">
      <w:start w:val="1"/>
      <w:numFmt w:val="decimal"/>
      <w:lvlText w:val="%4."/>
      <w:lvlJc w:val="left"/>
      <w:pPr>
        <w:ind w:left="1760" w:hanging="440"/>
      </w:pPr>
    </w:lvl>
    <w:lvl w:ilvl="4" w:tplc="E7C4ED78" w:tentative="1">
      <w:start w:val="1"/>
      <w:numFmt w:val="aiueoFullWidth"/>
      <w:lvlText w:val="(%5)"/>
      <w:lvlJc w:val="left"/>
      <w:pPr>
        <w:ind w:left="2200" w:hanging="440"/>
      </w:pPr>
    </w:lvl>
    <w:lvl w:ilvl="5" w:tplc="D808357C" w:tentative="1">
      <w:start w:val="1"/>
      <w:numFmt w:val="decimalEnclosedCircle"/>
      <w:lvlText w:val="%6"/>
      <w:lvlJc w:val="left"/>
      <w:pPr>
        <w:ind w:left="2640" w:hanging="440"/>
      </w:pPr>
    </w:lvl>
    <w:lvl w:ilvl="6" w:tplc="1DE8D21C" w:tentative="1">
      <w:start w:val="1"/>
      <w:numFmt w:val="decimal"/>
      <w:lvlText w:val="%7."/>
      <w:lvlJc w:val="left"/>
      <w:pPr>
        <w:ind w:left="3080" w:hanging="440"/>
      </w:pPr>
    </w:lvl>
    <w:lvl w:ilvl="7" w:tplc="0AD62E2E" w:tentative="1">
      <w:start w:val="1"/>
      <w:numFmt w:val="aiueoFullWidth"/>
      <w:lvlText w:val="(%8)"/>
      <w:lvlJc w:val="left"/>
      <w:pPr>
        <w:ind w:left="3520" w:hanging="440"/>
      </w:pPr>
    </w:lvl>
    <w:lvl w:ilvl="8" w:tplc="F2C4EE00" w:tentative="1">
      <w:start w:val="1"/>
      <w:numFmt w:val="decimalEnclosedCircle"/>
      <w:lvlText w:val="%9"/>
      <w:lvlJc w:val="left"/>
      <w:pPr>
        <w:ind w:left="3960" w:hanging="440"/>
      </w:pPr>
    </w:lvl>
  </w:abstractNum>
  <w:abstractNum w:abstractNumId="4" w15:restartNumberingAfterBreak="0">
    <w:nsid w:val="30444BEF"/>
    <w:multiLevelType w:val="multilevel"/>
    <w:tmpl w:val="C8BEBD0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3528004F"/>
    <w:multiLevelType w:val="hybridMultilevel"/>
    <w:tmpl w:val="1E948FC2"/>
    <w:lvl w:ilvl="0" w:tplc="77323658">
      <w:start w:val="12"/>
      <w:numFmt w:val="bullet"/>
      <w:lvlText w:val="-"/>
      <w:lvlJc w:val="left"/>
      <w:pPr>
        <w:ind w:left="502" w:hanging="360"/>
      </w:pPr>
      <w:rPr>
        <w:rFonts w:ascii="Times New Roman" w:eastAsia="ＭＳ 明朝" w:hAnsi="Times New Roman" w:cs="Times New Roman" w:hint="default"/>
      </w:rPr>
    </w:lvl>
    <w:lvl w:ilvl="1" w:tplc="0409000B" w:tentative="1">
      <w:start w:val="1"/>
      <w:numFmt w:val="bullet"/>
      <w:lvlText w:val=""/>
      <w:lvlJc w:val="left"/>
      <w:pPr>
        <w:ind w:left="1022" w:hanging="440"/>
      </w:pPr>
      <w:rPr>
        <w:rFonts w:ascii="Wingdings" w:hAnsi="Wingdings" w:hint="default"/>
      </w:rPr>
    </w:lvl>
    <w:lvl w:ilvl="2" w:tplc="0409000D" w:tentative="1">
      <w:start w:val="1"/>
      <w:numFmt w:val="bullet"/>
      <w:lvlText w:val=""/>
      <w:lvlJc w:val="left"/>
      <w:pPr>
        <w:ind w:left="1462" w:hanging="440"/>
      </w:pPr>
      <w:rPr>
        <w:rFonts w:ascii="Wingdings" w:hAnsi="Wingdings" w:hint="default"/>
      </w:rPr>
    </w:lvl>
    <w:lvl w:ilvl="3" w:tplc="04090001" w:tentative="1">
      <w:start w:val="1"/>
      <w:numFmt w:val="bullet"/>
      <w:lvlText w:val=""/>
      <w:lvlJc w:val="left"/>
      <w:pPr>
        <w:ind w:left="1902" w:hanging="440"/>
      </w:pPr>
      <w:rPr>
        <w:rFonts w:ascii="Wingdings" w:hAnsi="Wingdings" w:hint="default"/>
      </w:rPr>
    </w:lvl>
    <w:lvl w:ilvl="4" w:tplc="0409000B" w:tentative="1">
      <w:start w:val="1"/>
      <w:numFmt w:val="bullet"/>
      <w:lvlText w:val=""/>
      <w:lvlJc w:val="left"/>
      <w:pPr>
        <w:ind w:left="2342" w:hanging="440"/>
      </w:pPr>
      <w:rPr>
        <w:rFonts w:ascii="Wingdings" w:hAnsi="Wingdings" w:hint="default"/>
      </w:rPr>
    </w:lvl>
    <w:lvl w:ilvl="5" w:tplc="0409000D" w:tentative="1">
      <w:start w:val="1"/>
      <w:numFmt w:val="bullet"/>
      <w:lvlText w:val=""/>
      <w:lvlJc w:val="left"/>
      <w:pPr>
        <w:ind w:left="2782" w:hanging="440"/>
      </w:pPr>
      <w:rPr>
        <w:rFonts w:ascii="Wingdings" w:hAnsi="Wingdings" w:hint="default"/>
      </w:rPr>
    </w:lvl>
    <w:lvl w:ilvl="6" w:tplc="04090001" w:tentative="1">
      <w:start w:val="1"/>
      <w:numFmt w:val="bullet"/>
      <w:lvlText w:val=""/>
      <w:lvlJc w:val="left"/>
      <w:pPr>
        <w:ind w:left="3222" w:hanging="440"/>
      </w:pPr>
      <w:rPr>
        <w:rFonts w:ascii="Wingdings" w:hAnsi="Wingdings" w:hint="default"/>
      </w:rPr>
    </w:lvl>
    <w:lvl w:ilvl="7" w:tplc="0409000B" w:tentative="1">
      <w:start w:val="1"/>
      <w:numFmt w:val="bullet"/>
      <w:lvlText w:val=""/>
      <w:lvlJc w:val="left"/>
      <w:pPr>
        <w:ind w:left="3662" w:hanging="440"/>
      </w:pPr>
      <w:rPr>
        <w:rFonts w:ascii="Wingdings" w:hAnsi="Wingdings" w:hint="default"/>
      </w:rPr>
    </w:lvl>
    <w:lvl w:ilvl="8" w:tplc="0409000D" w:tentative="1">
      <w:start w:val="1"/>
      <w:numFmt w:val="bullet"/>
      <w:lvlText w:val=""/>
      <w:lvlJc w:val="left"/>
      <w:pPr>
        <w:ind w:left="4102" w:hanging="440"/>
      </w:pPr>
      <w:rPr>
        <w:rFonts w:ascii="Wingdings" w:hAnsi="Wingdings" w:hint="default"/>
      </w:rPr>
    </w:lvl>
  </w:abstractNum>
  <w:abstractNum w:abstractNumId="6" w15:restartNumberingAfterBreak="0">
    <w:nsid w:val="35E003E2"/>
    <w:multiLevelType w:val="multilevel"/>
    <w:tmpl w:val="4A3C365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 w15:restartNumberingAfterBreak="0">
    <w:nsid w:val="47710308"/>
    <w:multiLevelType w:val="multilevel"/>
    <w:tmpl w:val="DD7C5AB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 w15:restartNumberingAfterBreak="0">
    <w:nsid w:val="4897087E"/>
    <w:multiLevelType w:val="multilevel"/>
    <w:tmpl w:val="EA94CB8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 w15:restartNumberingAfterBreak="0">
    <w:nsid w:val="4D613879"/>
    <w:multiLevelType w:val="multilevel"/>
    <w:tmpl w:val="5EA4577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 w15:restartNumberingAfterBreak="0">
    <w:nsid w:val="5E552DB8"/>
    <w:multiLevelType w:val="multilevel"/>
    <w:tmpl w:val="3B4E865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 w15:restartNumberingAfterBreak="0">
    <w:nsid w:val="611357BB"/>
    <w:multiLevelType w:val="hybridMultilevel"/>
    <w:tmpl w:val="8E36592E"/>
    <w:lvl w:ilvl="0" w:tplc="9A286ED6">
      <w:start w:val="12"/>
      <w:numFmt w:val="bullet"/>
      <w:lvlText w:val="-"/>
      <w:lvlJc w:val="left"/>
      <w:pPr>
        <w:ind w:left="862" w:hanging="360"/>
      </w:pPr>
      <w:rPr>
        <w:rFonts w:ascii="Times New Roman" w:eastAsia="ＭＳ 明朝" w:hAnsi="Times New Roman" w:cs="Times New Roman" w:hint="default"/>
      </w:rPr>
    </w:lvl>
    <w:lvl w:ilvl="1" w:tplc="0409000B" w:tentative="1">
      <w:start w:val="1"/>
      <w:numFmt w:val="bullet"/>
      <w:lvlText w:val=""/>
      <w:lvlJc w:val="left"/>
      <w:pPr>
        <w:ind w:left="1382" w:hanging="440"/>
      </w:pPr>
      <w:rPr>
        <w:rFonts w:ascii="Wingdings" w:hAnsi="Wingdings" w:hint="default"/>
      </w:rPr>
    </w:lvl>
    <w:lvl w:ilvl="2" w:tplc="0409000D" w:tentative="1">
      <w:start w:val="1"/>
      <w:numFmt w:val="bullet"/>
      <w:lvlText w:val=""/>
      <w:lvlJc w:val="left"/>
      <w:pPr>
        <w:ind w:left="1822" w:hanging="440"/>
      </w:pPr>
      <w:rPr>
        <w:rFonts w:ascii="Wingdings" w:hAnsi="Wingdings" w:hint="default"/>
      </w:rPr>
    </w:lvl>
    <w:lvl w:ilvl="3" w:tplc="04090001" w:tentative="1">
      <w:start w:val="1"/>
      <w:numFmt w:val="bullet"/>
      <w:lvlText w:val=""/>
      <w:lvlJc w:val="left"/>
      <w:pPr>
        <w:ind w:left="2262" w:hanging="440"/>
      </w:pPr>
      <w:rPr>
        <w:rFonts w:ascii="Wingdings" w:hAnsi="Wingdings" w:hint="default"/>
      </w:rPr>
    </w:lvl>
    <w:lvl w:ilvl="4" w:tplc="0409000B" w:tentative="1">
      <w:start w:val="1"/>
      <w:numFmt w:val="bullet"/>
      <w:lvlText w:val=""/>
      <w:lvlJc w:val="left"/>
      <w:pPr>
        <w:ind w:left="2702" w:hanging="440"/>
      </w:pPr>
      <w:rPr>
        <w:rFonts w:ascii="Wingdings" w:hAnsi="Wingdings" w:hint="default"/>
      </w:rPr>
    </w:lvl>
    <w:lvl w:ilvl="5" w:tplc="0409000D" w:tentative="1">
      <w:start w:val="1"/>
      <w:numFmt w:val="bullet"/>
      <w:lvlText w:val=""/>
      <w:lvlJc w:val="left"/>
      <w:pPr>
        <w:ind w:left="3142" w:hanging="440"/>
      </w:pPr>
      <w:rPr>
        <w:rFonts w:ascii="Wingdings" w:hAnsi="Wingdings" w:hint="default"/>
      </w:rPr>
    </w:lvl>
    <w:lvl w:ilvl="6" w:tplc="04090001" w:tentative="1">
      <w:start w:val="1"/>
      <w:numFmt w:val="bullet"/>
      <w:lvlText w:val=""/>
      <w:lvlJc w:val="left"/>
      <w:pPr>
        <w:ind w:left="3582" w:hanging="440"/>
      </w:pPr>
      <w:rPr>
        <w:rFonts w:ascii="Wingdings" w:hAnsi="Wingdings" w:hint="default"/>
      </w:rPr>
    </w:lvl>
    <w:lvl w:ilvl="7" w:tplc="0409000B" w:tentative="1">
      <w:start w:val="1"/>
      <w:numFmt w:val="bullet"/>
      <w:lvlText w:val=""/>
      <w:lvlJc w:val="left"/>
      <w:pPr>
        <w:ind w:left="4022" w:hanging="440"/>
      </w:pPr>
      <w:rPr>
        <w:rFonts w:ascii="Wingdings" w:hAnsi="Wingdings" w:hint="default"/>
      </w:rPr>
    </w:lvl>
    <w:lvl w:ilvl="8" w:tplc="0409000D" w:tentative="1">
      <w:start w:val="1"/>
      <w:numFmt w:val="bullet"/>
      <w:lvlText w:val=""/>
      <w:lvlJc w:val="left"/>
      <w:pPr>
        <w:ind w:left="4462" w:hanging="440"/>
      </w:pPr>
      <w:rPr>
        <w:rFonts w:ascii="Wingdings" w:hAnsi="Wingdings" w:hint="default"/>
      </w:rPr>
    </w:lvl>
  </w:abstractNum>
  <w:abstractNum w:abstractNumId="12" w15:restartNumberingAfterBreak="0">
    <w:nsid w:val="6D680C2E"/>
    <w:multiLevelType w:val="multilevel"/>
    <w:tmpl w:val="0370628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 w15:restartNumberingAfterBreak="0">
    <w:nsid w:val="77D85F21"/>
    <w:multiLevelType w:val="multilevel"/>
    <w:tmpl w:val="82A21F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54023079">
    <w:abstractNumId w:val="7"/>
  </w:num>
  <w:num w:numId="2" w16cid:durableId="1007174691">
    <w:abstractNumId w:val="9"/>
  </w:num>
  <w:num w:numId="3" w16cid:durableId="940525421">
    <w:abstractNumId w:val="12"/>
  </w:num>
  <w:num w:numId="4" w16cid:durableId="1220828478">
    <w:abstractNumId w:val="2"/>
  </w:num>
  <w:num w:numId="5" w16cid:durableId="28576158">
    <w:abstractNumId w:val="10"/>
  </w:num>
  <w:num w:numId="6" w16cid:durableId="1026053820">
    <w:abstractNumId w:val="8"/>
  </w:num>
  <w:num w:numId="7" w16cid:durableId="2070881864">
    <w:abstractNumId w:val="4"/>
  </w:num>
  <w:num w:numId="8" w16cid:durableId="1269241973">
    <w:abstractNumId w:val="0"/>
  </w:num>
  <w:num w:numId="9" w16cid:durableId="1212569624">
    <w:abstractNumId w:val="6"/>
  </w:num>
  <w:num w:numId="10" w16cid:durableId="1997105551">
    <w:abstractNumId w:val="13"/>
  </w:num>
  <w:num w:numId="11" w16cid:durableId="294992631">
    <w:abstractNumId w:val="7"/>
  </w:num>
  <w:num w:numId="12" w16cid:durableId="479267804">
    <w:abstractNumId w:val="7"/>
  </w:num>
  <w:num w:numId="13" w16cid:durableId="1826509934">
    <w:abstractNumId w:val="7"/>
  </w:num>
  <w:num w:numId="14" w16cid:durableId="1619873173">
    <w:abstractNumId w:val="7"/>
  </w:num>
  <w:num w:numId="15" w16cid:durableId="1091583342">
    <w:abstractNumId w:val="7"/>
  </w:num>
  <w:num w:numId="16" w16cid:durableId="925308994">
    <w:abstractNumId w:val="7"/>
  </w:num>
  <w:num w:numId="17" w16cid:durableId="1326857616">
    <w:abstractNumId w:val="7"/>
  </w:num>
  <w:num w:numId="18" w16cid:durableId="1831214156">
    <w:abstractNumId w:val="7"/>
  </w:num>
  <w:num w:numId="19" w16cid:durableId="1688025484">
    <w:abstractNumId w:val="3"/>
  </w:num>
  <w:num w:numId="20" w16cid:durableId="1860075251">
    <w:abstractNumId w:val="1"/>
  </w:num>
  <w:num w:numId="21" w16cid:durableId="700131371">
    <w:abstractNumId w:val="5"/>
  </w:num>
  <w:num w:numId="22" w16cid:durableId="123346686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ME ATSUSHI">
    <w15:presenceInfo w15:providerId="AD" w15:userId="S::kume.atsushi.071@m.kyushu-u.ac.jp::ad17ba81-13e5-42c2-b511-c31e9e311e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autoHyphenation/>
  <w:hyphenationZone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3NjQ1sDAxNbQ0NzBV0lEKTi0uzszPAykwqgUAjEE+AywAAAA="/>
    <w:docVar w:name="UniqueDocId" w:val="b94d615e-79a9-4909-a72e-c894beea4fce"/>
  </w:docVars>
  <w:rsids>
    <w:rsidRoot w:val="00F31D4D"/>
    <w:rsid w:val="00000746"/>
    <w:rsid w:val="000008A1"/>
    <w:rsid w:val="00001B5D"/>
    <w:rsid w:val="000024DB"/>
    <w:rsid w:val="00002B8D"/>
    <w:rsid w:val="00003DE6"/>
    <w:rsid w:val="00004E65"/>
    <w:rsid w:val="00006D4D"/>
    <w:rsid w:val="000079B5"/>
    <w:rsid w:val="00010711"/>
    <w:rsid w:val="00010BAF"/>
    <w:rsid w:val="0001121F"/>
    <w:rsid w:val="000116B6"/>
    <w:rsid w:val="00012F9E"/>
    <w:rsid w:val="000136D6"/>
    <w:rsid w:val="00013C87"/>
    <w:rsid w:val="000144AB"/>
    <w:rsid w:val="00015C9F"/>
    <w:rsid w:val="00015CE7"/>
    <w:rsid w:val="00017975"/>
    <w:rsid w:val="00020272"/>
    <w:rsid w:val="0002217A"/>
    <w:rsid w:val="000240BB"/>
    <w:rsid w:val="00024727"/>
    <w:rsid w:val="000253C2"/>
    <w:rsid w:val="000254C4"/>
    <w:rsid w:val="00026578"/>
    <w:rsid w:val="000265C3"/>
    <w:rsid w:val="0002691F"/>
    <w:rsid w:val="00027873"/>
    <w:rsid w:val="00027B69"/>
    <w:rsid w:val="00031C15"/>
    <w:rsid w:val="000326D4"/>
    <w:rsid w:val="00033A03"/>
    <w:rsid w:val="00034631"/>
    <w:rsid w:val="00035281"/>
    <w:rsid w:val="00035CF3"/>
    <w:rsid w:val="00036B97"/>
    <w:rsid w:val="00037458"/>
    <w:rsid w:val="00037B50"/>
    <w:rsid w:val="000401E6"/>
    <w:rsid w:val="0004058C"/>
    <w:rsid w:val="00040F3F"/>
    <w:rsid w:val="00041C93"/>
    <w:rsid w:val="000435EF"/>
    <w:rsid w:val="00043FF3"/>
    <w:rsid w:val="00044F44"/>
    <w:rsid w:val="0004534D"/>
    <w:rsid w:val="00045524"/>
    <w:rsid w:val="00046EA9"/>
    <w:rsid w:val="0004702E"/>
    <w:rsid w:val="0005006E"/>
    <w:rsid w:val="00050557"/>
    <w:rsid w:val="00050954"/>
    <w:rsid w:val="00051307"/>
    <w:rsid w:val="00051FE2"/>
    <w:rsid w:val="00052F8B"/>
    <w:rsid w:val="00053E60"/>
    <w:rsid w:val="00056441"/>
    <w:rsid w:val="00057441"/>
    <w:rsid w:val="00057E95"/>
    <w:rsid w:val="000605B5"/>
    <w:rsid w:val="00060D08"/>
    <w:rsid w:val="00060F19"/>
    <w:rsid w:val="00061844"/>
    <w:rsid w:val="0006306E"/>
    <w:rsid w:val="00063E9E"/>
    <w:rsid w:val="00065128"/>
    <w:rsid w:val="00066459"/>
    <w:rsid w:val="00067351"/>
    <w:rsid w:val="00067D78"/>
    <w:rsid w:val="00073173"/>
    <w:rsid w:val="000736C2"/>
    <w:rsid w:val="000755E1"/>
    <w:rsid w:val="00075D53"/>
    <w:rsid w:val="0007623E"/>
    <w:rsid w:val="000778A1"/>
    <w:rsid w:val="0008159B"/>
    <w:rsid w:val="000821BF"/>
    <w:rsid w:val="00083475"/>
    <w:rsid w:val="0008363C"/>
    <w:rsid w:val="00085432"/>
    <w:rsid w:val="00085931"/>
    <w:rsid w:val="00085BF1"/>
    <w:rsid w:val="000879DB"/>
    <w:rsid w:val="00090685"/>
    <w:rsid w:val="00090B11"/>
    <w:rsid w:val="000934A0"/>
    <w:rsid w:val="000936A9"/>
    <w:rsid w:val="00093D8A"/>
    <w:rsid w:val="00095854"/>
    <w:rsid w:val="000A08C5"/>
    <w:rsid w:val="000A0D1A"/>
    <w:rsid w:val="000A114D"/>
    <w:rsid w:val="000A3538"/>
    <w:rsid w:val="000A3E91"/>
    <w:rsid w:val="000A438F"/>
    <w:rsid w:val="000A5A83"/>
    <w:rsid w:val="000A5D2B"/>
    <w:rsid w:val="000A7A23"/>
    <w:rsid w:val="000B10ED"/>
    <w:rsid w:val="000B1517"/>
    <w:rsid w:val="000B1761"/>
    <w:rsid w:val="000B2CEC"/>
    <w:rsid w:val="000B3100"/>
    <w:rsid w:val="000B5E68"/>
    <w:rsid w:val="000B62D7"/>
    <w:rsid w:val="000C21A7"/>
    <w:rsid w:val="000C3996"/>
    <w:rsid w:val="000C482E"/>
    <w:rsid w:val="000C5EDD"/>
    <w:rsid w:val="000C6538"/>
    <w:rsid w:val="000C73CF"/>
    <w:rsid w:val="000D0573"/>
    <w:rsid w:val="000D128F"/>
    <w:rsid w:val="000D18E2"/>
    <w:rsid w:val="000D2651"/>
    <w:rsid w:val="000D358E"/>
    <w:rsid w:val="000D36DB"/>
    <w:rsid w:val="000D3CAB"/>
    <w:rsid w:val="000D4CB4"/>
    <w:rsid w:val="000D5EBD"/>
    <w:rsid w:val="000D5ED4"/>
    <w:rsid w:val="000D66A4"/>
    <w:rsid w:val="000D6D79"/>
    <w:rsid w:val="000E08CC"/>
    <w:rsid w:val="000E0E98"/>
    <w:rsid w:val="000E107A"/>
    <w:rsid w:val="000E1D0E"/>
    <w:rsid w:val="000E2B87"/>
    <w:rsid w:val="000E3B22"/>
    <w:rsid w:val="000E48D6"/>
    <w:rsid w:val="000E5466"/>
    <w:rsid w:val="000E59CA"/>
    <w:rsid w:val="000E6CF5"/>
    <w:rsid w:val="000E75BC"/>
    <w:rsid w:val="000F009D"/>
    <w:rsid w:val="000F1DDA"/>
    <w:rsid w:val="000F20D9"/>
    <w:rsid w:val="000F257D"/>
    <w:rsid w:val="000F29DC"/>
    <w:rsid w:val="000F2E1F"/>
    <w:rsid w:val="000F2E88"/>
    <w:rsid w:val="000F5847"/>
    <w:rsid w:val="000F67A0"/>
    <w:rsid w:val="000F68E0"/>
    <w:rsid w:val="000F77CE"/>
    <w:rsid w:val="000F7F34"/>
    <w:rsid w:val="0010002D"/>
    <w:rsid w:val="00100B36"/>
    <w:rsid w:val="00101744"/>
    <w:rsid w:val="00101D20"/>
    <w:rsid w:val="00105205"/>
    <w:rsid w:val="00105218"/>
    <w:rsid w:val="0010632C"/>
    <w:rsid w:val="001069AE"/>
    <w:rsid w:val="00106EFF"/>
    <w:rsid w:val="00107E01"/>
    <w:rsid w:val="001105F3"/>
    <w:rsid w:val="00110E11"/>
    <w:rsid w:val="0011145C"/>
    <w:rsid w:val="00111968"/>
    <w:rsid w:val="00111AB1"/>
    <w:rsid w:val="00112337"/>
    <w:rsid w:val="0011466B"/>
    <w:rsid w:val="00116390"/>
    <w:rsid w:val="0011656A"/>
    <w:rsid w:val="00116E1D"/>
    <w:rsid w:val="0011704E"/>
    <w:rsid w:val="00117CC8"/>
    <w:rsid w:val="00120791"/>
    <w:rsid w:val="00120A99"/>
    <w:rsid w:val="00120C69"/>
    <w:rsid w:val="0012153E"/>
    <w:rsid w:val="00123DD3"/>
    <w:rsid w:val="00124BE7"/>
    <w:rsid w:val="00124E99"/>
    <w:rsid w:val="00126174"/>
    <w:rsid w:val="0012750F"/>
    <w:rsid w:val="001312D3"/>
    <w:rsid w:val="00133403"/>
    <w:rsid w:val="00133411"/>
    <w:rsid w:val="001341D7"/>
    <w:rsid w:val="001348E4"/>
    <w:rsid w:val="0013647D"/>
    <w:rsid w:val="00137CCB"/>
    <w:rsid w:val="00137D01"/>
    <w:rsid w:val="001404D0"/>
    <w:rsid w:val="00140BF6"/>
    <w:rsid w:val="00140DD6"/>
    <w:rsid w:val="00141C7A"/>
    <w:rsid w:val="00142D07"/>
    <w:rsid w:val="00144539"/>
    <w:rsid w:val="001448F8"/>
    <w:rsid w:val="00145081"/>
    <w:rsid w:val="00146EE5"/>
    <w:rsid w:val="001470E8"/>
    <w:rsid w:val="0014710B"/>
    <w:rsid w:val="0014729B"/>
    <w:rsid w:val="00147E35"/>
    <w:rsid w:val="0015038F"/>
    <w:rsid w:val="001504C2"/>
    <w:rsid w:val="00150E8B"/>
    <w:rsid w:val="0015123E"/>
    <w:rsid w:val="00151959"/>
    <w:rsid w:val="001523BC"/>
    <w:rsid w:val="001524A1"/>
    <w:rsid w:val="001533C6"/>
    <w:rsid w:val="00154C88"/>
    <w:rsid w:val="00154C8D"/>
    <w:rsid w:val="00155A3A"/>
    <w:rsid w:val="00156813"/>
    <w:rsid w:val="00157A47"/>
    <w:rsid w:val="001611EC"/>
    <w:rsid w:val="00162630"/>
    <w:rsid w:val="001632DD"/>
    <w:rsid w:val="001659F4"/>
    <w:rsid w:val="001660E1"/>
    <w:rsid w:val="00167078"/>
    <w:rsid w:val="001712CE"/>
    <w:rsid w:val="00172642"/>
    <w:rsid w:val="0017389F"/>
    <w:rsid w:val="00173CA4"/>
    <w:rsid w:val="00174DEA"/>
    <w:rsid w:val="001758A3"/>
    <w:rsid w:val="00175BEE"/>
    <w:rsid w:val="001768D5"/>
    <w:rsid w:val="00176BD0"/>
    <w:rsid w:val="00177C0C"/>
    <w:rsid w:val="00180649"/>
    <w:rsid w:val="0018233C"/>
    <w:rsid w:val="001833EE"/>
    <w:rsid w:val="00183924"/>
    <w:rsid w:val="00183A5C"/>
    <w:rsid w:val="00185362"/>
    <w:rsid w:val="00185D1D"/>
    <w:rsid w:val="00187657"/>
    <w:rsid w:val="00191708"/>
    <w:rsid w:val="00191B01"/>
    <w:rsid w:val="00191D31"/>
    <w:rsid w:val="001923F2"/>
    <w:rsid w:val="001926F5"/>
    <w:rsid w:val="00194001"/>
    <w:rsid w:val="00194CD4"/>
    <w:rsid w:val="00194D5F"/>
    <w:rsid w:val="00195A2C"/>
    <w:rsid w:val="00195E02"/>
    <w:rsid w:val="00195F1D"/>
    <w:rsid w:val="001962CD"/>
    <w:rsid w:val="00196399"/>
    <w:rsid w:val="00196BF9"/>
    <w:rsid w:val="001973DD"/>
    <w:rsid w:val="00197645"/>
    <w:rsid w:val="00197902"/>
    <w:rsid w:val="001A07AB"/>
    <w:rsid w:val="001A14C8"/>
    <w:rsid w:val="001A3DBA"/>
    <w:rsid w:val="001A413C"/>
    <w:rsid w:val="001A55B0"/>
    <w:rsid w:val="001A5CB1"/>
    <w:rsid w:val="001A7564"/>
    <w:rsid w:val="001A7D86"/>
    <w:rsid w:val="001A7EB1"/>
    <w:rsid w:val="001B06E4"/>
    <w:rsid w:val="001B2ABF"/>
    <w:rsid w:val="001B2DF9"/>
    <w:rsid w:val="001B4644"/>
    <w:rsid w:val="001B46FF"/>
    <w:rsid w:val="001B6537"/>
    <w:rsid w:val="001B6B9D"/>
    <w:rsid w:val="001C064F"/>
    <w:rsid w:val="001C18D9"/>
    <w:rsid w:val="001C288C"/>
    <w:rsid w:val="001C2F3E"/>
    <w:rsid w:val="001C33EA"/>
    <w:rsid w:val="001C34A6"/>
    <w:rsid w:val="001C3851"/>
    <w:rsid w:val="001C449D"/>
    <w:rsid w:val="001C5CD9"/>
    <w:rsid w:val="001C5D30"/>
    <w:rsid w:val="001C6277"/>
    <w:rsid w:val="001C6A48"/>
    <w:rsid w:val="001D025A"/>
    <w:rsid w:val="001D1074"/>
    <w:rsid w:val="001D179F"/>
    <w:rsid w:val="001D20CD"/>
    <w:rsid w:val="001D262A"/>
    <w:rsid w:val="001D271E"/>
    <w:rsid w:val="001D2E8A"/>
    <w:rsid w:val="001D3625"/>
    <w:rsid w:val="001D5B19"/>
    <w:rsid w:val="001D5DD4"/>
    <w:rsid w:val="001D612D"/>
    <w:rsid w:val="001D648E"/>
    <w:rsid w:val="001D66ED"/>
    <w:rsid w:val="001D7628"/>
    <w:rsid w:val="001D7C2E"/>
    <w:rsid w:val="001E042C"/>
    <w:rsid w:val="001E0E12"/>
    <w:rsid w:val="001E21BD"/>
    <w:rsid w:val="001E2755"/>
    <w:rsid w:val="001E291C"/>
    <w:rsid w:val="001E2F37"/>
    <w:rsid w:val="001E5536"/>
    <w:rsid w:val="001E5E2C"/>
    <w:rsid w:val="001E6119"/>
    <w:rsid w:val="001E618F"/>
    <w:rsid w:val="001E623C"/>
    <w:rsid w:val="001E66DF"/>
    <w:rsid w:val="001E679C"/>
    <w:rsid w:val="001E6D1D"/>
    <w:rsid w:val="001F13A2"/>
    <w:rsid w:val="001F1A19"/>
    <w:rsid w:val="001F2947"/>
    <w:rsid w:val="001F37BB"/>
    <w:rsid w:val="001F3D92"/>
    <w:rsid w:val="001F7242"/>
    <w:rsid w:val="001F79A7"/>
    <w:rsid w:val="001F7D9E"/>
    <w:rsid w:val="00200CD2"/>
    <w:rsid w:val="00201598"/>
    <w:rsid w:val="0020257B"/>
    <w:rsid w:val="00202BE1"/>
    <w:rsid w:val="00202F81"/>
    <w:rsid w:val="00204E35"/>
    <w:rsid w:val="00204EB3"/>
    <w:rsid w:val="002111F9"/>
    <w:rsid w:val="00212740"/>
    <w:rsid w:val="00213573"/>
    <w:rsid w:val="00214734"/>
    <w:rsid w:val="002151EC"/>
    <w:rsid w:val="00215FBE"/>
    <w:rsid w:val="00216B94"/>
    <w:rsid w:val="00216E9B"/>
    <w:rsid w:val="00221469"/>
    <w:rsid w:val="002217C1"/>
    <w:rsid w:val="00221FD8"/>
    <w:rsid w:val="0022200D"/>
    <w:rsid w:val="002220F9"/>
    <w:rsid w:val="002226E7"/>
    <w:rsid w:val="0022358E"/>
    <w:rsid w:val="0022384F"/>
    <w:rsid w:val="002239DF"/>
    <w:rsid w:val="00226B7D"/>
    <w:rsid w:val="002314F8"/>
    <w:rsid w:val="0023154F"/>
    <w:rsid w:val="002319DD"/>
    <w:rsid w:val="00231AF0"/>
    <w:rsid w:val="00231E44"/>
    <w:rsid w:val="0023257E"/>
    <w:rsid w:val="0023288B"/>
    <w:rsid w:val="002328EB"/>
    <w:rsid w:val="00233F9D"/>
    <w:rsid w:val="00235346"/>
    <w:rsid w:val="0023569B"/>
    <w:rsid w:val="002365C6"/>
    <w:rsid w:val="00237341"/>
    <w:rsid w:val="002373AC"/>
    <w:rsid w:val="00240E23"/>
    <w:rsid w:val="00242116"/>
    <w:rsid w:val="002428AA"/>
    <w:rsid w:val="002434F4"/>
    <w:rsid w:val="00243970"/>
    <w:rsid w:val="00244270"/>
    <w:rsid w:val="00244EEB"/>
    <w:rsid w:val="0024546D"/>
    <w:rsid w:val="00245F17"/>
    <w:rsid w:val="002468A4"/>
    <w:rsid w:val="00246AEF"/>
    <w:rsid w:val="00250CF4"/>
    <w:rsid w:val="002512A5"/>
    <w:rsid w:val="002525FC"/>
    <w:rsid w:val="0025268F"/>
    <w:rsid w:val="0025279D"/>
    <w:rsid w:val="00253362"/>
    <w:rsid w:val="00253380"/>
    <w:rsid w:val="00253B92"/>
    <w:rsid w:val="00254274"/>
    <w:rsid w:val="00254B74"/>
    <w:rsid w:val="002560EB"/>
    <w:rsid w:val="00256E29"/>
    <w:rsid w:val="00257A1B"/>
    <w:rsid w:val="00257D66"/>
    <w:rsid w:val="00260005"/>
    <w:rsid w:val="002610A2"/>
    <w:rsid w:val="0026118F"/>
    <w:rsid w:val="00261C14"/>
    <w:rsid w:val="002654F3"/>
    <w:rsid w:val="00265697"/>
    <w:rsid w:val="00265AE2"/>
    <w:rsid w:val="00265FC0"/>
    <w:rsid w:val="00266194"/>
    <w:rsid w:val="002668F3"/>
    <w:rsid w:val="002676CC"/>
    <w:rsid w:val="0027101E"/>
    <w:rsid w:val="0027158C"/>
    <w:rsid w:val="002718D6"/>
    <w:rsid w:val="00272276"/>
    <w:rsid w:val="0027282C"/>
    <w:rsid w:val="002731F1"/>
    <w:rsid w:val="00273EEB"/>
    <w:rsid w:val="002743C9"/>
    <w:rsid w:val="00274D35"/>
    <w:rsid w:val="00274D77"/>
    <w:rsid w:val="00275028"/>
    <w:rsid w:val="0027538A"/>
    <w:rsid w:val="0027755A"/>
    <w:rsid w:val="00281871"/>
    <w:rsid w:val="00281DF9"/>
    <w:rsid w:val="0028297B"/>
    <w:rsid w:val="002845F6"/>
    <w:rsid w:val="0028498C"/>
    <w:rsid w:val="002851D2"/>
    <w:rsid w:val="00285701"/>
    <w:rsid w:val="00285A63"/>
    <w:rsid w:val="00290FF9"/>
    <w:rsid w:val="0029163F"/>
    <w:rsid w:val="00291721"/>
    <w:rsid w:val="00292472"/>
    <w:rsid w:val="00293090"/>
    <w:rsid w:val="00295100"/>
    <w:rsid w:val="002964E1"/>
    <w:rsid w:val="00296599"/>
    <w:rsid w:val="0029677F"/>
    <w:rsid w:val="00296B37"/>
    <w:rsid w:val="002A2E06"/>
    <w:rsid w:val="002A2FB2"/>
    <w:rsid w:val="002A3237"/>
    <w:rsid w:val="002A6321"/>
    <w:rsid w:val="002A633F"/>
    <w:rsid w:val="002A6827"/>
    <w:rsid w:val="002A6844"/>
    <w:rsid w:val="002A6A75"/>
    <w:rsid w:val="002A76C5"/>
    <w:rsid w:val="002A7B08"/>
    <w:rsid w:val="002B010D"/>
    <w:rsid w:val="002B0BB0"/>
    <w:rsid w:val="002B0BE1"/>
    <w:rsid w:val="002B2991"/>
    <w:rsid w:val="002B2D6E"/>
    <w:rsid w:val="002B3756"/>
    <w:rsid w:val="002B42F6"/>
    <w:rsid w:val="002B5A93"/>
    <w:rsid w:val="002B6334"/>
    <w:rsid w:val="002B6DF6"/>
    <w:rsid w:val="002B6F97"/>
    <w:rsid w:val="002B772E"/>
    <w:rsid w:val="002C04DD"/>
    <w:rsid w:val="002C16A5"/>
    <w:rsid w:val="002C1A2A"/>
    <w:rsid w:val="002C3044"/>
    <w:rsid w:val="002C36B2"/>
    <w:rsid w:val="002C3825"/>
    <w:rsid w:val="002C399D"/>
    <w:rsid w:val="002C4A21"/>
    <w:rsid w:val="002C560F"/>
    <w:rsid w:val="002C57CC"/>
    <w:rsid w:val="002C5E1C"/>
    <w:rsid w:val="002D07A2"/>
    <w:rsid w:val="002D0E65"/>
    <w:rsid w:val="002D1819"/>
    <w:rsid w:val="002D1860"/>
    <w:rsid w:val="002D30AF"/>
    <w:rsid w:val="002D476B"/>
    <w:rsid w:val="002D4FF4"/>
    <w:rsid w:val="002D6F5F"/>
    <w:rsid w:val="002D7625"/>
    <w:rsid w:val="002D78B1"/>
    <w:rsid w:val="002D7C69"/>
    <w:rsid w:val="002E0409"/>
    <w:rsid w:val="002E058D"/>
    <w:rsid w:val="002E13F6"/>
    <w:rsid w:val="002E1604"/>
    <w:rsid w:val="002E3452"/>
    <w:rsid w:val="002E36A6"/>
    <w:rsid w:val="002E36F2"/>
    <w:rsid w:val="002E534C"/>
    <w:rsid w:val="002E5C4E"/>
    <w:rsid w:val="002E5DA0"/>
    <w:rsid w:val="002E6A77"/>
    <w:rsid w:val="002E730F"/>
    <w:rsid w:val="002E749A"/>
    <w:rsid w:val="002E7D73"/>
    <w:rsid w:val="002F074A"/>
    <w:rsid w:val="002F48B8"/>
    <w:rsid w:val="002F4AD5"/>
    <w:rsid w:val="002F5A31"/>
    <w:rsid w:val="002F5BBE"/>
    <w:rsid w:val="002F62DD"/>
    <w:rsid w:val="002F67B4"/>
    <w:rsid w:val="002F7067"/>
    <w:rsid w:val="00301631"/>
    <w:rsid w:val="0030211B"/>
    <w:rsid w:val="00304076"/>
    <w:rsid w:val="003042DB"/>
    <w:rsid w:val="00305605"/>
    <w:rsid w:val="003068DB"/>
    <w:rsid w:val="00306A99"/>
    <w:rsid w:val="00307D3B"/>
    <w:rsid w:val="00307F3C"/>
    <w:rsid w:val="00310272"/>
    <w:rsid w:val="00311B8D"/>
    <w:rsid w:val="00311BC6"/>
    <w:rsid w:val="00312119"/>
    <w:rsid w:val="00312271"/>
    <w:rsid w:val="003130AE"/>
    <w:rsid w:val="0031385D"/>
    <w:rsid w:val="00313988"/>
    <w:rsid w:val="003148CC"/>
    <w:rsid w:val="0031650B"/>
    <w:rsid w:val="00317836"/>
    <w:rsid w:val="00321E2A"/>
    <w:rsid w:val="003227E2"/>
    <w:rsid w:val="00323743"/>
    <w:rsid w:val="00324306"/>
    <w:rsid w:val="003243E2"/>
    <w:rsid w:val="00324A7B"/>
    <w:rsid w:val="00324DCF"/>
    <w:rsid w:val="00325C22"/>
    <w:rsid w:val="00326D02"/>
    <w:rsid w:val="0033051C"/>
    <w:rsid w:val="00330E2E"/>
    <w:rsid w:val="00331EA6"/>
    <w:rsid w:val="003331D6"/>
    <w:rsid w:val="00333E48"/>
    <w:rsid w:val="00334928"/>
    <w:rsid w:val="00334C31"/>
    <w:rsid w:val="00335654"/>
    <w:rsid w:val="00340A16"/>
    <w:rsid w:val="00342E1D"/>
    <w:rsid w:val="00343A35"/>
    <w:rsid w:val="0034608A"/>
    <w:rsid w:val="00347C33"/>
    <w:rsid w:val="00350A99"/>
    <w:rsid w:val="00351286"/>
    <w:rsid w:val="0035207D"/>
    <w:rsid w:val="003523B5"/>
    <w:rsid w:val="003529AB"/>
    <w:rsid w:val="003529E2"/>
    <w:rsid w:val="00352E6D"/>
    <w:rsid w:val="00353066"/>
    <w:rsid w:val="00353674"/>
    <w:rsid w:val="00354B99"/>
    <w:rsid w:val="00356052"/>
    <w:rsid w:val="00356308"/>
    <w:rsid w:val="00360DDD"/>
    <w:rsid w:val="00361993"/>
    <w:rsid w:val="00361A11"/>
    <w:rsid w:val="00361A1E"/>
    <w:rsid w:val="00361FBF"/>
    <w:rsid w:val="00363074"/>
    <w:rsid w:val="003660C0"/>
    <w:rsid w:val="0036654A"/>
    <w:rsid w:val="003668B3"/>
    <w:rsid w:val="00366C29"/>
    <w:rsid w:val="00367855"/>
    <w:rsid w:val="00367CE3"/>
    <w:rsid w:val="00371BB4"/>
    <w:rsid w:val="003729B6"/>
    <w:rsid w:val="00372BE1"/>
    <w:rsid w:val="00372C8E"/>
    <w:rsid w:val="00374CF2"/>
    <w:rsid w:val="0037680E"/>
    <w:rsid w:val="0037754C"/>
    <w:rsid w:val="003801C4"/>
    <w:rsid w:val="00380D56"/>
    <w:rsid w:val="0038325A"/>
    <w:rsid w:val="0038365C"/>
    <w:rsid w:val="00384019"/>
    <w:rsid w:val="003856A7"/>
    <w:rsid w:val="00385C42"/>
    <w:rsid w:val="00385CBD"/>
    <w:rsid w:val="003872BE"/>
    <w:rsid w:val="003872C0"/>
    <w:rsid w:val="0039059D"/>
    <w:rsid w:val="00390F3A"/>
    <w:rsid w:val="003912F5"/>
    <w:rsid w:val="00391C32"/>
    <w:rsid w:val="00392CD0"/>
    <w:rsid w:val="00393A9B"/>
    <w:rsid w:val="003940F4"/>
    <w:rsid w:val="00394265"/>
    <w:rsid w:val="00394D43"/>
    <w:rsid w:val="00394D55"/>
    <w:rsid w:val="00397C93"/>
    <w:rsid w:val="003A0A80"/>
    <w:rsid w:val="003A0C40"/>
    <w:rsid w:val="003A1094"/>
    <w:rsid w:val="003A19E7"/>
    <w:rsid w:val="003A2FD3"/>
    <w:rsid w:val="003A32E0"/>
    <w:rsid w:val="003A4122"/>
    <w:rsid w:val="003A599D"/>
    <w:rsid w:val="003A6808"/>
    <w:rsid w:val="003A70E2"/>
    <w:rsid w:val="003B155A"/>
    <w:rsid w:val="003B16EC"/>
    <w:rsid w:val="003B1AF9"/>
    <w:rsid w:val="003B3E22"/>
    <w:rsid w:val="003B527D"/>
    <w:rsid w:val="003B56D9"/>
    <w:rsid w:val="003B67F5"/>
    <w:rsid w:val="003B7CE3"/>
    <w:rsid w:val="003C0B19"/>
    <w:rsid w:val="003C1821"/>
    <w:rsid w:val="003C215B"/>
    <w:rsid w:val="003C2887"/>
    <w:rsid w:val="003C2F75"/>
    <w:rsid w:val="003C374F"/>
    <w:rsid w:val="003C3C35"/>
    <w:rsid w:val="003C3D55"/>
    <w:rsid w:val="003C401C"/>
    <w:rsid w:val="003C41DA"/>
    <w:rsid w:val="003C51B6"/>
    <w:rsid w:val="003C5F4D"/>
    <w:rsid w:val="003D1EEB"/>
    <w:rsid w:val="003D3783"/>
    <w:rsid w:val="003D3EC5"/>
    <w:rsid w:val="003D4630"/>
    <w:rsid w:val="003D5652"/>
    <w:rsid w:val="003D6453"/>
    <w:rsid w:val="003D7B28"/>
    <w:rsid w:val="003E0837"/>
    <w:rsid w:val="003E0FB2"/>
    <w:rsid w:val="003E1154"/>
    <w:rsid w:val="003E4194"/>
    <w:rsid w:val="003E4827"/>
    <w:rsid w:val="003E4E14"/>
    <w:rsid w:val="003E545E"/>
    <w:rsid w:val="003E5706"/>
    <w:rsid w:val="003E5F2F"/>
    <w:rsid w:val="003E6204"/>
    <w:rsid w:val="003E6BB7"/>
    <w:rsid w:val="003E7ABB"/>
    <w:rsid w:val="003F0D98"/>
    <w:rsid w:val="003F2116"/>
    <w:rsid w:val="003F235E"/>
    <w:rsid w:val="003F23AD"/>
    <w:rsid w:val="003F3F72"/>
    <w:rsid w:val="003F48B2"/>
    <w:rsid w:val="003F4EB6"/>
    <w:rsid w:val="003F7553"/>
    <w:rsid w:val="003F7C5F"/>
    <w:rsid w:val="00400AAD"/>
    <w:rsid w:val="004018EB"/>
    <w:rsid w:val="00403288"/>
    <w:rsid w:val="00403CAF"/>
    <w:rsid w:val="00403CD5"/>
    <w:rsid w:val="00403ED3"/>
    <w:rsid w:val="004040C7"/>
    <w:rsid w:val="004062F6"/>
    <w:rsid w:val="004100EB"/>
    <w:rsid w:val="00411365"/>
    <w:rsid w:val="00412266"/>
    <w:rsid w:val="0041305D"/>
    <w:rsid w:val="00413606"/>
    <w:rsid w:val="004142F7"/>
    <w:rsid w:val="0041507A"/>
    <w:rsid w:val="004167D4"/>
    <w:rsid w:val="0041755B"/>
    <w:rsid w:val="0042041A"/>
    <w:rsid w:val="00420E8B"/>
    <w:rsid w:val="0042185E"/>
    <w:rsid w:val="004218DE"/>
    <w:rsid w:val="00422152"/>
    <w:rsid w:val="004221ED"/>
    <w:rsid w:val="004223AC"/>
    <w:rsid w:val="0042289E"/>
    <w:rsid w:val="00423267"/>
    <w:rsid w:val="00423398"/>
    <w:rsid w:val="00423BA9"/>
    <w:rsid w:val="00423D20"/>
    <w:rsid w:val="00426784"/>
    <w:rsid w:val="00427B70"/>
    <w:rsid w:val="0043017A"/>
    <w:rsid w:val="00430B19"/>
    <w:rsid w:val="00431AFC"/>
    <w:rsid w:val="00431E4F"/>
    <w:rsid w:val="004327EE"/>
    <w:rsid w:val="004339E1"/>
    <w:rsid w:val="00434B5F"/>
    <w:rsid w:val="004360FB"/>
    <w:rsid w:val="00436D2F"/>
    <w:rsid w:val="004379FB"/>
    <w:rsid w:val="004403C0"/>
    <w:rsid w:val="00440EA4"/>
    <w:rsid w:val="00441D2D"/>
    <w:rsid w:val="004437CD"/>
    <w:rsid w:val="00445B50"/>
    <w:rsid w:val="004461B3"/>
    <w:rsid w:val="004479B1"/>
    <w:rsid w:val="00447B39"/>
    <w:rsid w:val="00452263"/>
    <w:rsid w:val="00452E80"/>
    <w:rsid w:val="0045300E"/>
    <w:rsid w:val="004535AE"/>
    <w:rsid w:val="00453F1F"/>
    <w:rsid w:val="00454310"/>
    <w:rsid w:val="00456A1C"/>
    <w:rsid w:val="00457ADA"/>
    <w:rsid w:val="00457B0C"/>
    <w:rsid w:val="00457F00"/>
    <w:rsid w:val="00463345"/>
    <w:rsid w:val="00463F3C"/>
    <w:rsid w:val="004649CD"/>
    <w:rsid w:val="004670D3"/>
    <w:rsid w:val="004712E4"/>
    <w:rsid w:val="00472576"/>
    <w:rsid w:val="00473886"/>
    <w:rsid w:val="00476B8B"/>
    <w:rsid w:val="00476BF0"/>
    <w:rsid w:val="00476D7B"/>
    <w:rsid w:val="00477058"/>
    <w:rsid w:val="00477D19"/>
    <w:rsid w:val="00480DC7"/>
    <w:rsid w:val="004816C4"/>
    <w:rsid w:val="00481E42"/>
    <w:rsid w:val="004824FD"/>
    <w:rsid w:val="00482B26"/>
    <w:rsid w:val="004854E4"/>
    <w:rsid w:val="00486E3A"/>
    <w:rsid w:val="0049234B"/>
    <w:rsid w:val="0049250F"/>
    <w:rsid w:val="004929BE"/>
    <w:rsid w:val="00493DE9"/>
    <w:rsid w:val="00494B8B"/>
    <w:rsid w:val="00495456"/>
    <w:rsid w:val="004969D4"/>
    <w:rsid w:val="0049783D"/>
    <w:rsid w:val="004A01D0"/>
    <w:rsid w:val="004A1022"/>
    <w:rsid w:val="004A2323"/>
    <w:rsid w:val="004A27EB"/>
    <w:rsid w:val="004A28FD"/>
    <w:rsid w:val="004A37F6"/>
    <w:rsid w:val="004A4B66"/>
    <w:rsid w:val="004A50FD"/>
    <w:rsid w:val="004A5120"/>
    <w:rsid w:val="004A5995"/>
    <w:rsid w:val="004A6959"/>
    <w:rsid w:val="004A71D9"/>
    <w:rsid w:val="004A778F"/>
    <w:rsid w:val="004B06C0"/>
    <w:rsid w:val="004B0D77"/>
    <w:rsid w:val="004B1861"/>
    <w:rsid w:val="004B1F46"/>
    <w:rsid w:val="004B1FC2"/>
    <w:rsid w:val="004B2F77"/>
    <w:rsid w:val="004B3738"/>
    <w:rsid w:val="004B4F50"/>
    <w:rsid w:val="004B73CE"/>
    <w:rsid w:val="004B7872"/>
    <w:rsid w:val="004C1766"/>
    <w:rsid w:val="004C3E7C"/>
    <w:rsid w:val="004C4288"/>
    <w:rsid w:val="004C598F"/>
    <w:rsid w:val="004C5BB7"/>
    <w:rsid w:val="004C5C9D"/>
    <w:rsid w:val="004C5F71"/>
    <w:rsid w:val="004C770E"/>
    <w:rsid w:val="004C7FDA"/>
    <w:rsid w:val="004D0D64"/>
    <w:rsid w:val="004D2457"/>
    <w:rsid w:val="004D3329"/>
    <w:rsid w:val="004D3D88"/>
    <w:rsid w:val="004D3EF8"/>
    <w:rsid w:val="004D418A"/>
    <w:rsid w:val="004D4C60"/>
    <w:rsid w:val="004D4E07"/>
    <w:rsid w:val="004D4E63"/>
    <w:rsid w:val="004D4F80"/>
    <w:rsid w:val="004D7B0D"/>
    <w:rsid w:val="004D7CB4"/>
    <w:rsid w:val="004E06E7"/>
    <w:rsid w:val="004E095D"/>
    <w:rsid w:val="004E178C"/>
    <w:rsid w:val="004E1C96"/>
    <w:rsid w:val="004E200B"/>
    <w:rsid w:val="004E36B4"/>
    <w:rsid w:val="004E3982"/>
    <w:rsid w:val="004E4DFD"/>
    <w:rsid w:val="004E521C"/>
    <w:rsid w:val="004E560C"/>
    <w:rsid w:val="004E6B55"/>
    <w:rsid w:val="004E774D"/>
    <w:rsid w:val="004F0858"/>
    <w:rsid w:val="004F1036"/>
    <w:rsid w:val="004F1BD4"/>
    <w:rsid w:val="004F343E"/>
    <w:rsid w:val="004F3C60"/>
    <w:rsid w:val="004F3DBA"/>
    <w:rsid w:val="004F4C85"/>
    <w:rsid w:val="004F7ADD"/>
    <w:rsid w:val="00500C11"/>
    <w:rsid w:val="00502004"/>
    <w:rsid w:val="005078E4"/>
    <w:rsid w:val="00510A98"/>
    <w:rsid w:val="0051190A"/>
    <w:rsid w:val="00512C1B"/>
    <w:rsid w:val="0051442F"/>
    <w:rsid w:val="00516557"/>
    <w:rsid w:val="00520334"/>
    <w:rsid w:val="00520B70"/>
    <w:rsid w:val="00521492"/>
    <w:rsid w:val="0052336B"/>
    <w:rsid w:val="00523775"/>
    <w:rsid w:val="005242C9"/>
    <w:rsid w:val="00524A38"/>
    <w:rsid w:val="00524F33"/>
    <w:rsid w:val="0052543E"/>
    <w:rsid w:val="00525FD8"/>
    <w:rsid w:val="005260B2"/>
    <w:rsid w:val="005268DD"/>
    <w:rsid w:val="00526AD8"/>
    <w:rsid w:val="00530471"/>
    <w:rsid w:val="0053231D"/>
    <w:rsid w:val="00532C5B"/>
    <w:rsid w:val="00532DA8"/>
    <w:rsid w:val="005331D3"/>
    <w:rsid w:val="005338F3"/>
    <w:rsid w:val="00533BE3"/>
    <w:rsid w:val="0053415F"/>
    <w:rsid w:val="00534E21"/>
    <w:rsid w:val="00534EBC"/>
    <w:rsid w:val="00534F5D"/>
    <w:rsid w:val="00535A9C"/>
    <w:rsid w:val="00535F9A"/>
    <w:rsid w:val="00536636"/>
    <w:rsid w:val="00536808"/>
    <w:rsid w:val="00536DCB"/>
    <w:rsid w:val="00537360"/>
    <w:rsid w:val="0054589D"/>
    <w:rsid w:val="00550019"/>
    <w:rsid w:val="0055148D"/>
    <w:rsid w:val="00551553"/>
    <w:rsid w:val="00551C62"/>
    <w:rsid w:val="005533D1"/>
    <w:rsid w:val="005535FD"/>
    <w:rsid w:val="00553C83"/>
    <w:rsid w:val="00554499"/>
    <w:rsid w:val="00556109"/>
    <w:rsid w:val="005562A2"/>
    <w:rsid w:val="00556732"/>
    <w:rsid w:val="0055727C"/>
    <w:rsid w:val="00557400"/>
    <w:rsid w:val="005574B6"/>
    <w:rsid w:val="0055787B"/>
    <w:rsid w:val="00561809"/>
    <w:rsid w:val="0056212E"/>
    <w:rsid w:val="005633E9"/>
    <w:rsid w:val="00564577"/>
    <w:rsid w:val="00565028"/>
    <w:rsid w:val="00567EFA"/>
    <w:rsid w:val="00574D4B"/>
    <w:rsid w:val="00575D54"/>
    <w:rsid w:val="005776FF"/>
    <w:rsid w:val="005824A7"/>
    <w:rsid w:val="00583533"/>
    <w:rsid w:val="00584665"/>
    <w:rsid w:val="00584BFD"/>
    <w:rsid w:val="00585061"/>
    <w:rsid w:val="00585861"/>
    <w:rsid w:val="00585F08"/>
    <w:rsid w:val="005878AA"/>
    <w:rsid w:val="00590025"/>
    <w:rsid w:val="00590A3E"/>
    <w:rsid w:val="005912AE"/>
    <w:rsid w:val="005915DF"/>
    <w:rsid w:val="005927BE"/>
    <w:rsid w:val="00593AF9"/>
    <w:rsid w:val="00593BFA"/>
    <w:rsid w:val="00594573"/>
    <w:rsid w:val="00594A5A"/>
    <w:rsid w:val="0059608A"/>
    <w:rsid w:val="00596B1C"/>
    <w:rsid w:val="005970F8"/>
    <w:rsid w:val="005979B9"/>
    <w:rsid w:val="00597B07"/>
    <w:rsid w:val="005A04F5"/>
    <w:rsid w:val="005A0CB2"/>
    <w:rsid w:val="005A1BA2"/>
    <w:rsid w:val="005A3C8C"/>
    <w:rsid w:val="005A4596"/>
    <w:rsid w:val="005A4864"/>
    <w:rsid w:val="005A4C44"/>
    <w:rsid w:val="005A505A"/>
    <w:rsid w:val="005A5424"/>
    <w:rsid w:val="005A5872"/>
    <w:rsid w:val="005A5D42"/>
    <w:rsid w:val="005A5E2B"/>
    <w:rsid w:val="005A7EEF"/>
    <w:rsid w:val="005B0042"/>
    <w:rsid w:val="005B03A4"/>
    <w:rsid w:val="005B0B0F"/>
    <w:rsid w:val="005B1614"/>
    <w:rsid w:val="005B218D"/>
    <w:rsid w:val="005B2A76"/>
    <w:rsid w:val="005B3111"/>
    <w:rsid w:val="005B464E"/>
    <w:rsid w:val="005B4A35"/>
    <w:rsid w:val="005B4CD2"/>
    <w:rsid w:val="005B5BA3"/>
    <w:rsid w:val="005B5DF1"/>
    <w:rsid w:val="005C0E7A"/>
    <w:rsid w:val="005C11DE"/>
    <w:rsid w:val="005C1F00"/>
    <w:rsid w:val="005C379D"/>
    <w:rsid w:val="005C392B"/>
    <w:rsid w:val="005C3F1D"/>
    <w:rsid w:val="005C46A1"/>
    <w:rsid w:val="005C4732"/>
    <w:rsid w:val="005C4B38"/>
    <w:rsid w:val="005C5114"/>
    <w:rsid w:val="005C52F9"/>
    <w:rsid w:val="005C59F8"/>
    <w:rsid w:val="005C6187"/>
    <w:rsid w:val="005C6859"/>
    <w:rsid w:val="005C6CA7"/>
    <w:rsid w:val="005C6DF4"/>
    <w:rsid w:val="005C728F"/>
    <w:rsid w:val="005C7AF9"/>
    <w:rsid w:val="005D0767"/>
    <w:rsid w:val="005D0DF1"/>
    <w:rsid w:val="005D25A1"/>
    <w:rsid w:val="005D2753"/>
    <w:rsid w:val="005D3105"/>
    <w:rsid w:val="005D34B1"/>
    <w:rsid w:val="005D383E"/>
    <w:rsid w:val="005D385A"/>
    <w:rsid w:val="005D39AC"/>
    <w:rsid w:val="005D4107"/>
    <w:rsid w:val="005D4CB2"/>
    <w:rsid w:val="005D53F4"/>
    <w:rsid w:val="005D66D3"/>
    <w:rsid w:val="005D69EA"/>
    <w:rsid w:val="005D6A7C"/>
    <w:rsid w:val="005D6AF2"/>
    <w:rsid w:val="005D6F54"/>
    <w:rsid w:val="005D72DF"/>
    <w:rsid w:val="005D7806"/>
    <w:rsid w:val="005D7BAA"/>
    <w:rsid w:val="005E0BB8"/>
    <w:rsid w:val="005E2698"/>
    <w:rsid w:val="005E26E7"/>
    <w:rsid w:val="005E304D"/>
    <w:rsid w:val="005E4719"/>
    <w:rsid w:val="005E4C61"/>
    <w:rsid w:val="005E551F"/>
    <w:rsid w:val="005F05E3"/>
    <w:rsid w:val="005F0CB8"/>
    <w:rsid w:val="005F1BD6"/>
    <w:rsid w:val="005F2B1C"/>
    <w:rsid w:val="005F45DD"/>
    <w:rsid w:val="005F491D"/>
    <w:rsid w:val="005F492C"/>
    <w:rsid w:val="005F4EA6"/>
    <w:rsid w:val="006001CE"/>
    <w:rsid w:val="006031EB"/>
    <w:rsid w:val="00604807"/>
    <w:rsid w:val="00605A75"/>
    <w:rsid w:val="006075D3"/>
    <w:rsid w:val="00610681"/>
    <w:rsid w:val="0061122C"/>
    <w:rsid w:val="00612864"/>
    <w:rsid w:val="00612A45"/>
    <w:rsid w:val="00612C39"/>
    <w:rsid w:val="00612E35"/>
    <w:rsid w:val="00613334"/>
    <w:rsid w:val="00613593"/>
    <w:rsid w:val="00615AB0"/>
    <w:rsid w:val="006171D8"/>
    <w:rsid w:val="00617524"/>
    <w:rsid w:val="00617A51"/>
    <w:rsid w:val="00621062"/>
    <w:rsid w:val="00621981"/>
    <w:rsid w:val="00623A7B"/>
    <w:rsid w:val="00625657"/>
    <w:rsid w:val="006261E3"/>
    <w:rsid w:val="00627A21"/>
    <w:rsid w:val="006305EE"/>
    <w:rsid w:val="00631247"/>
    <w:rsid w:val="00631333"/>
    <w:rsid w:val="00632B06"/>
    <w:rsid w:val="006354A6"/>
    <w:rsid w:val="006354E1"/>
    <w:rsid w:val="006356FF"/>
    <w:rsid w:val="00635A9B"/>
    <w:rsid w:val="00635DDB"/>
    <w:rsid w:val="006405B3"/>
    <w:rsid w:val="0064189F"/>
    <w:rsid w:val="00644F73"/>
    <w:rsid w:val="0064593C"/>
    <w:rsid w:val="00645AE1"/>
    <w:rsid w:val="00646950"/>
    <w:rsid w:val="00646FD1"/>
    <w:rsid w:val="006509B0"/>
    <w:rsid w:val="00650B77"/>
    <w:rsid w:val="00651421"/>
    <w:rsid w:val="00652134"/>
    <w:rsid w:val="0065219A"/>
    <w:rsid w:val="006522CF"/>
    <w:rsid w:val="00652CA5"/>
    <w:rsid w:val="00654478"/>
    <w:rsid w:val="00656D5D"/>
    <w:rsid w:val="006575E3"/>
    <w:rsid w:val="00657C05"/>
    <w:rsid w:val="00657F33"/>
    <w:rsid w:val="006604E6"/>
    <w:rsid w:val="006616F9"/>
    <w:rsid w:val="0066269F"/>
    <w:rsid w:val="006664AC"/>
    <w:rsid w:val="00666F01"/>
    <w:rsid w:val="0066747D"/>
    <w:rsid w:val="00667712"/>
    <w:rsid w:val="0067165B"/>
    <w:rsid w:val="00671890"/>
    <w:rsid w:val="00671B19"/>
    <w:rsid w:val="00672BDB"/>
    <w:rsid w:val="0067348B"/>
    <w:rsid w:val="00673AC9"/>
    <w:rsid w:val="00676D26"/>
    <w:rsid w:val="00677850"/>
    <w:rsid w:val="00677882"/>
    <w:rsid w:val="006805A5"/>
    <w:rsid w:val="0068165C"/>
    <w:rsid w:val="0068177F"/>
    <w:rsid w:val="0068225E"/>
    <w:rsid w:val="0068369C"/>
    <w:rsid w:val="00683959"/>
    <w:rsid w:val="0068405D"/>
    <w:rsid w:val="00684452"/>
    <w:rsid w:val="0068486D"/>
    <w:rsid w:val="00686DE7"/>
    <w:rsid w:val="00686EB8"/>
    <w:rsid w:val="00690E25"/>
    <w:rsid w:val="0069150E"/>
    <w:rsid w:val="00692256"/>
    <w:rsid w:val="00693C1F"/>
    <w:rsid w:val="00694435"/>
    <w:rsid w:val="0069618B"/>
    <w:rsid w:val="0069743E"/>
    <w:rsid w:val="00697F3A"/>
    <w:rsid w:val="006A021B"/>
    <w:rsid w:val="006A0832"/>
    <w:rsid w:val="006A0AF4"/>
    <w:rsid w:val="006A11CB"/>
    <w:rsid w:val="006A11FF"/>
    <w:rsid w:val="006A19E8"/>
    <w:rsid w:val="006A1BDB"/>
    <w:rsid w:val="006A27A2"/>
    <w:rsid w:val="006A2C50"/>
    <w:rsid w:val="006A3934"/>
    <w:rsid w:val="006A3E74"/>
    <w:rsid w:val="006A539B"/>
    <w:rsid w:val="006A5F4D"/>
    <w:rsid w:val="006A6F25"/>
    <w:rsid w:val="006A777D"/>
    <w:rsid w:val="006B1ED1"/>
    <w:rsid w:val="006B1FAE"/>
    <w:rsid w:val="006B38D0"/>
    <w:rsid w:val="006B3A28"/>
    <w:rsid w:val="006B3BF5"/>
    <w:rsid w:val="006B4C8F"/>
    <w:rsid w:val="006B56E8"/>
    <w:rsid w:val="006B622D"/>
    <w:rsid w:val="006C0CF8"/>
    <w:rsid w:val="006C0D4B"/>
    <w:rsid w:val="006C13DD"/>
    <w:rsid w:val="006C22D0"/>
    <w:rsid w:val="006C272A"/>
    <w:rsid w:val="006C45B4"/>
    <w:rsid w:val="006C5165"/>
    <w:rsid w:val="006C5546"/>
    <w:rsid w:val="006C690D"/>
    <w:rsid w:val="006C6C0C"/>
    <w:rsid w:val="006C6CFD"/>
    <w:rsid w:val="006C722E"/>
    <w:rsid w:val="006C7919"/>
    <w:rsid w:val="006D07A0"/>
    <w:rsid w:val="006D1DBE"/>
    <w:rsid w:val="006D2DA4"/>
    <w:rsid w:val="006D58C4"/>
    <w:rsid w:val="006D5A5D"/>
    <w:rsid w:val="006D5ED5"/>
    <w:rsid w:val="006D6781"/>
    <w:rsid w:val="006D6E81"/>
    <w:rsid w:val="006E20B3"/>
    <w:rsid w:val="006E225D"/>
    <w:rsid w:val="006E38CF"/>
    <w:rsid w:val="006E50AE"/>
    <w:rsid w:val="006E5583"/>
    <w:rsid w:val="006E561F"/>
    <w:rsid w:val="006E5ABF"/>
    <w:rsid w:val="006E6038"/>
    <w:rsid w:val="006F093F"/>
    <w:rsid w:val="006F11F1"/>
    <w:rsid w:val="006F16ED"/>
    <w:rsid w:val="006F178C"/>
    <w:rsid w:val="006F18A5"/>
    <w:rsid w:val="006F18F7"/>
    <w:rsid w:val="006F1B4C"/>
    <w:rsid w:val="006F2BB4"/>
    <w:rsid w:val="006F2C35"/>
    <w:rsid w:val="006F330F"/>
    <w:rsid w:val="006F41BC"/>
    <w:rsid w:val="006F5715"/>
    <w:rsid w:val="006F6179"/>
    <w:rsid w:val="006F6462"/>
    <w:rsid w:val="006F7EB1"/>
    <w:rsid w:val="007005EA"/>
    <w:rsid w:val="00700676"/>
    <w:rsid w:val="00700900"/>
    <w:rsid w:val="00701A1C"/>
    <w:rsid w:val="007033BD"/>
    <w:rsid w:val="00704315"/>
    <w:rsid w:val="007056C8"/>
    <w:rsid w:val="007056F0"/>
    <w:rsid w:val="007059BA"/>
    <w:rsid w:val="0070696C"/>
    <w:rsid w:val="0070734F"/>
    <w:rsid w:val="00707410"/>
    <w:rsid w:val="007078FD"/>
    <w:rsid w:val="00707D75"/>
    <w:rsid w:val="00710E3B"/>
    <w:rsid w:val="00711272"/>
    <w:rsid w:val="007118A3"/>
    <w:rsid w:val="00711A72"/>
    <w:rsid w:val="0071330E"/>
    <w:rsid w:val="00713741"/>
    <w:rsid w:val="00713A1B"/>
    <w:rsid w:val="00713EAE"/>
    <w:rsid w:val="00714732"/>
    <w:rsid w:val="00716DC4"/>
    <w:rsid w:val="0071755C"/>
    <w:rsid w:val="00717755"/>
    <w:rsid w:val="00717FA7"/>
    <w:rsid w:val="0072140A"/>
    <w:rsid w:val="00721727"/>
    <w:rsid w:val="00723452"/>
    <w:rsid w:val="00727589"/>
    <w:rsid w:val="00727C68"/>
    <w:rsid w:val="00730EA8"/>
    <w:rsid w:val="0073135E"/>
    <w:rsid w:val="00731670"/>
    <w:rsid w:val="0073225E"/>
    <w:rsid w:val="007337CC"/>
    <w:rsid w:val="00733D07"/>
    <w:rsid w:val="007345DC"/>
    <w:rsid w:val="00735866"/>
    <w:rsid w:val="00736242"/>
    <w:rsid w:val="0073638D"/>
    <w:rsid w:val="00736FF1"/>
    <w:rsid w:val="00737086"/>
    <w:rsid w:val="00737476"/>
    <w:rsid w:val="00737CB3"/>
    <w:rsid w:val="00740755"/>
    <w:rsid w:val="007416B3"/>
    <w:rsid w:val="007422A0"/>
    <w:rsid w:val="00742EBB"/>
    <w:rsid w:val="00745428"/>
    <w:rsid w:val="00747ABC"/>
    <w:rsid w:val="00747DFE"/>
    <w:rsid w:val="00750A7A"/>
    <w:rsid w:val="0075156D"/>
    <w:rsid w:val="00751F0C"/>
    <w:rsid w:val="007526C2"/>
    <w:rsid w:val="00752985"/>
    <w:rsid w:val="00752B74"/>
    <w:rsid w:val="00754256"/>
    <w:rsid w:val="00755CFD"/>
    <w:rsid w:val="00756641"/>
    <w:rsid w:val="0076069F"/>
    <w:rsid w:val="00760F7D"/>
    <w:rsid w:val="00762AD5"/>
    <w:rsid w:val="007641B4"/>
    <w:rsid w:val="00764825"/>
    <w:rsid w:val="0076639F"/>
    <w:rsid w:val="00767020"/>
    <w:rsid w:val="0077008D"/>
    <w:rsid w:val="00770836"/>
    <w:rsid w:val="0077203B"/>
    <w:rsid w:val="00773AAB"/>
    <w:rsid w:val="007742E7"/>
    <w:rsid w:val="007748D9"/>
    <w:rsid w:val="00775749"/>
    <w:rsid w:val="007767D6"/>
    <w:rsid w:val="00776DA5"/>
    <w:rsid w:val="00776EF1"/>
    <w:rsid w:val="0077755C"/>
    <w:rsid w:val="00780432"/>
    <w:rsid w:val="00780B37"/>
    <w:rsid w:val="00781899"/>
    <w:rsid w:val="007830E4"/>
    <w:rsid w:val="00784D60"/>
    <w:rsid w:val="00784DC8"/>
    <w:rsid w:val="00786934"/>
    <w:rsid w:val="00786D6B"/>
    <w:rsid w:val="007878EC"/>
    <w:rsid w:val="00790267"/>
    <w:rsid w:val="0079130C"/>
    <w:rsid w:val="007941F9"/>
    <w:rsid w:val="0079477E"/>
    <w:rsid w:val="00794BE2"/>
    <w:rsid w:val="00794C54"/>
    <w:rsid w:val="00794D45"/>
    <w:rsid w:val="00794F31"/>
    <w:rsid w:val="00795CA1"/>
    <w:rsid w:val="0079647C"/>
    <w:rsid w:val="00796663"/>
    <w:rsid w:val="007974D5"/>
    <w:rsid w:val="007978B3"/>
    <w:rsid w:val="007A13EF"/>
    <w:rsid w:val="007A16D5"/>
    <w:rsid w:val="007A19BA"/>
    <w:rsid w:val="007A3730"/>
    <w:rsid w:val="007A429C"/>
    <w:rsid w:val="007A43B1"/>
    <w:rsid w:val="007A56EF"/>
    <w:rsid w:val="007A583B"/>
    <w:rsid w:val="007A5F18"/>
    <w:rsid w:val="007A75A8"/>
    <w:rsid w:val="007A778F"/>
    <w:rsid w:val="007B0EEB"/>
    <w:rsid w:val="007B1928"/>
    <w:rsid w:val="007B1C5E"/>
    <w:rsid w:val="007B212F"/>
    <w:rsid w:val="007B2C2A"/>
    <w:rsid w:val="007B2D08"/>
    <w:rsid w:val="007B3388"/>
    <w:rsid w:val="007B3808"/>
    <w:rsid w:val="007B39DF"/>
    <w:rsid w:val="007B4E99"/>
    <w:rsid w:val="007B6551"/>
    <w:rsid w:val="007B72EC"/>
    <w:rsid w:val="007C0524"/>
    <w:rsid w:val="007C0E87"/>
    <w:rsid w:val="007C183C"/>
    <w:rsid w:val="007C1A51"/>
    <w:rsid w:val="007C1A67"/>
    <w:rsid w:val="007C3BBD"/>
    <w:rsid w:val="007C61F0"/>
    <w:rsid w:val="007C637A"/>
    <w:rsid w:val="007C69EC"/>
    <w:rsid w:val="007C7935"/>
    <w:rsid w:val="007D18DD"/>
    <w:rsid w:val="007D34BF"/>
    <w:rsid w:val="007D376F"/>
    <w:rsid w:val="007D3FC5"/>
    <w:rsid w:val="007D4C66"/>
    <w:rsid w:val="007D5F6E"/>
    <w:rsid w:val="007D657F"/>
    <w:rsid w:val="007E0C0E"/>
    <w:rsid w:val="007E0D94"/>
    <w:rsid w:val="007E21DA"/>
    <w:rsid w:val="007E2677"/>
    <w:rsid w:val="007E2A5B"/>
    <w:rsid w:val="007E4723"/>
    <w:rsid w:val="007E4BB3"/>
    <w:rsid w:val="007E53A4"/>
    <w:rsid w:val="007E5576"/>
    <w:rsid w:val="007E663F"/>
    <w:rsid w:val="007E70A4"/>
    <w:rsid w:val="007E7B5B"/>
    <w:rsid w:val="007F1D36"/>
    <w:rsid w:val="007F1DB7"/>
    <w:rsid w:val="007F3AF8"/>
    <w:rsid w:val="007F3B20"/>
    <w:rsid w:val="007F4161"/>
    <w:rsid w:val="007F6E10"/>
    <w:rsid w:val="007F70EB"/>
    <w:rsid w:val="007F7816"/>
    <w:rsid w:val="00801F6B"/>
    <w:rsid w:val="00804564"/>
    <w:rsid w:val="0080635A"/>
    <w:rsid w:val="00806368"/>
    <w:rsid w:val="00807203"/>
    <w:rsid w:val="008073DE"/>
    <w:rsid w:val="0080782A"/>
    <w:rsid w:val="00807FAD"/>
    <w:rsid w:val="00810651"/>
    <w:rsid w:val="0081223E"/>
    <w:rsid w:val="008134B2"/>
    <w:rsid w:val="008141AE"/>
    <w:rsid w:val="008156BC"/>
    <w:rsid w:val="00815CF8"/>
    <w:rsid w:val="00817282"/>
    <w:rsid w:val="00817DD4"/>
    <w:rsid w:val="0082211A"/>
    <w:rsid w:val="00822518"/>
    <w:rsid w:val="0082294F"/>
    <w:rsid w:val="00823F29"/>
    <w:rsid w:val="00824D32"/>
    <w:rsid w:val="0082522B"/>
    <w:rsid w:val="00826150"/>
    <w:rsid w:val="008265C3"/>
    <w:rsid w:val="00826718"/>
    <w:rsid w:val="008272E6"/>
    <w:rsid w:val="008316D6"/>
    <w:rsid w:val="00832022"/>
    <w:rsid w:val="008322E5"/>
    <w:rsid w:val="008323DA"/>
    <w:rsid w:val="00833E99"/>
    <w:rsid w:val="008347D8"/>
    <w:rsid w:val="00834997"/>
    <w:rsid w:val="00836239"/>
    <w:rsid w:val="008379CF"/>
    <w:rsid w:val="00837BE9"/>
    <w:rsid w:val="0084043C"/>
    <w:rsid w:val="008407C3"/>
    <w:rsid w:val="00841096"/>
    <w:rsid w:val="00841831"/>
    <w:rsid w:val="00841D18"/>
    <w:rsid w:val="008420D0"/>
    <w:rsid w:val="00842D10"/>
    <w:rsid w:val="00843A04"/>
    <w:rsid w:val="00843D22"/>
    <w:rsid w:val="00844B88"/>
    <w:rsid w:val="00844EF0"/>
    <w:rsid w:val="00845625"/>
    <w:rsid w:val="00845891"/>
    <w:rsid w:val="00845EE0"/>
    <w:rsid w:val="00847954"/>
    <w:rsid w:val="00850AFB"/>
    <w:rsid w:val="00850BAA"/>
    <w:rsid w:val="0085116F"/>
    <w:rsid w:val="008529DF"/>
    <w:rsid w:val="00854241"/>
    <w:rsid w:val="0085432C"/>
    <w:rsid w:val="00855206"/>
    <w:rsid w:val="008564C6"/>
    <w:rsid w:val="00857AB4"/>
    <w:rsid w:val="00857FB2"/>
    <w:rsid w:val="008603E7"/>
    <w:rsid w:val="00860A47"/>
    <w:rsid w:val="00860E22"/>
    <w:rsid w:val="00862265"/>
    <w:rsid w:val="0086230C"/>
    <w:rsid w:val="00862870"/>
    <w:rsid w:val="00863F7A"/>
    <w:rsid w:val="0086407A"/>
    <w:rsid w:val="0086535B"/>
    <w:rsid w:val="00867017"/>
    <w:rsid w:val="00867C29"/>
    <w:rsid w:val="0087117F"/>
    <w:rsid w:val="0087149E"/>
    <w:rsid w:val="008725D1"/>
    <w:rsid w:val="00873C37"/>
    <w:rsid w:val="00873E7A"/>
    <w:rsid w:val="008746AF"/>
    <w:rsid w:val="008760DA"/>
    <w:rsid w:val="00876AFA"/>
    <w:rsid w:val="008814F6"/>
    <w:rsid w:val="008823E9"/>
    <w:rsid w:val="00882443"/>
    <w:rsid w:val="008829CB"/>
    <w:rsid w:val="00882F7B"/>
    <w:rsid w:val="00884833"/>
    <w:rsid w:val="00884EA7"/>
    <w:rsid w:val="00885251"/>
    <w:rsid w:val="00885FF9"/>
    <w:rsid w:val="008860AC"/>
    <w:rsid w:val="00887525"/>
    <w:rsid w:val="00887808"/>
    <w:rsid w:val="00887F80"/>
    <w:rsid w:val="00891E52"/>
    <w:rsid w:val="0089340B"/>
    <w:rsid w:val="00893650"/>
    <w:rsid w:val="00893C1A"/>
    <w:rsid w:val="00893D64"/>
    <w:rsid w:val="00894833"/>
    <w:rsid w:val="00894C71"/>
    <w:rsid w:val="00894CDC"/>
    <w:rsid w:val="0089599A"/>
    <w:rsid w:val="008961A5"/>
    <w:rsid w:val="008A00BC"/>
    <w:rsid w:val="008A1471"/>
    <w:rsid w:val="008A1B62"/>
    <w:rsid w:val="008A1DEB"/>
    <w:rsid w:val="008A1EB8"/>
    <w:rsid w:val="008A57F1"/>
    <w:rsid w:val="008A6582"/>
    <w:rsid w:val="008A6D25"/>
    <w:rsid w:val="008A70DB"/>
    <w:rsid w:val="008B0AA4"/>
    <w:rsid w:val="008B1C80"/>
    <w:rsid w:val="008B3840"/>
    <w:rsid w:val="008B439C"/>
    <w:rsid w:val="008B49A9"/>
    <w:rsid w:val="008B55D1"/>
    <w:rsid w:val="008B5DD7"/>
    <w:rsid w:val="008B6047"/>
    <w:rsid w:val="008B7CED"/>
    <w:rsid w:val="008C0AF6"/>
    <w:rsid w:val="008C110D"/>
    <w:rsid w:val="008C26D2"/>
    <w:rsid w:val="008C513F"/>
    <w:rsid w:val="008C63E6"/>
    <w:rsid w:val="008D06E7"/>
    <w:rsid w:val="008D3087"/>
    <w:rsid w:val="008D5391"/>
    <w:rsid w:val="008D732F"/>
    <w:rsid w:val="008D79AE"/>
    <w:rsid w:val="008D7AB5"/>
    <w:rsid w:val="008E1172"/>
    <w:rsid w:val="008E17BD"/>
    <w:rsid w:val="008E1C4F"/>
    <w:rsid w:val="008E28D9"/>
    <w:rsid w:val="008E2FF2"/>
    <w:rsid w:val="008E43C3"/>
    <w:rsid w:val="008E5F0D"/>
    <w:rsid w:val="008E636B"/>
    <w:rsid w:val="008E76DA"/>
    <w:rsid w:val="008E7DF3"/>
    <w:rsid w:val="008F0F1D"/>
    <w:rsid w:val="008F3679"/>
    <w:rsid w:val="008F3B30"/>
    <w:rsid w:val="008F41EF"/>
    <w:rsid w:val="008F5DC1"/>
    <w:rsid w:val="008F6A75"/>
    <w:rsid w:val="008F6DB2"/>
    <w:rsid w:val="008F7104"/>
    <w:rsid w:val="008F778C"/>
    <w:rsid w:val="008F7843"/>
    <w:rsid w:val="00900B8B"/>
    <w:rsid w:val="00901DC2"/>
    <w:rsid w:val="00902ECB"/>
    <w:rsid w:val="0090333E"/>
    <w:rsid w:val="00903505"/>
    <w:rsid w:val="00903E62"/>
    <w:rsid w:val="009055C7"/>
    <w:rsid w:val="009064B6"/>
    <w:rsid w:val="00907314"/>
    <w:rsid w:val="00907711"/>
    <w:rsid w:val="00907E1D"/>
    <w:rsid w:val="00907F8E"/>
    <w:rsid w:val="00910589"/>
    <w:rsid w:val="009136B2"/>
    <w:rsid w:val="009157C6"/>
    <w:rsid w:val="00917327"/>
    <w:rsid w:val="00920880"/>
    <w:rsid w:val="00920FB1"/>
    <w:rsid w:val="00921486"/>
    <w:rsid w:val="00921BAD"/>
    <w:rsid w:val="009226CE"/>
    <w:rsid w:val="009234F8"/>
    <w:rsid w:val="00923751"/>
    <w:rsid w:val="00923A94"/>
    <w:rsid w:val="00924183"/>
    <w:rsid w:val="009255E8"/>
    <w:rsid w:val="00925704"/>
    <w:rsid w:val="00926A10"/>
    <w:rsid w:val="00926E95"/>
    <w:rsid w:val="0092705C"/>
    <w:rsid w:val="009310D9"/>
    <w:rsid w:val="0093190A"/>
    <w:rsid w:val="009325DC"/>
    <w:rsid w:val="00932669"/>
    <w:rsid w:val="00933ECC"/>
    <w:rsid w:val="00936BB2"/>
    <w:rsid w:val="00936C32"/>
    <w:rsid w:val="00936FA8"/>
    <w:rsid w:val="0094277C"/>
    <w:rsid w:val="00942B0A"/>
    <w:rsid w:val="00943385"/>
    <w:rsid w:val="00943853"/>
    <w:rsid w:val="00944706"/>
    <w:rsid w:val="0094484E"/>
    <w:rsid w:val="009453E8"/>
    <w:rsid w:val="0094732D"/>
    <w:rsid w:val="009506D4"/>
    <w:rsid w:val="00950C13"/>
    <w:rsid w:val="009514F8"/>
    <w:rsid w:val="009519F2"/>
    <w:rsid w:val="00953168"/>
    <w:rsid w:val="00953427"/>
    <w:rsid w:val="00953FE9"/>
    <w:rsid w:val="00954A16"/>
    <w:rsid w:val="00954EAF"/>
    <w:rsid w:val="00954EE4"/>
    <w:rsid w:val="00956B91"/>
    <w:rsid w:val="0095737F"/>
    <w:rsid w:val="0095791E"/>
    <w:rsid w:val="009601A8"/>
    <w:rsid w:val="00960832"/>
    <w:rsid w:val="00960B39"/>
    <w:rsid w:val="00961688"/>
    <w:rsid w:val="00962445"/>
    <w:rsid w:val="00962E15"/>
    <w:rsid w:val="00963576"/>
    <w:rsid w:val="0096414F"/>
    <w:rsid w:val="00965777"/>
    <w:rsid w:val="0097019D"/>
    <w:rsid w:val="00970499"/>
    <w:rsid w:val="00970F39"/>
    <w:rsid w:val="009710AD"/>
    <w:rsid w:val="009731D1"/>
    <w:rsid w:val="0097455A"/>
    <w:rsid w:val="00975229"/>
    <w:rsid w:val="00976F89"/>
    <w:rsid w:val="00981375"/>
    <w:rsid w:val="00981D6D"/>
    <w:rsid w:val="009826CF"/>
    <w:rsid w:val="00984A9F"/>
    <w:rsid w:val="00984F7B"/>
    <w:rsid w:val="0098509A"/>
    <w:rsid w:val="00987BC7"/>
    <w:rsid w:val="009900AE"/>
    <w:rsid w:val="00990204"/>
    <w:rsid w:val="00990D43"/>
    <w:rsid w:val="0099129A"/>
    <w:rsid w:val="009916EF"/>
    <w:rsid w:val="00992D4E"/>
    <w:rsid w:val="009942AC"/>
    <w:rsid w:val="00994E9A"/>
    <w:rsid w:val="00995031"/>
    <w:rsid w:val="0099550E"/>
    <w:rsid w:val="00995F95"/>
    <w:rsid w:val="009961B0"/>
    <w:rsid w:val="009971E9"/>
    <w:rsid w:val="009A07EC"/>
    <w:rsid w:val="009A1287"/>
    <w:rsid w:val="009A3356"/>
    <w:rsid w:val="009A3C2B"/>
    <w:rsid w:val="009A3ED3"/>
    <w:rsid w:val="009A5314"/>
    <w:rsid w:val="009A5347"/>
    <w:rsid w:val="009A53DF"/>
    <w:rsid w:val="009A5D48"/>
    <w:rsid w:val="009A5DCD"/>
    <w:rsid w:val="009A6287"/>
    <w:rsid w:val="009A7864"/>
    <w:rsid w:val="009B01F4"/>
    <w:rsid w:val="009B082A"/>
    <w:rsid w:val="009B0E87"/>
    <w:rsid w:val="009B387F"/>
    <w:rsid w:val="009B409A"/>
    <w:rsid w:val="009B4F7D"/>
    <w:rsid w:val="009B5667"/>
    <w:rsid w:val="009B7078"/>
    <w:rsid w:val="009B7B21"/>
    <w:rsid w:val="009C0340"/>
    <w:rsid w:val="009C15B3"/>
    <w:rsid w:val="009C2E07"/>
    <w:rsid w:val="009C306A"/>
    <w:rsid w:val="009C3AF9"/>
    <w:rsid w:val="009C50BF"/>
    <w:rsid w:val="009C5D1A"/>
    <w:rsid w:val="009C60CC"/>
    <w:rsid w:val="009D4157"/>
    <w:rsid w:val="009D5501"/>
    <w:rsid w:val="009D5D0A"/>
    <w:rsid w:val="009D64CE"/>
    <w:rsid w:val="009D6A07"/>
    <w:rsid w:val="009D771F"/>
    <w:rsid w:val="009E0EBF"/>
    <w:rsid w:val="009E1A23"/>
    <w:rsid w:val="009E30A3"/>
    <w:rsid w:val="009E4546"/>
    <w:rsid w:val="009E4E63"/>
    <w:rsid w:val="009E5162"/>
    <w:rsid w:val="009E51DF"/>
    <w:rsid w:val="009E5F04"/>
    <w:rsid w:val="009E7D68"/>
    <w:rsid w:val="009F0432"/>
    <w:rsid w:val="009F0691"/>
    <w:rsid w:val="009F0C19"/>
    <w:rsid w:val="009F0E6F"/>
    <w:rsid w:val="009F0EF0"/>
    <w:rsid w:val="009F1996"/>
    <w:rsid w:val="009F4D28"/>
    <w:rsid w:val="009F5D33"/>
    <w:rsid w:val="009F7063"/>
    <w:rsid w:val="009F708F"/>
    <w:rsid w:val="00A0025A"/>
    <w:rsid w:val="00A0080A"/>
    <w:rsid w:val="00A0094A"/>
    <w:rsid w:val="00A00BBD"/>
    <w:rsid w:val="00A012DB"/>
    <w:rsid w:val="00A01F6A"/>
    <w:rsid w:val="00A024FB"/>
    <w:rsid w:val="00A04296"/>
    <w:rsid w:val="00A05AC9"/>
    <w:rsid w:val="00A05C1E"/>
    <w:rsid w:val="00A0736B"/>
    <w:rsid w:val="00A104C3"/>
    <w:rsid w:val="00A10818"/>
    <w:rsid w:val="00A11DFD"/>
    <w:rsid w:val="00A127BA"/>
    <w:rsid w:val="00A12BD5"/>
    <w:rsid w:val="00A12CF5"/>
    <w:rsid w:val="00A1331B"/>
    <w:rsid w:val="00A13A38"/>
    <w:rsid w:val="00A16990"/>
    <w:rsid w:val="00A17493"/>
    <w:rsid w:val="00A17CFF"/>
    <w:rsid w:val="00A2152D"/>
    <w:rsid w:val="00A2289E"/>
    <w:rsid w:val="00A2375B"/>
    <w:rsid w:val="00A242A2"/>
    <w:rsid w:val="00A248A4"/>
    <w:rsid w:val="00A267D2"/>
    <w:rsid w:val="00A27A5F"/>
    <w:rsid w:val="00A30841"/>
    <w:rsid w:val="00A3178E"/>
    <w:rsid w:val="00A318A0"/>
    <w:rsid w:val="00A321CB"/>
    <w:rsid w:val="00A33B90"/>
    <w:rsid w:val="00A33D92"/>
    <w:rsid w:val="00A355CC"/>
    <w:rsid w:val="00A35E3A"/>
    <w:rsid w:val="00A362A0"/>
    <w:rsid w:val="00A364CB"/>
    <w:rsid w:val="00A365DC"/>
    <w:rsid w:val="00A3674E"/>
    <w:rsid w:val="00A36F9D"/>
    <w:rsid w:val="00A3729C"/>
    <w:rsid w:val="00A412A8"/>
    <w:rsid w:val="00A4177E"/>
    <w:rsid w:val="00A41C72"/>
    <w:rsid w:val="00A42B35"/>
    <w:rsid w:val="00A44B47"/>
    <w:rsid w:val="00A44BD7"/>
    <w:rsid w:val="00A475E9"/>
    <w:rsid w:val="00A515FC"/>
    <w:rsid w:val="00A51CE0"/>
    <w:rsid w:val="00A521AC"/>
    <w:rsid w:val="00A52B7F"/>
    <w:rsid w:val="00A52F25"/>
    <w:rsid w:val="00A53249"/>
    <w:rsid w:val="00A53BCA"/>
    <w:rsid w:val="00A543F9"/>
    <w:rsid w:val="00A553A1"/>
    <w:rsid w:val="00A56233"/>
    <w:rsid w:val="00A56445"/>
    <w:rsid w:val="00A56BEB"/>
    <w:rsid w:val="00A572C0"/>
    <w:rsid w:val="00A57405"/>
    <w:rsid w:val="00A57F07"/>
    <w:rsid w:val="00A618D5"/>
    <w:rsid w:val="00A6224E"/>
    <w:rsid w:val="00A62732"/>
    <w:rsid w:val="00A63DB1"/>
    <w:rsid w:val="00A65215"/>
    <w:rsid w:val="00A65A79"/>
    <w:rsid w:val="00A663BE"/>
    <w:rsid w:val="00A670F4"/>
    <w:rsid w:val="00A67ABA"/>
    <w:rsid w:val="00A70B3F"/>
    <w:rsid w:val="00A71416"/>
    <w:rsid w:val="00A71B2C"/>
    <w:rsid w:val="00A721E5"/>
    <w:rsid w:val="00A72522"/>
    <w:rsid w:val="00A7313C"/>
    <w:rsid w:val="00A73328"/>
    <w:rsid w:val="00A7386A"/>
    <w:rsid w:val="00A73905"/>
    <w:rsid w:val="00A742BE"/>
    <w:rsid w:val="00A74526"/>
    <w:rsid w:val="00A746E9"/>
    <w:rsid w:val="00A76033"/>
    <w:rsid w:val="00A76E98"/>
    <w:rsid w:val="00A76EC1"/>
    <w:rsid w:val="00A7733A"/>
    <w:rsid w:val="00A77596"/>
    <w:rsid w:val="00A800BA"/>
    <w:rsid w:val="00A80F90"/>
    <w:rsid w:val="00A811E3"/>
    <w:rsid w:val="00A81950"/>
    <w:rsid w:val="00A825F6"/>
    <w:rsid w:val="00A832F1"/>
    <w:rsid w:val="00A837DB"/>
    <w:rsid w:val="00A839E6"/>
    <w:rsid w:val="00A85176"/>
    <w:rsid w:val="00A85205"/>
    <w:rsid w:val="00A85B10"/>
    <w:rsid w:val="00A85B26"/>
    <w:rsid w:val="00A86642"/>
    <w:rsid w:val="00A86965"/>
    <w:rsid w:val="00A87618"/>
    <w:rsid w:val="00A90725"/>
    <w:rsid w:val="00A91922"/>
    <w:rsid w:val="00A92B07"/>
    <w:rsid w:val="00A933ED"/>
    <w:rsid w:val="00A9347F"/>
    <w:rsid w:val="00A94724"/>
    <w:rsid w:val="00A948F7"/>
    <w:rsid w:val="00A9532D"/>
    <w:rsid w:val="00A95883"/>
    <w:rsid w:val="00AA0B50"/>
    <w:rsid w:val="00AA0EA3"/>
    <w:rsid w:val="00AA1BD0"/>
    <w:rsid w:val="00AA3B91"/>
    <w:rsid w:val="00AA45B3"/>
    <w:rsid w:val="00AA500F"/>
    <w:rsid w:val="00AA5115"/>
    <w:rsid w:val="00AA55C9"/>
    <w:rsid w:val="00AA6669"/>
    <w:rsid w:val="00AA6D70"/>
    <w:rsid w:val="00AB02ED"/>
    <w:rsid w:val="00AB1917"/>
    <w:rsid w:val="00AB1D42"/>
    <w:rsid w:val="00AB43E0"/>
    <w:rsid w:val="00AB581E"/>
    <w:rsid w:val="00AB5F0D"/>
    <w:rsid w:val="00AB6B6B"/>
    <w:rsid w:val="00AC15BC"/>
    <w:rsid w:val="00AC1913"/>
    <w:rsid w:val="00AC2D49"/>
    <w:rsid w:val="00AC4607"/>
    <w:rsid w:val="00AC5BCE"/>
    <w:rsid w:val="00AC6034"/>
    <w:rsid w:val="00AC65AC"/>
    <w:rsid w:val="00AC6BCA"/>
    <w:rsid w:val="00AC6BF4"/>
    <w:rsid w:val="00AC727B"/>
    <w:rsid w:val="00AC784F"/>
    <w:rsid w:val="00AD17B9"/>
    <w:rsid w:val="00AD2161"/>
    <w:rsid w:val="00AD2208"/>
    <w:rsid w:val="00AD2217"/>
    <w:rsid w:val="00AD2E3E"/>
    <w:rsid w:val="00AD4D5B"/>
    <w:rsid w:val="00AD7A7C"/>
    <w:rsid w:val="00AE1AB5"/>
    <w:rsid w:val="00AE1C49"/>
    <w:rsid w:val="00AE3AD8"/>
    <w:rsid w:val="00AE429B"/>
    <w:rsid w:val="00AE4A45"/>
    <w:rsid w:val="00AE670A"/>
    <w:rsid w:val="00AE6A9E"/>
    <w:rsid w:val="00AE6DD7"/>
    <w:rsid w:val="00AE705A"/>
    <w:rsid w:val="00AF4201"/>
    <w:rsid w:val="00AF4A0A"/>
    <w:rsid w:val="00AF51C6"/>
    <w:rsid w:val="00AF7234"/>
    <w:rsid w:val="00AF797C"/>
    <w:rsid w:val="00AF7FC9"/>
    <w:rsid w:val="00B0012A"/>
    <w:rsid w:val="00B02098"/>
    <w:rsid w:val="00B0254D"/>
    <w:rsid w:val="00B047B0"/>
    <w:rsid w:val="00B0502B"/>
    <w:rsid w:val="00B0511E"/>
    <w:rsid w:val="00B05FE8"/>
    <w:rsid w:val="00B06FB6"/>
    <w:rsid w:val="00B07475"/>
    <w:rsid w:val="00B101AC"/>
    <w:rsid w:val="00B1222E"/>
    <w:rsid w:val="00B1222F"/>
    <w:rsid w:val="00B13208"/>
    <w:rsid w:val="00B139AD"/>
    <w:rsid w:val="00B1484C"/>
    <w:rsid w:val="00B22208"/>
    <w:rsid w:val="00B22518"/>
    <w:rsid w:val="00B24030"/>
    <w:rsid w:val="00B24B34"/>
    <w:rsid w:val="00B261D7"/>
    <w:rsid w:val="00B26921"/>
    <w:rsid w:val="00B26A61"/>
    <w:rsid w:val="00B26FC1"/>
    <w:rsid w:val="00B30D72"/>
    <w:rsid w:val="00B31681"/>
    <w:rsid w:val="00B31C6A"/>
    <w:rsid w:val="00B32903"/>
    <w:rsid w:val="00B32B85"/>
    <w:rsid w:val="00B33192"/>
    <w:rsid w:val="00B34AB0"/>
    <w:rsid w:val="00B34F7C"/>
    <w:rsid w:val="00B35848"/>
    <w:rsid w:val="00B362D5"/>
    <w:rsid w:val="00B363E4"/>
    <w:rsid w:val="00B3696B"/>
    <w:rsid w:val="00B3767C"/>
    <w:rsid w:val="00B40FF3"/>
    <w:rsid w:val="00B420E6"/>
    <w:rsid w:val="00B4274F"/>
    <w:rsid w:val="00B42CDF"/>
    <w:rsid w:val="00B4307B"/>
    <w:rsid w:val="00B44893"/>
    <w:rsid w:val="00B453B8"/>
    <w:rsid w:val="00B45B01"/>
    <w:rsid w:val="00B47212"/>
    <w:rsid w:val="00B47818"/>
    <w:rsid w:val="00B47E10"/>
    <w:rsid w:val="00B5036C"/>
    <w:rsid w:val="00B51149"/>
    <w:rsid w:val="00B51638"/>
    <w:rsid w:val="00B5236B"/>
    <w:rsid w:val="00B52C77"/>
    <w:rsid w:val="00B531AE"/>
    <w:rsid w:val="00B54348"/>
    <w:rsid w:val="00B5464D"/>
    <w:rsid w:val="00B57027"/>
    <w:rsid w:val="00B57678"/>
    <w:rsid w:val="00B57C02"/>
    <w:rsid w:val="00B60C62"/>
    <w:rsid w:val="00B61F7D"/>
    <w:rsid w:val="00B636FA"/>
    <w:rsid w:val="00B642B9"/>
    <w:rsid w:val="00B6456F"/>
    <w:rsid w:val="00B64761"/>
    <w:rsid w:val="00B65DCC"/>
    <w:rsid w:val="00B667DE"/>
    <w:rsid w:val="00B66CFE"/>
    <w:rsid w:val="00B672F5"/>
    <w:rsid w:val="00B67F2E"/>
    <w:rsid w:val="00B70374"/>
    <w:rsid w:val="00B70622"/>
    <w:rsid w:val="00B708D3"/>
    <w:rsid w:val="00B70BCC"/>
    <w:rsid w:val="00B712B0"/>
    <w:rsid w:val="00B71493"/>
    <w:rsid w:val="00B72C7C"/>
    <w:rsid w:val="00B72FFC"/>
    <w:rsid w:val="00B74A82"/>
    <w:rsid w:val="00B759C8"/>
    <w:rsid w:val="00B760C5"/>
    <w:rsid w:val="00B77B3C"/>
    <w:rsid w:val="00B81175"/>
    <w:rsid w:val="00B82515"/>
    <w:rsid w:val="00B82CD0"/>
    <w:rsid w:val="00B82D40"/>
    <w:rsid w:val="00B83003"/>
    <w:rsid w:val="00B832B4"/>
    <w:rsid w:val="00B84E85"/>
    <w:rsid w:val="00B857E0"/>
    <w:rsid w:val="00B865E2"/>
    <w:rsid w:val="00B87323"/>
    <w:rsid w:val="00B87837"/>
    <w:rsid w:val="00B90122"/>
    <w:rsid w:val="00B90168"/>
    <w:rsid w:val="00B916FF"/>
    <w:rsid w:val="00B91D10"/>
    <w:rsid w:val="00B91D7B"/>
    <w:rsid w:val="00B9283A"/>
    <w:rsid w:val="00B9374B"/>
    <w:rsid w:val="00B9523E"/>
    <w:rsid w:val="00B9595C"/>
    <w:rsid w:val="00BA06B8"/>
    <w:rsid w:val="00BA0E5A"/>
    <w:rsid w:val="00BA1805"/>
    <w:rsid w:val="00BA1D90"/>
    <w:rsid w:val="00BA244F"/>
    <w:rsid w:val="00BA4B1E"/>
    <w:rsid w:val="00BA796D"/>
    <w:rsid w:val="00BB0DC1"/>
    <w:rsid w:val="00BB114E"/>
    <w:rsid w:val="00BB1844"/>
    <w:rsid w:val="00BB262F"/>
    <w:rsid w:val="00BB3CF0"/>
    <w:rsid w:val="00BB4151"/>
    <w:rsid w:val="00BB5506"/>
    <w:rsid w:val="00BB5FC5"/>
    <w:rsid w:val="00BB6C88"/>
    <w:rsid w:val="00BB7018"/>
    <w:rsid w:val="00BB72D0"/>
    <w:rsid w:val="00BC12D2"/>
    <w:rsid w:val="00BC194B"/>
    <w:rsid w:val="00BC1C4E"/>
    <w:rsid w:val="00BC36FA"/>
    <w:rsid w:val="00BC54E0"/>
    <w:rsid w:val="00BC5A7E"/>
    <w:rsid w:val="00BC5D6B"/>
    <w:rsid w:val="00BC7240"/>
    <w:rsid w:val="00BC74DA"/>
    <w:rsid w:val="00BD00AD"/>
    <w:rsid w:val="00BD08CD"/>
    <w:rsid w:val="00BD31C2"/>
    <w:rsid w:val="00BD3236"/>
    <w:rsid w:val="00BD42E4"/>
    <w:rsid w:val="00BD4F93"/>
    <w:rsid w:val="00BD5E25"/>
    <w:rsid w:val="00BD6278"/>
    <w:rsid w:val="00BD7910"/>
    <w:rsid w:val="00BE006B"/>
    <w:rsid w:val="00BE0121"/>
    <w:rsid w:val="00BE06E8"/>
    <w:rsid w:val="00BE1026"/>
    <w:rsid w:val="00BE4744"/>
    <w:rsid w:val="00BE5A8F"/>
    <w:rsid w:val="00BE74E5"/>
    <w:rsid w:val="00BF01EC"/>
    <w:rsid w:val="00BF0FF3"/>
    <w:rsid w:val="00BF1A8A"/>
    <w:rsid w:val="00BF3C52"/>
    <w:rsid w:val="00BF4C6C"/>
    <w:rsid w:val="00BF5298"/>
    <w:rsid w:val="00BF6809"/>
    <w:rsid w:val="00BF6A39"/>
    <w:rsid w:val="00BF7621"/>
    <w:rsid w:val="00C0010A"/>
    <w:rsid w:val="00C04238"/>
    <w:rsid w:val="00C0553F"/>
    <w:rsid w:val="00C07283"/>
    <w:rsid w:val="00C072FA"/>
    <w:rsid w:val="00C077ED"/>
    <w:rsid w:val="00C101FE"/>
    <w:rsid w:val="00C11589"/>
    <w:rsid w:val="00C11900"/>
    <w:rsid w:val="00C12B67"/>
    <w:rsid w:val="00C12BDF"/>
    <w:rsid w:val="00C12FAB"/>
    <w:rsid w:val="00C1373B"/>
    <w:rsid w:val="00C1380F"/>
    <w:rsid w:val="00C13CC1"/>
    <w:rsid w:val="00C13E17"/>
    <w:rsid w:val="00C1596E"/>
    <w:rsid w:val="00C15C95"/>
    <w:rsid w:val="00C15E00"/>
    <w:rsid w:val="00C1672A"/>
    <w:rsid w:val="00C179C0"/>
    <w:rsid w:val="00C17B51"/>
    <w:rsid w:val="00C20768"/>
    <w:rsid w:val="00C21449"/>
    <w:rsid w:val="00C22A1E"/>
    <w:rsid w:val="00C22C43"/>
    <w:rsid w:val="00C236FF"/>
    <w:rsid w:val="00C23D67"/>
    <w:rsid w:val="00C2494A"/>
    <w:rsid w:val="00C24A3E"/>
    <w:rsid w:val="00C2524F"/>
    <w:rsid w:val="00C252C7"/>
    <w:rsid w:val="00C25691"/>
    <w:rsid w:val="00C2576C"/>
    <w:rsid w:val="00C25E1F"/>
    <w:rsid w:val="00C25F23"/>
    <w:rsid w:val="00C267CA"/>
    <w:rsid w:val="00C300F6"/>
    <w:rsid w:val="00C30396"/>
    <w:rsid w:val="00C3048F"/>
    <w:rsid w:val="00C304EC"/>
    <w:rsid w:val="00C3096A"/>
    <w:rsid w:val="00C309DB"/>
    <w:rsid w:val="00C3115B"/>
    <w:rsid w:val="00C31652"/>
    <w:rsid w:val="00C32946"/>
    <w:rsid w:val="00C34846"/>
    <w:rsid w:val="00C35ABC"/>
    <w:rsid w:val="00C35B72"/>
    <w:rsid w:val="00C3699A"/>
    <w:rsid w:val="00C36D63"/>
    <w:rsid w:val="00C40533"/>
    <w:rsid w:val="00C41506"/>
    <w:rsid w:val="00C42EAB"/>
    <w:rsid w:val="00C42FFF"/>
    <w:rsid w:val="00C43775"/>
    <w:rsid w:val="00C44313"/>
    <w:rsid w:val="00C445F7"/>
    <w:rsid w:val="00C45339"/>
    <w:rsid w:val="00C4668C"/>
    <w:rsid w:val="00C466AD"/>
    <w:rsid w:val="00C46E74"/>
    <w:rsid w:val="00C47343"/>
    <w:rsid w:val="00C50015"/>
    <w:rsid w:val="00C5140F"/>
    <w:rsid w:val="00C52BBD"/>
    <w:rsid w:val="00C52E09"/>
    <w:rsid w:val="00C54013"/>
    <w:rsid w:val="00C5521A"/>
    <w:rsid w:val="00C5582C"/>
    <w:rsid w:val="00C5627E"/>
    <w:rsid w:val="00C57D8F"/>
    <w:rsid w:val="00C609F6"/>
    <w:rsid w:val="00C6106A"/>
    <w:rsid w:val="00C612EF"/>
    <w:rsid w:val="00C62FAF"/>
    <w:rsid w:val="00C63C91"/>
    <w:rsid w:val="00C66708"/>
    <w:rsid w:val="00C6729B"/>
    <w:rsid w:val="00C675F0"/>
    <w:rsid w:val="00C67ECC"/>
    <w:rsid w:val="00C67F36"/>
    <w:rsid w:val="00C7101E"/>
    <w:rsid w:val="00C7134B"/>
    <w:rsid w:val="00C717E1"/>
    <w:rsid w:val="00C728EA"/>
    <w:rsid w:val="00C74194"/>
    <w:rsid w:val="00C749AD"/>
    <w:rsid w:val="00C75516"/>
    <w:rsid w:val="00C761F3"/>
    <w:rsid w:val="00C8149A"/>
    <w:rsid w:val="00C814BD"/>
    <w:rsid w:val="00C81CE0"/>
    <w:rsid w:val="00C8211E"/>
    <w:rsid w:val="00C830DF"/>
    <w:rsid w:val="00C8358D"/>
    <w:rsid w:val="00C83B5C"/>
    <w:rsid w:val="00C85987"/>
    <w:rsid w:val="00C85DED"/>
    <w:rsid w:val="00C8603D"/>
    <w:rsid w:val="00C86D1C"/>
    <w:rsid w:val="00C87BFE"/>
    <w:rsid w:val="00C90281"/>
    <w:rsid w:val="00C905AF"/>
    <w:rsid w:val="00C90ED4"/>
    <w:rsid w:val="00C91EAB"/>
    <w:rsid w:val="00C91EBF"/>
    <w:rsid w:val="00C93D2D"/>
    <w:rsid w:val="00C9443C"/>
    <w:rsid w:val="00C96C6D"/>
    <w:rsid w:val="00C96ECE"/>
    <w:rsid w:val="00CA0319"/>
    <w:rsid w:val="00CA057C"/>
    <w:rsid w:val="00CA1E06"/>
    <w:rsid w:val="00CA1FF3"/>
    <w:rsid w:val="00CA2937"/>
    <w:rsid w:val="00CA2A1A"/>
    <w:rsid w:val="00CA3110"/>
    <w:rsid w:val="00CA3FB8"/>
    <w:rsid w:val="00CA4C6C"/>
    <w:rsid w:val="00CA50B6"/>
    <w:rsid w:val="00CA791C"/>
    <w:rsid w:val="00CA7E5E"/>
    <w:rsid w:val="00CB043B"/>
    <w:rsid w:val="00CB0925"/>
    <w:rsid w:val="00CB0A53"/>
    <w:rsid w:val="00CB1320"/>
    <w:rsid w:val="00CB3766"/>
    <w:rsid w:val="00CB37A8"/>
    <w:rsid w:val="00CB38D7"/>
    <w:rsid w:val="00CB46BF"/>
    <w:rsid w:val="00CB4B72"/>
    <w:rsid w:val="00CB56EA"/>
    <w:rsid w:val="00CB7878"/>
    <w:rsid w:val="00CB7F43"/>
    <w:rsid w:val="00CC05BE"/>
    <w:rsid w:val="00CC06ED"/>
    <w:rsid w:val="00CC1713"/>
    <w:rsid w:val="00CC21E2"/>
    <w:rsid w:val="00CC296F"/>
    <w:rsid w:val="00CC3BF6"/>
    <w:rsid w:val="00CC5C58"/>
    <w:rsid w:val="00CC6809"/>
    <w:rsid w:val="00CC751C"/>
    <w:rsid w:val="00CD0566"/>
    <w:rsid w:val="00CD0CF7"/>
    <w:rsid w:val="00CD129B"/>
    <w:rsid w:val="00CD1C42"/>
    <w:rsid w:val="00CD1EEC"/>
    <w:rsid w:val="00CD2CB5"/>
    <w:rsid w:val="00CD2DBE"/>
    <w:rsid w:val="00CD3637"/>
    <w:rsid w:val="00CD427C"/>
    <w:rsid w:val="00CD6346"/>
    <w:rsid w:val="00CD6F1C"/>
    <w:rsid w:val="00CD6FB4"/>
    <w:rsid w:val="00CE19F4"/>
    <w:rsid w:val="00CE1ED6"/>
    <w:rsid w:val="00CE3DF2"/>
    <w:rsid w:val="00CE436B"/>
    <w:rsid w:val="00CE4632"/>
    <w:rsid w:val="00CE55BC"/>
    <w:rsid w:val="00CE56CD"/>
    <w:rsid w:val="00CE75A8"/>
    <w:rsid w:val="00CE77F0"/>
    <w:rsid w:val="00CE7B7E"/>
    <w:rsid w:val="00CF067E"/>
    <w:rsid w:val="00CF140A"/>
    <w:rsid w:val="00CF18E2"/>
    <w:rsid w:val="00CF4526"/>
    <w:rsid w:val="00CF4C38"/>
    <w:rsid w:val="00CF5987"/>
    <w:rsid w:val="00CF6BD8"/>
    <w:rsid w:val="00CF7259"/>
    <w:rsid w:val="00CF7D9F"/>
    <w:rsid w:val="00D00059"/>
    <w:rsid w:val="00D01188"/>
    <w:rsid w:val="00D01B1D"/>
    <w:rsid w:val="00D03CFA"/>
    <w:rsid w:val="00D0427A"/>
    <w:rsid w:val="00D05307"/>
    <w:rsid w:val="00D06531"/>
    <w:rsid w:val="00D073CF"/>
    <w:rsid w:val="00D07745"/>
    <w:rsid w:val="00D07F3C"/>
    <w:rsid w:val="00D11033"/>
    <w:rsid w:val="00D11422"/>
    <w:rsid w:val="00D11CE4"/>
    <w:rsid w:val="00D11EB9"/>
    <w:rsid w:val="00D12182"/>
    <w:rsid w:val="00D12535"/>
    <w:rsid w:val="00D1254B"/>
    <w:rsid w:val="00D132FF"/>
    <w:rsid w:val="00D13C1C"/>
    <w:rsid w:val="00D14DB0"/>
    <w:rsid w:val="00D158CC"/>
    <w:rsid w:val="00D159FB"/>
    <w:rsid w:val="00D15CCC"/>
    <w:rsid w:val="00D16665"/>
    <w:rsid w:val="00D17157"/>
    <w:rsid w:val="00D17BE7"/>
    <w:rsid w:val="00D23899"/>
    <w:rsid w:val="00D25036"/>
    <w:rsid w:val="00D26E71"/>
    <w:rsid w:val="00D27EF4"/>
    <w:rsid w:val="00D27FD8"/>
    <w:rsid w:val="00D30256"/>
    <w:rsid w:val="00D32876"/>
    <w:rsid w:val="00D33097"/>
    <w:rsid w:val="00D36F27"/>
    <w:rsid w:val="00D371E3"/>
    <w:rsid w:val="00D378FF"/>
    <w:rsid w:val="00D37AFD"/>
    <w:rsid w:val="00D37EE6"/>
    <w:rsid w:val="00D400E7"/>
    <w:rsid w:val="00D41989"/>
    <w:rsid w:val="00D43009"/>
    <w:rsid w:val="00D44065"/>
    <w:rsid w:val="00D459A6"/>
    <w:rsid w:val="00D45E77"/>
    <w:rsid w:val="00D4619E"/>
    <w:rsid w:val="00D504D5"/>
    <w:rsid w:val="00D50ABD"/>
    <w:rsid w:val="00D50D9D"/>
    <w:rsid w:val="00D515A4"/>
    <w:rsid w:val="00D51981"/>
    <w:rsid w:val="00D51A24"/>
    <w:rsid w:val="00D520C5"/>
    <w:rsid w:val="00D52862"/>
    <w:rsid w:val="00D52C40"/>
    <w:rsid w:val="00D5356C"/>
    <w:rsid w:val="00D61391"/>
    <w:rsid w:val="00D62396"/>
    <w:rsid w:val="00D62C41"/>
    <w:rsid w:val="00D63D0E"/>
    <w:rsid w:val="00D66F69"/>
    <w:rsid w:val="00D678BA"/>
    <w:rsid w:val="00D70148"/>
    <w:rsid w:val="00D724A4"/>
    <w:rsid w:val="00D74944"/>
    <w:rsid w:val="00D74AC2"/>
    <w:rsid w:val="00D75A5F"/>
    <w:rsid w:val="00D76259"/>
    <w:rsid w:val="00D7751B"/>
    <w:rsid w:val="00D77D6A"/>
    <w:rsid w:val="00D80400"/>
    <w:rsid w:val="00D81ACF"/>
    <w:rsid w:val="00D825D4"/>
    <w:rsid w:val="00D83634"/>
    <w:rsid w:val="00D84874"/>
    <w:rsid w:val="00D86233"/>
    <w:rsid w:val="00D86350"/>
    <w:rsid w:val="00D86415"/>
    <w:rsid w:val="00D868FD"/>
    <w:rsid w:val="00D87A59"/>
    <w:rsid w:val="00D902B9"/>
    <w:rsid w:val="00D9100F"/>
    <w:rsid w:val="00D91043"/>
    <w:rsid w:val="00D910A1"/>
    <w:rsid w:val="00D92BF5"/>
    <w:rsid w:val="00D93D36"/>
    <w:rsid w:val="00D94CA7"/>
    <w:rsid w:val="00D94E76"/>
    <w:rsid w:val="00D95190"/>
    <w:rsid w:val="00D951CF"/>
    <w:rsid w:val="00D96019"/>
    <w:rsid w:val="00D97430"/>
    <w:rsid w:val="00DA08EE"/>
    <w:rsid w:val="00DA1458"/>
    <w:rsid w:val="00DA2611"/>
    <w:rsid w:val="00DA3B33"/>
    <w:rsid w:val="00DA3D09"/>
    <w:rsid w:val="00DA3E2F"/>
    <w:rsid w:val="00DA41A1"/>
    <w:rsid w:val="00DA4CED"/>
    <w:rsid w:val="00DA60A5"/>
    <w:rsid w:val="00DA68DC"/>
    <w:rsid w:val="00DA6F1E"/>
    <w:rsid w:val="00DA70AA"/>
    <w:rsid w:val="00DA7B91"/>
    <w:rsid w:val="00DB0392"/>
    <w:rsid w:val="00DB1299"/>
    <w:rsid w:val="00DB143A"/>
    <w:rsid w:val="00DB1524"/>
    <w:rsid w:val="00DB25D1"/>
    <w:rsid w:val="00DB2C21"/>
    <w:rsid w:val="00DB39FC"/>
    <w:rsid w:val="00DB49F2"/>
    <w:rsid w:val="00DB4DBA"/>
    <w:rsid w:val="00DB55A2"/>
    <w:rsid w:val="00DB5E1D"/>
    <w:rsid w:val="00DC0F8F"/>
    <w:rsid w:val="00DC14AE"/>
    <w:rsid w:val="00DC174B"/>
    <w:rsid w:val="00DC1F63"/>
    <w:rsid w:val="00DC272B"/>
    <w:rsid w:val="00DC2BB5"/>
    <w:rsid w:val="00DC2D6D"/>
    <w:rsid w:val="00DC4B14"/>
    <w:rsid w:val="00DC4FA0"/>
    <w:rsid w:val="00DC6532"/>
    <w:rsid w:val="00DC68BE"/>
    <w:rsid w:val="00DC7A55"/>
    <w:rsid w:val="00DD0703"/>
    <w:rsid w:val="00DD0E5E"/>
    <w:rsid w:val="00DD1AA1"/>
    <w:rsid w:val="00DD1B5D"/>
    <w:rsid w:val="00DD2218"/>
    <w:rsid w:val="00DD2769"/>
    <w:rsid w:val="00DD2A40"/>
    <w:rsid w:val="00DD3415"/>
    <w:rsid w:val="00DD37B3"/>
    <w:rsid w:val="00DD37EC"/>
    <w:rsid w:val="00DD4516"/>
    <w:rsid w:val="00DD5149"/>
    <w:rsid w:val="00DD7226"/>
    <w:rsid w:val="00DD758E"/>
    <w:rsid w:val="00DE0C0E"/>
    <w:rsid w:val="00DE1A6F"/>
    <w:rsid w:val="00DE31EF"/>
    <w:rsid w:val="00DE4047"/>
    <w:rsid w:val="00DE4315"/>
    <w:rsid w:val="00DE54F0"/>
    <w:rsid w:val="00DE5C1E"/>
    <w:rsid w:val="00DE742F"/>
    <w:rsid w:val="00DE79F5"/>
    <w:rsid w:val="00DF0A39"/>
    <w:rsid w:val="00DF1579"/>
    <w:rsid w:val="00DF1E5F"/>
    <w:rsid w:val="00DF2315"/>
    <w:rsid w:val="00DF284D"/>
    <w:rsid w:val="00DF505E"/>
    <w:rsid w:val="00DF64DA"/>
    <w:rsid w:val="00DF6C83"/>
    <w:rsid w:val="00DF73BB"/>
    <w:rsid w:val="00DF790D"/>
    <w:rsid w:val="00E00051"/>
    <w:rsid w:val="00E00FFD"/>
    <w:rsid w:val="00E013E2"/>
    <w:rsid w:val="00E03D41"/>
    <w:rsid w:val="00E040C0"/>
    <w:rsid w:val="00E042A0"/>
    <w:rsid w:val="00E06D3C"/>
    <w:rsid w:val="00E06F0C"/>
    <w:rsid w:val="00E073FD"/>
    <w:rsid w:val="00E07B20"/>
    <w:rsid w:val="00E10F03"/>
    <w:rsid w:val="00E1201E"/>
    <w:rsid w:val="00E12461"/>
    <w:rsid w:val="00E127C0"/>
    <w:rsid w:val="00E14601"/>
    <w:rsid w:val="00E15E3C"/>
    <w:rsid w:val="00E1796D"/>
    <w:rsid w:val="00E208BF"/>
    <w:rsid w:val="00E21869"/>
    <w:rsid w:val="00E222B1"/>
    <w:rsid w:val="00E22AE3"/>
    <w:rsid w:val="00E23024"/>
    <w:rsid w:val="00E24F71"/>
    <w:rsid w:val="00E2500B"/>
    <w:rsid w:val="00E26A41"/>
    <w:rsid w:val="00E26D64"/>
    <w:rsid w:val="00E321E6"/>
    <w:rsid w:val="00E32FBD"/>
    <w:rsid w:val="00E3574B"/>
    <w:rsid w:val="00E35ACB"/>
    <w:rsid w:val="00E36BF9"/>
    <w:rsid w:val="00E40C49"/>
    <w:rsid w:val="00E42326"/>
    <w:rsid w:val="00E437D7"/>
    <w:rsid w:val="00E443B5"/>
    <w:rsid w:val="00E4487B"/>
    <w:rsid w:val="00E448CE"/>
    <w:rsid w:val="00E44DF2"/>
    <w:rsid w:val="00E477A0"/>
    <w:rsid w:val="00E47F92"/>
    <w:rsid w:val="00E50560"/>
    <w:rsid w:val="00E50B1C"/>
    <w:rsid w:val="00E51D46"/>
    <w:rsid w:val="00E51F90"/>
    <w:rsid w:val="00E5207B"/>
    <w:rsid w:val="00E520DE"/>
    <w:rsid w:val="00E536D3"/>
    <w:rsid w:val="00E5374D"/>
    <w:rsid w:val="00E555C3"/>
    <w:rsid w:val="00E562F1"/>
    <w:rsid w:val="00E56767"/>
    <w:rsid w:val="00E56FF3"/>
    <w:rsid w:val="00E57A80"/>
    <w:rsid w:val="00E62315"/>
    <w:rsid w:val="00E624CE"/>
    <w:rsid w:val="00E6270B"/>
    <w:rsid w:val="00E62A47"/>
    <w:rsid w:val="00E63105"/>
    <w:rsid w:val="00E6383D"/>
    <w:rsid w:val="00E64081"/>
    <w:rsid w:val="00E64211"/>
    <w:rsid w:val="00E64843"/>
    <w:rsid w:val="00E64B9F"/>
    <w:rsid w:val="00E64E7E"/>
    <w:rsid w:val="00E64F00"/>
    <w:rsid w:val="00E65FD7"/>
    <w:rsid w:val="00E665F7"/>
    <w:rsid w:val="00E6680E"/>
    <w:rsid w:val="00E676E5"/>
    <w:rsid w:val="00E70438"/>
    <w:rsid w:val="00E7085D"/>
    <w:rsid w:val="00E728F4"/>
    <w:rsid w:val="00E7383E"/>
    <w:rsid w:val="00E73DDB"/>
    <w:rsid w:val="00E74F59"/>
    <w:rsid w:val="00E75607"/>
    <w:rsid w:val="00E757AE"/>
    <w:rsid w:val="00E75DDD"/>
    <w:rsid w:val="00E75E3F"/>
    <w:rsid w:val="00E7638B"/>
    <w:rsid w:val="00E77181"/>
    <w:rsid w:val="00E77272"/>
    <w:rsid w:val="00E80071"/>
    <w:rsid w:val="00E8095D"/>
    <w:rsid w:val="00E80E17"/>
    <w:rsid w:val="00E81A48"/>
    <w:rsid w:val="00E823E5"/>
    <w:rsid w:val="00E83EC2"/>
    <w:rsid w:val="00E84C2C"/>
    <w:rsid w:val="00E84C85"/>
    <w:rsid w:val="00E85984"/>
    <w:rsid w:val="00E85AC9"/>
    <w:rsid w:val="00E85E42"/>
    <w:rsid w:val="00E87505"/>
    <w:rsid w:val="00E876B5"/>
    <w:rsid w:val="00E90224"/>
    <w:rsid w:val="00E90B9A"/>
    <w:rsid w:val="00E90D64"/>
    <w:rsid w:val="00E914CA"/>
    <w:rsid w:val="00E91AC1"/>
    <w:rsid w:val="00E91E45"/>
    <w:rsid w:val="00E9268E"/>
    <w:rsid w:val="00E92BF1"/>
    <w:rsid w:val="00E95CB0"/>
    <w:rsid w:val="00EA1407"/>
    <w:rsid w:val="00EA17DD"/>
    <w:rsid w:val="00EA1D65"/>
    <w:rsid w:val="00EA2A9F"/>
    <w:rsid w:val="00EA3C11"/>
    <w:rsid w:val="00EA5159"/>
    <w:rsid w:val="00EA5279"/>
    <w:rsid w:val="00EA633B"/>
    <w:rsid w:val="00EA7904"/>
    <w:rsid w:val="00EB0ED6"/>
    <w:rsid w:val="00EB142D"/>
    <w:rsid w:val="00EB1904"/>
    <w:rsid w:val="00EB21DB"/>
    <w:rsid w:val="00EB269B"/>
    <w:rsid w:val="00EB3E6E"/>
    <w:rsid w:val="00EB616F"/>
    <w:rsid w:val="00EC072C"/>
    <w:rsid w:val="00EC12F5"/>
    <w:rsid w:val="00EC17EB"/>
    <w:rsid w:val="00EC2C83"/>
    <w:rsid w:val="00EC3249"/>
    <w:rsid w:val="00EC3B28"/>
    <w:rsid w:val="00EC507F"/>
    <w:rsid w:val="00EC5304"/>
    <w:rsid w:val="00EC5565"/>
    <w:rsid w:val="00EC5731"/>
    <w:rsid w:val="00EC57A7"/>
    <w:rsid w:val="00EC62E0"/>
    <w:rsid w:val="00EC6D9D"/>
    <w:rsid w:val="00ED0F96"/>
    <w:rsid w:val="00ED13CA"/>
    <w:rsid w:val="00ED257C"/>
    <w:rsid w:val="00ED6688"/>
    <w:rsid w:val="00ED7BDA"/>
    <w:rsid w:val="00EE1BCE"/>
    <w:rsid w:val="00EE2082"/>
    <w:rsid w:val="00EE21DA"/>
    <w:rsid w:val="00EE2FA7"/>
    <w:rsid w:val="00EE41BD"/>
    <w:rsid w:val="00EE451A"/>
    <w:rsid w:val="00EE4BF4"/>
    <w:rsid w:val="00EE56F5"/>
    <w:rsid w:val="00EE5F4C"/>
    <w:rsid w:val="00EE610D"/>
    <w:rsid w:val="00EE6145"/>
    <w:rsid w:val="00EE681C"/>
    <w:rsid w:val="00EF0B8C"/>
    <w:rsid w:val="00EF10BB"/>
    <w:rsid w:val="00EF19A9"/>
    <w:rsid w:val="00EF3146"/>
    <w:rsid w:val="00EF33AA"/>
    <w:rsid w:val="00EF3808"/>
    <w:rsid w:val="00EF3E3B"/>
    <w:rsid w:val="00EF436A"/>
    <w:rsid w:val="00EF52D4"/>
    <w:rsid w:val="00EF5D53"/>
    <w:rsid w:val="00F01E70"/>
    <w:rsid w:val="00F0279B"/>
    <w:rsid w:val="00F03A1E"/>
    <w:rsid w:val="00F03EC4"/>
    <w:rsid w:val="00F04163"/>
    <w:rsid w:val="00F04331"/>
    <w:rsid w:val="00F04750"/>
    <w:rsid w:val="00F0490A"/>
    <w:rsid w:val="00F05571"/>
    <w:rsid w:val="00F06AA9"/>
    <w:rsid w:val="00F07821"/>
    <w:rsid w:val="00F07F90"/>
    <w:rsid w:val="00F10C16"/>
    <w:rsid w:val="00F10C99"/>
    <w:rsid w:val="00F112AD"/>
    <w:rsid w:val="00F11671"/>
    <w:rsid w:val="00F117C7"/>
    <w:rsid w:val="00F11903"/>
    <w:rsid w:val="00F11B44"/>
    <w:rsid w:val="00F122CB"/>
    <w:rsid w:val="00F139A9"/>
    <w:rsid w:val="00F144CC"/>
    <w:rsid w:val="00F149CB"/>
    <w:rsid w:val="00F17215"/>
    <w:rsid w:val="00F20628"/>
    <w:rsid w:val="00F20686"/>
    <w:rsid w:val="00F20F5C"/>
    <w:rsid w:val="00F22227"/>
    <w:rsid w:val="00F22AC9"/>
    <w:rsid w:val="00F22C94"/>
    <w:rsid w:val="00F23199"/>
    <w:rsid w:val="00F2365B"/>
    <w:rsid w:val="00F24BFF"/>
    <w:rsid w:val="00F2625F"/>
    <w:rsid w:val="00F269EF"/>
    <w:rsid w:val="00F27654"/>
    <w:rsid w:val="00F27791"/>
    <w:rsid w:val="00F3017A"/>
    <w:rsid w:val="00F30797"/>
    <w:rsid w:val="00F31AD5"/>
    <w:rsid w:val="00F31D4D"/>
    <w:rsid w:val="00F31FE8"/>
    <w:rsid w:val="00F3354D"/>
    <w:rsid w:val="00F34AB2"/>
    <w:rsid w:val="00F36005"/>
    <w:rsid w:val="00F364D2"/>
    <w:rsid w:val="00F36750"/>
    <w:rsid w:val="00F36C4F"/>
    <w:rsid w:val="00F40635"/>
    <w:rsid w:val="00F40F75"/>
    <w:rsid w:val="00F42F69"/>
    <w:rsid w:val="00F4336F"/>
    <w:rsid w:val="00F43584"/>
    <w:rsid w:val="00F4634F"/>
    <w:rsid w:val="00F46610"/>
    <w:rsid w:val="00F47427"/>
    <w:rsid w:val="00F50D8B"/>
    <w:rsid w:val="00F51023"/>
    <w:rsid w:val="00F51C0F"/>
    <w:rsid w:val="00F522EC"/>
    <w:rsid w:val="00F52A5B"/>
    <w:rsid w:val="00F535B3"/>
    <w:rsid w:val="00F53AD3"/>
    <w:rsid w:val="00F54F1D"/>
    <w:rsid w:val="00F55BCE"/>
    <w:rsid w:val="00F56386"/>
    <w:rsid w:val="00F57389"/>
    <w:rsid w:val="00F57E68"/>
    <w:rsid w:val="00F618AE"/>
    <w:rsid w:val="00F640B3"/>
    <w:rsid w:val="00F640B6"/>
    <w:rsid w:val="00F6425B"/>
    <w:rsid w:val="00F64ABF"/>
    <w:rsid w:val="00F66AFC"/>
    <w:rsid w:val="00F66CFE"/>
    <w:rsid w:val="00F671AD"/>
    <w:rsid w:val="00F677D8"/>
    <w:rsid w:val="00F67D29"/>
    <w:rsid w:val="00F71262"/>
    <w:rsid w:val="00F741A2"/>
    <w:rsid w:val="00F74C15"/>
    <w:rsid w:val="00F75B96"/>
    <w:rsid w:val="00F76CFE"/>
    <w:rsid w:val="00F77ABF"/>
    <w:rsid w:val="00F81137"/>
    <w:rsid w:val="00F81BEB"/>
    <w:rsid w:val="00F849E0"/>
    <w:rsid w:val="00F85798"/>
    <w:rsid w:val="00F85966"/>
    <w:rsid w:val="00F87043"/>
    <w:rsid w:val="00F87B4E"/>
    <w:rsid w:val="00F904A2"/>
    <w:rsid w:val="00F90BA3"/>
    <w:rsid w:val="00F916AE"/>
    <w:rsid w:val="00F929E5"/>
    <w:rsid w:val="00F92DF5"/>
    <w:rsid w:val="00F94E1C"/>
    <w:rsid w:val="00F95861"/>
    <w:rsid w:val="00F95E24"/>
    <w:rsid w:val="00FA0B4D"/>
    <w:rsid w:val="00FA10A1"/>
    <w:rsid w:val="00FA2024"/>
    <w:rsid w:val="00FA27AE"/>
    <w:rsid w:val="00FA367B"/>
    <w:rsid w:val="00FA3B7B"/>
    <w:rsid w:val="00FA49E3"/>
    <w:rsid w:val="00FA54AB"/>
    <w:rsid w:val="00FA6147"/>
    <w:rsid w:val="00FA6D76"/>
    <w:rsid w:val="00FA72E6"/>
    <w:rsid w:val="00FA747C"/>
    <w:rsid w:val="00FB1262"/>
    <w:rsid w:val="00FB256B"/>
    <w:rsid w:val="00FB3321"/>
    <w:rsid w:val="00FB3567"/>
    <w:rsid w:val="00FB4F79"/>
    <w:rsid w:val="00FB5542"/>
    <w:rsid w:val="00FB56E0"/>
    <w:rsid w:val="00FB644D"/>
    <w:rsid w:val="00FB65DE"/>
    <w:rsid w:val="00FB6819"/>
    <w:rsid w:val="00FB78EE"/>
    <w:rsid w:val="00FB7FB2"/>
    <w:rsid w:val="00FC06ED"/>
    <w:rsid w:val="00FC082F"/>
    <w:rsid w:val="00FC2B2C"/>
    <w:rsid w:val="00FC2C6A"/>
    <w:rsid w:val="00FC30F7"/>
    <w:rsid w:val="00FC43FE"/>
    <w:rsid w:val="00FC51AB"/>
    <w:rsid w:val="00FC76E0"/>
    <w:rsid w:val="00FD01EC"/>
    <w:rsid w:val="00FD02A3"/>
    <w:rsid w:val="00FD19CE"/>
    <w:rsid w:val="00FD1FAA"/>
    <w:rsid w:val="00FD22D6"/>
    <w:rsid w:val="00FD2679"/>
    <w:rsid w:val="00FD2E9E"/>
    <w:rsid w:val="00FD3652"/>
    <w:rsid w:val="00FD3C7D"/>
    <w:rsid w:val="00FD45F0"/>
    <w:rsid w:val="00FD494C"/>
    <w:rsid w:val="00FD5403"/>
    <w:rsid w:val="00FD7238"/>
    <w:rsid w:val="00FE00CB"/>
    <w:rsid w:val="00FE06B8"/>
    <w:rsid w:val="00FE0804"/>
    <w:rsid w:val="00FE135D"/>
    <w:rsid w:val="00FE3D6F"/>
    <w:rsid w:val="00FE5F20"/>
    <w:rsid w:val="00FE71C4"/>
    <w:rsid w:val="00FE76B4"/>
    <w:rsid w:val="00FF08AC"/>
    <w:rsid w:val="00FF12CA"/>
    <w:rsid w:val="00FF23F2"/>
    <w:rsid w:val="00FF27E3"/>
    <w:rsid w:val="00FF2B13"/>
    <w:rsid w:val="00FF2C34"/>
    <w:rsid w:val="00FF2E33"/>
    <w:rsid w:val="00FF31B7"/>
    <w:rsid w:val="00FF350F"/>
    <w:rsid w:val="00FF3585"/>
    <w:rsid w:val="00FF4893"/>
    <w:rsid w:val="00FF4E03"/>
    <w:rsid w:val="00FF5FD4"/>
    <w:rsid w:val="00FF62E8"/>
    <w:rsid w:val="00FF74F4"/>
    <w:rsid w:val="00FF76BF"/>
    <w:rsid w:val="00FF7BC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196963D"/>
  <w15:docId w15:val="{8143B00B-BD3A-46CD-9D53-B695650A2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ＭＳ 明朝"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C36FA"/>
    <w:pPr>
      <w:spacing w:before="180" w:after="180" w:line="480" w:lineRule="auto"/>
      <w:ind w:firstLine="227"/>
    </w:pPr>
    <w:rPr>
      <w:rFonts w:ascii="Times New Roman" w:eastAsia="Times New Roman" w:hAnsi="Times New Roman" w:cs="Times New Roman"/>
    </w:rPr>
  </w:style>
  <w:style w:type="paragraph" w:styleId="1">
    <w:name w:val="heading 1"/>
    <w:basedOn w:val="a"/>
    <w:next w:val="a0"/>
    <w:link w:val="10"/>
    <w:uiPriority w:val="9"/>
    <w:qFormat/>
    <w:rsid w:val="00A56233"/>
    <w:pPr>
      <w:keepNext/>
      <w:keepLines/>
      <w:spacing w:before="480" w:after="0"/>
      <w:outlineLvl w:val="0"/>
    </w:pPr>
    <w:rPr>
      <w:b/>
      <w:bCs/>
      <w:sz w:val="32"/>
      <w:szCs w:val="32"/>
    </w:rPr>
  </w:style>
  <w:style w:type="paragraph" w:styleId="2">
    <w:name w:val="heading 2"/>
    <w:basedOn w:val="a"/>
    <w:next w:val="a0"/>
    <w:link w:val="20"/>
    <w:uiPriority w:val="9"/>
    <w:unhideWhenUsed/>
    <w:qFormat/>
    <w:rsid w:val="00A56233"/>
    <w:pPr>
      <w:keepNext/>
      <w:keepLines/>
      <w:spacing w:before="200" w:after="0"/>
      <w:outlineLvl w:val="1"/>
    </w:pPr>
    <w:rPr>
      <w:b/>
      <w:bCs/>
      <w:sz w:val="28"/>
      <w:szCs w:val="28"/>
      <w:lang w:eastAsia="ja-JP"/>
    </w:rPr>
  </w:style>
  <w:style w:type="paragraph" w:styleId="3">
    <w:name w:val="heading 3"/>
    <w:aliases w:val="図表キャプション"/>
    <w:basedOn w:val="a"/>
    <w:next w:val="a0"/>
    <w:link w:val="30"/>
    <w:uiPriority w:val="9"/>
    <w:unhideWhenUsed/>
    <w:qFormat/>
    <w:rsid w:val="00FC082F"/>
    <w:pPr>
      <w:keepNext/>
      <w:keepLines/>
      <w:spacing w:before="200" w:after="0"/>
      <w:outlineLvl w:val="2"/>
    </w:pPr>
    <w:rPr>
      <w:rFonts w:cstheme="majorBidi"/>
      <w:b/>
      <w:bCs/>
      <w:color w:val="000000"/>
      <w:sz w:val="22"/>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link w:val="5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図表番号 (文字)"/>
    <w:basedOn w:val="a1"/>
    <w:link w:val="a5"/>
    <w:qFormat/>
  </w:style>
  <w:style w:type="character" w:customStyle="1" w:styleId="VerbatimChar">
    <w:name w:val="Verbatim Char"/>
    <w:basedOn w:val="a4"/>
    <w:link w:val="SourceCode"/>
    <w:qFormat/>
    <w:rPr>
      <w:rFonts w:ascii="Consolas" w:hAnsi="Consolas"/>
      <w:sz w:val="22"/>
    </w:rPr>
  </w:style>
  <w:style w:type="character" w:customStyle="1" w:styleId="SectionNumber">
    <w:name w:val="Section Number"/>
    <w:basedOn w:val="a4"/>
    <w:qFormat/>
  </w:style>
  <w:style w:type="character" w:customStyle="1" w:styleId="FootnoteCharacters">
    <w:name w:val="Footnote Characters"/>
    <w:qFormat/>
    <w:rPr>
      <w:vertAlign w:val="superscript"/>
    </w:rPr>
  </w:style>
  <w:style w:type="character" w:styleId="a6">
    <w:name w:val="footnote reference"/>
    <w:rPr>
      <w:vertAlign w:val="superscript"/>
    </w:rPr>
  </w:style>
  <w:style w:type="character" w:styleId="a7">
    <w:name w:val="Hyperlink"/>
    <w:basedOn w:val="a4"/>
    <w:rPr>
      <w:color w:val="4F81BD" w:themeColor="accent1"/>
    </w:rPr>
  </w:style>
  <w:style w:type="character" w:customStyle="1" w:styleId="KeywordTok">
    <w:name w:val="KeywordTok"/>
    <w:basedOn w:val="VerbatimChar"/>
    <w:qFormat/>
    <w:rPr>
      <w:rFonts w:ascii="Consolas" w:hAnsi="Consolas"/>
      <w:b/>
      <w:color w:val="204A87"/>
      <w:sz w:val="22"/>
      <w:shd w:val="clear" w:color="auto" w:fill="F8F8F8"/>
    </w:rPr>
  </w:style>
  <w:style w:type="character" w:customStyle="1" w:styleId="DataTypeTok">
    <w:name w:val="DataTypeTok"/>
    <w:basedOn w:val="VerbatimChar"/>
    <w:qFormat/>
    <w:rPr>
      <w:rFonts w:ascii="Consolas" w:hAnsi="Consolas"/>
      <w:color w:val="204A87"/>
      <w:sz w:val="22"/>
      <w:shd w:val="clear" w:color="auto" w:fill="F8F8F8"/>
    </w:rPr>
  </w:style>
  <w:style w:type="character" w:customStyle="1" w:styleId="DecValTok">
    <w:name w:val="DecValTok"/>
    <w:basedOn w:val="VerbatimChar"/>
    <w:qFormat/>
    <w:rPr>
      <w:rFonts w:ascii="Consolas" w:hAnsi="Consolas"/>
      <w:color w:val="0000CF"/>
      <w:sz w:val="22"/>
      <w:shd w:val="clear" w:color="auto" w:fill="F8F8F8"/>
    </w:rPr>
  </w:style>
  <w:style w:type="character" w:customStyle="1" w:styleId="BaseNTok">
    <w:name w:val="BaseNTok"/>
    <w:basedOn w:val="VerbatimChar"/>
    <w:qFormat/>
    <w:rPr>
      <w:rFonts w:ascii="Consolas" w:hAnsi="Consolas"/>
      <w:color w:val="0000CF"/>
      <w:sz w:val="22"/>
      <w:shd w:val="clear" w:color="auto" w:fill="F8F8F8"/>
    </w:rPr>
  </w:style>
  <w:style w:type="character" w:customStyle="1" w:styleId="FloatTok">
    <w:name w:val="FloatTok"/>
    <w:basedOn w:val="VerbatimChar"/>
    <w:qFormat/>
    <w:rPr>
      <w:rFonts w:ascii="Consolas" w:hAnsi="Consolas"/>
      <w:color w:val="0000CF"/>
      <w:sz w:val="22"/>
      <w:shd w:val="clear" w:color="auto" w:fill="F8F8F8"/>
    </w:rPr>
  </w:style>
  <w:style w:type="character" w:customStyle="1" w:styleId="ConstantTok">
    <w:name w:val="ConstantTok"/>
    <w:basedOn w:val="VerbatimChar"/>
    <w:qFormat/>
    <w:rPr>
      <w:rFonts w:ascii="Consolas" w:hAnsi="Consolas"/>
      <w:color w:val="8F5902"/>
      <w:sz w:val="22"/>
      <w:shd w:val="clear" w:color="auto" w:fill="F8F8F8"/>
    </w:rPr>
  </w:style>
  <w:style w:type="character" w:customStyle="1" w:styleId="CharTok">
    <w:name w:val="CharTok"/>
    <w:basedOn w:val="VerbatimChar"/>
    <w:qFormat/>
    <w:rPr>
      <w:rFonts w:ascii="Consolas" w:hAnsi="Consolas"/>
      <w:color w:val="4E9A06"/>
      <w:sz w:val="22"/>
      <w:shd w:val="clear" w:color="auto" w:fill="F8F8F8"/>
    </w:rPr>
  </w:style>
  <w:style w:type="character" w:customStyle="1" w:styleId="SpecialCharTok">
    <w:name w:val="SpecialCharTok"/>
    <w:basedOn w:val="VerbatimChar"/>
    <w:qFormat/>
    <w:rPr>
      <w:rFonts w:ascii="Consolas" w:hAnsi="Consolas"/>
      <w:b/>
      <w:color w:val="CE5C00"/>
      <w:sz w:val="22"/>
      <w:shd w:val="clear" w:color="auto" w:fill="F8F8F8"/>
    </w:rPr>
  </w:style>
  <w:style w:type="character" w:customStyle="1" w:styleId="StringTok">
    <w:name w:val="StringTok"/>
    <w:basedOn w:val="VerbatimChar"/>
    <w:qFormat/>
    <w:rPr>
      <w:rFonts w:ascii="Consolas" w:hAnsi="Consolas"/>
      <w:color w:val="4E9A06"/>
      <w:sz w:val="22"/>
      <w:shd w:val="clear" w:color="auto" w:fill="F8F8F8"/>
    </w:rPr>
  </w:style>
  <w:style w:type="character" w:customStyle="1" w:styleId="VerbatimStringTok">
    <w:name w:val="VerbatimStringTok"/>
    <w:basedOn w:val="VerbatimChar"/>
    <w:qFormat/>
    <w:rPr>
      <w:rFonts w:ascii="Consolas" w:hAnsi="Consolas"/>
      <w:color w:val="4E9A06"/>
      <w:sz w:val="22"/>
      <w:shd w:val="clear" w:color="auto" w:fill="F8F8F8"/>
    </w:rPr>
  </w:style>
  <w:style w:type="character" w:customStyle="1" w:styleId="SpecialStringTok">
    <w:name w:val="SpecialStringTok"/>
    <w:basedOn w:val="VerbatimChar"/>
    <w:qFormat/>
    <w:rPr>
      <w:rFonts w:ascii="Consolas" w:hAnsi="Consolas"/>
      <w:color w:val="4E9A06"/>
      <w:sz w:val="22"/>
      <w:shd w:val="clear" w:color="auto" w:fill="F8F8F8"/>
    </w:rPr>
  </w:style>
  <w:style w:type="character" w:customStyle="1" w:styleId="ImportTok">
    <w:name w:val="ImportTok"/>
    <w:basedOn w:val="VerbatimChar"/>
    <w:qFormat/>
    <w:rPr>
      <w:rFonts w:ascii="Consolas" w:hAnsi="Consolas"/>
      <w:sz w:val="22"/>
      <w:shd w:val="clear" w:color="auto" w:fill="F8F8F8"/>
    </w:rPr>
  </w:style>
  <w:style w:type="character" w:customStyle="1" w:styleId="CommentTok">
    <w:name w:val="CommentTok"/>
    <w:basedOn w:val="VerbatimChar"/>
    <w:qFormat/>
    <w:rPr>
      <w:rFonts w:ascii="Consolas" w:hAnsi="Consolas"/>
      <w:i/>
      <w:color w:val="8F5902"/>
      <w:sz w:val="22"/>
      <w:shd w:val="clear" w:color="auto" w:fill="F8F8F8"/>
    </w:rPr>
  </w:style>
  <w:style w:type="character" w:customStyle="1" w:styleId="DocumentationTok">
    <w:name w:val="DocumentationTok"/>
    <w:basedOn w:val="VerbatimChar"/>
    <w:qFormat/>
    <w:rPr>
      <w:rFonts w:ascii="Consolas" w:hAnsi="Consolas"/>
      <w:b/>
      <w:i/>
      <w:color w:val="8F5902"/>
      <w:sz w:val="22"/>
      <w:shd w:val="clear" w:color="auto" w:fill="F8F8F8"/>
    </w:rPr>
  </w:style>
  <w:style w:type="character" w:customStyle="1" w:styleId="AnnotationTok">
    <w:name w:val="AnnotationTok"/>
    <w:basedOn w:val="VerbatimChar"/>
    <w:qFormat/>
    <w:rPr>
      <w:rFonts w:ascii="Consolas" w:hAnsi="Consolas"/>
      <w:b/>
      <w:i/>
      <w:color w:val="8F5902"/>
      <w:sz w:val="22"/>
      <w:shd w:val="clear" w:color="auto" w:fill="F8F8F8"/>
    </w:rPr>
  </w:style>
  <w:style w:type="character" w:customStyle="1" w:styleId="CommentVarTok">
    <w:name w:val="CommentVarTok"/>
    <w:basedOn w:val="VerbatimChar"/>
    <w:qFormat/>
    <w:rPr>
      <w:rFonts w:ascii="Consolas" w:hAnsi="Consolas"/>
      <w:b/>
      <w:i/>
      <w:color w:val="8F5902"/>
      <w:sz w:val="22"/>
      <w:shd w:val="clear" w:color="auto" w:fill="F8F8F8"/>
    </w:rPr>
  </w:style>
  <w:style w:type="character" w:customStyle="1" w:styleId="OtherTok">
    <w:name w:val="OtherTok"/>
    <w:basedOn w:val="VerbatimChar"/>
    <w:qFormat/>
    <w:rPr>
      <w:rFonts w:ascii="Consolas" w:hAnsi="Consolas"/>
      <w:color w:val="8F5902"/>
      <w:sz w:val="22"/>
      <w:shd w:val="clear" w:color="auto" w:fill="F8F8F8"/>
    </w:rPr>
  </w:style>
  <w:style w:type="character" w:customStyle="1" w:styleId="FunctionTok">
    <w:name w:val="FunctionTok"/>
    <w:basedOn w:val="VerbatimChar"/>
    <w:qFormat/>
    <w:rPr>
      <w:rFonts w:ascii="Consolas" w:hAnsi="Consolas"/>
      <w:b/>
      <w:color w:val="204A87"/>
      <w:sz w:val="22"/>
      <w:shd w:val="clear" w:color="auto" w:fill="F8F8F8"/>
    </w:rPr>
  </w:style>
  <w:style w:type="character" w:customStyle="1" w:styleId="VariableTok">
    <w:name w:val="VariableTok"/>
    <w:basedOn w:val="VerbatimChar"/>
    <w:qFormat/>
    <w:rPr>
      <w:rFonts w:ascii="Consolas" w:hAnsi="Consolas"/>
      <w:color w:val="000000"/>
      <w:sz w:val="22"/>
      <w:shd w:val="clear" w:color="auto" w:fill="F8F8F8"/>
    </w:rPr>
  </w:style>
  <w:style w:type="character" w:customStyle="1" w:styleId="ControlFlowTok">
    <w:name w:val="ControlFlowTok"/>
    <w:basedOn w:val="VerbatimChar"/>
    <w:qFormat/>
    <w:rPr>
      <w:rFonts w:ascii="Consolas" w:hAnsi="Consolas"/>
      <w:b/>
      <w:color w:val="204A87"/>
      <w:sz w:val="22"/>
      <w:shd w:val="clear" w:color="auto" w:fill="F8F8F8"/>
    </w:rPr>
  </w:style>
  <w:style w:type="character" w:customStyle="1" w:styleId="OperatorTok">
    <w:name w:val="OperatorTok"/>
    <w:basedOn w:val="VerbatimChar"/>
    <w:qFormat/>
    <w:rPr>
      <w:rFonts w:ascii="Consolas" w:hAnsi="Consolas"/>
      <w:b/>
      <w:color w:val="CE5C00"/>
      <w:sz w:val="22"/>
      <w:shd w:val="clear" w:color="auto" w:fill="F8F8F8"/>
    </w:rPr>
  </w:style>
  <w:style w:type="character" w:customStyle="1" w:styleId="BuiltInTok">
    <w:name w:val="BuiltInTok"/>
    <w:basedOn w:val="VerbatimChar"/>
    <w:qFormat/>
    <w:rPr>
      <w:rFonts w:ascii="Consolas" w:hAnsi="Consolas"/>
      <w:sz w:val="22"/>
      <w:shd w:val="clear" w:color="auto" w:fill="F8F8F8"/>
    </w:rPr>
  </w:style>
  <w:style w:type="character" w:customStyle="1" w:styleId="ExtensionTok">
    <w:name w:val="ExtensionTok"/>
    <w:basedOn w:val="VerbatimChar"/>
    <w:qFormat/>
    <w:rPr>
      <w:rFonts w:ascii="Consolas" w:hAnsi="Consolas"/>
      <w:sz w:val="22"/>
      <w:shd w:val="clear" w:color="auto" w:fill="F8F8F8"/>
    </w:rPr>
  </w:style>
  <w:style w:type="character" w:customStyle="1" w:styleId="PreprocessorTok">
    <w:name w:val="PreprocessorTok"/>
    <w:basedOn w:val="VerbatimChar"/>
    <w:qFormat/>
    <w:rPr>
      <w:rFonts w:ascii="Consolas" w:hAnsi="Consolas"/>
      <w:i/>
      <w:color w:val="8F5902"/>
      <w:sz w:val="22"/>
      <w:shd w:val="clear" w:color="auto" w:fill="F8F8F8"/>
    </w:rPr>
  </w:style>
  <w:style w:type="character" w:customStyle="1" w:styleId="AttributeTok">
    <w:name w:val="AttributeTok"/>
    <w:basedOn w:val="VerbatimChar"/>
    <w:qFormat/>
    <w:rPr>
      <w:rFonts w:ascii="Consolas" w:hAnsi="Consolas"/>
      <w:color w:val="204A87"/>
      <w:sz w:val="22"/>
      <w:shd w:val="clear" w:color="auto" w:fill="F8F8F8"/>
    </w:rPr>
  </w:style>
  <w:style w:type="character" w:customStyle="1" w:styleId="RegionMarkerTok">
    <w:name w:val="RegionMarkerTok"/>
    <w:basedOn w:val="VerbatimChar"/>
    <w:qFormat/>
    <w:rPr>
      <w:rFonts w:ascii="Consolas" w:hAnsi="Consolas"/>
      <w:sz w:val="22"/>
      <w:shd w:val="clear" w:color="auto" w:fill="F8F8F8"/>
    </w:rPr>
  </w:style>
  <w:style w:type="character" w:customStyle="1" w:styleId="InformationTok">
    <w:name w:val="InformationTok"/>
    <w:basedOn w:val="VerbatimChar"/>
    <w:qFormat/>
    <w:rPr>
      <w:rFonts w:ascii="Consolas" w:hAnsi="Consolas"/>
      <w:b/>
      <w:i/>
      <w:color w:val="8F5902"/>
      <w:sz w:val="22"/>
      <w:shd w:val="clear" w:color="auto" w:fill="F8F8F8"/>
    </w:rPr>
  </w:style>
  <w:style w:type="character" w:customStyle="1" w:styleId="WarningTok">
    <w:name w:val="WarningTok"/>
    <w:basedOn w:val="VerbatimChar"/>
    <w:qFormat/>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qFormat/>
    <w:rPr>
      <w:rFonts w:ascii="Consolas" w:hAnsi="Consolas"/>
      <w:b/>
      <w:color w:val="A40000"/>
      <w:sz w:val="22"/>
      <w:shd w:val="clear" w:color="auto" w:fill="F8F8F8"/>
    </w:rPr>
  </w:style>
  <w:style w:type="character" w:customStyle="1" w:styleId="NormalTok">
    <w:name w:val="NormalTok"/>
    <w:basedOn w:val="VerbatimChar"/>
    <w:qFormat/>
    <w:rPr>
      <w:rFonts w:ascii="Consolas" w:hAnsi="Consolas"/>
      <w:sz w:val="22"/>
      <w:shd w:val="clear" w:color="auto" w:fill="F8F8F8"/>
    </w:rPr>
  </w:style>
  <w:style w:type="character" w:styleId="a8">
    <w:name w:val="line number"/>
  </w:style>
  <w:style w:type="character" w:styleId="a9">
    <w:name w:val="Strong"/>
    <w:qFormat/>
    <w:rPr>
      <w:b/>
      <w:bCs/>
    </w:rPr>
  </w:style>
  <w:style w:type="character" w:styleId="aa">
    <w:name w:val="Emphasis"/>
    <w:qFormat/>
    <w:rPr>
      <w:i/>
      <w:iCs/>
    </w:rPr>
  </w:style>
  <w:style w:type="character" w:customStyle="1" w:styleId="NumberingSymbols">
    <w:name w:val="Numbering Symbols"/>
    <w:qFormat/>
  </w:style>
  <w:style w:type="paragraph" w:customStyle="1" w:styleId="Heading">
    <w:name w:val="Heading"/>
    <w:basedOn w:val="a"/>
    <w:next w:val="a0"/>
    <w:qFormat/>
    <w:pPr>
      <w:keepNext/>
      <w:spacing w:before="240" w:after="120"/>
    </w:pPr>
    <w:rPr>
      <w:rFonts w:ascii="Liberation Sans" w:eastAsia="Noto Sans CJK JP" w:hAnsi="Liberation Sans" w:cs="TakaoPGothic"/>
      <w:sz w:val="28"/>
      <w:szCs w:val="28"/>
    </w:rPr>
  </w:style>
  <w:style w:type="paragraph" w:styleId="a0">
    <w:name w:val="Body Text"/>
    <w:basedOn w:val="a"/>
    <w:link w:val="ab"/>
    <w:qFormat/>
  </w:style>
  <w:style w:type="paragraph" w:styleId="ac">
    <w:name w:val="List"/>
    <w:basedOn w:val="a0"/>
    <w:rPr>
      <w:rFonts w:cs="TakaoPGothic"/>
    </w:rPr>
  </w:style>
  <w:style w:type="paragraph" w:styleId="a5">
    <w:name w:val="caption"/>
    <w:basedOn w:val="a"/>
    <w:link w:val="a4"/>
    <w:qFormat/>
    <w:pPr>
      <w:spacing w:after="120"/>
    </w:pPr>
    <w:rPr>
      <w:i/>
    </w:rPr>
  </w:style>
  <w:style w:type="paragraph" w:customStyle="1" w:styleId="Index">
    <w:name w:val="Index"/>
    <w:basedOn w:val="a"/>
    <w:qFormat/>
    <w:pPr>
      <w:suppressLineNumbers/>
    </w:pPr>
    <w:rPr>
      <w:rFonts w:cs="TakaoPGothic"/>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d">
    <w:name w:val="Title"/>
    <w:basedOn w:val="a"/>
    <w:next w:val="a0"/>
    <w:qFormat/>
    <w:rsid w:val="00584665"/>
    <w:pPr>
      <w:keepNext/>
      <w:keepLines/>
      <w:spacing w:before="480" w:after="240"/>
    </w:pPr>
    <w:rPr>
      <w:b/>
      <w:bCs/>
      <w:sz w:val="36"/>
      <w:szCs w:val="36"/>
    </w:rPr>
  </w:style>
  <w:style w:type="paragraph" w:styleId="ae">
    <w:name w:val="Subtitle"/>
    <w:basedOn w:val="ad"/>
    <w:next w:val="a0"/>
    <w:qFormat/>
    <w:pPr>
      <w:spacing w:before="240"/>
    </w:pPr>
    <w:rPr>
      <w:sz w:val="30"/>
      <w:szCs w:val="30"/>
    </w:rPr>
  </w:style>
  <w:style w:type="paragraph" w:customStyle="1" w:styleId="Author">
    <w:name w:val="Author"/>
    <w:next w:val="a0"/>
    <w:qFormat/>
    <w:pPr>
      <w:keepNext/>
      <w:keepLines/>
      <w:spacing w:after="200"/>
      <w:jc w:val="center"/>
    </w:pPr>
    <w:rPr>
      <w:rFonts w:eastAsiaTheme="minorHAnsi"/>
    </w:rPr>
  </w:style>
  <w:style w:type="paragraph" w:styleId="af">
    <w:name w:val="Date"/>
    <w:next w:val="a0"/>
    <w:link w:val="af0"/>
    <w:qFormat/>
    <w:pPr>
      <w:keepNext/>
      <w:keepLines/>
      <w:spacing w:after="200"/>
      <w:jc w:val="center"/>
    </w:pPr>
    <w:rPr>
      <w:rFonts w:eastAsiaTheme="minorHAnsi"/>
    </w:rPr>
  </w:style>
  <w:style w:type="paragraph" w:styleId="af1">
    <w:name w:val="Bibliography"/>
    <w:basedOn w:val="a"/>
    <w:qFormat/>
  </w:style>
  <w:style w:type="paragraph" w:styleId="af2">
    <w:name w:val="Block Text"/>
    <w:basedOn w:val="a0"/>
    <w:next w:val="a0"/>
    <w:uiPriority w:val="9"/>
    <w:unhideWhenUsed/>
    <w:qFormat/>
    <w:pPr>
      <w:spacing w:before="100" w:after="100"/>
      <w:ind w:left="480" w:right="480"/>
    </w:pPr>
  </w:style>
  <w:style w:type="paragraph" w:styleId="af3">
    <w:name w:val="footnote text"/>
    <w:basedOn w:val="a"/>
    <w:uiPriority w:val="9"/>
    <w:unhideWhenUsed/>
    <w:qFormat/>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rPr>
      <w:b/>
      <w:bCs/>
      <w:sz w:val="20"/>
      <w:szCs w:val="22"/>
    </w:rPr>
  </w:style>
  <w:style w:type="paragraph" w:customStyle="1" w:styleId="Figure">
    <w:name w:val="Figure"/>
    <w:basedOn w:val="a"/>
    <w:qFormat/>
  </w:style>
  <w:style w:type="paragraph" w:customStyle="1" w:styleId="CaptionedFigure">
    <w:name w:val="Captioned Figure"/>
    <w:basedOn w:val="Figure"/>
    <w:qFormat/>
    <w:pPr>
      <w:keepNext/>
    </w:pPr>
  </w:style>
  <w:style w:type="paragraph" w:styleId="af4">
    <w:name w:val="index heading"/>
    <w:basedOn w:val="Heading"/>
  </w:style>
  <w:style w:type="paragraph" w:styleId="af5">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pPr>
      <w:shd w:val="clear" w:color="auto" w:fill="F8F8F8"/>
    </w:pPr>
  </w:style>
  <w:style w:type="paragraph" w:customStyle="1" w:styleId="HeaderandFooter">
    <w:name w:val="Header and Footer"/>
    <w:basedOn w:val="a"/>
    <w:qFormat/>
    <w:pPr>
      <w:suppressLineNumbers/>
      <w:tabs>
        <w:tab w:val="center" w:pos="4680"/>
        <w:tab w:val="right" w:pos="9360"/>
      </w:tabs>
    </w:pPr>
  </w:style>
  <w:style w:type="paragraph" w:styleId="af6">
    <w:name w:val="footer"/>
    <w:basedOn w:val="HeaderandFooter"/>
    <w:link w:val="af7"/>
    <w:uiPriority w:val="99"/>
  </w:style>
  <w:style w:type="paragraph" w:styleId="af8">
    <w:name w:val="header"/>
    <w:basedOn w:val="HeaderandFooter"/>
    <w:link w:val="af9"/>
    <w:uiPriority w:val="99"/>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a"/>
    <w:qFormat/>
    <w:pPr>
      <w:spacing w:after="0"/>
    </w:pPr>
    <w:rPr>
      <w:rFonts w:ascii="Liberation Mono" w:eastAsia="Liberation Mono" w:hAnsi="Liberation Mono" w:cs="Liberation Mono"/>
      <w:sz w:val="20"/>
      <w:szCs w:val="20"/>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30">
    <w:name w:val="見出し 3 (文字)"/>
    <w:aliases w:val="図表キャプション (文字)"/>
    <w:basedOn w:val="a1"/>
    <w:link w:val="3"/>
    <w:uiPriority w:val="9"/>
    <w:rsid w:val="00FC082F"/>
    <w:rPr>
      <w:rFonts w:ascii="Times New Roman" w:eastAsia="Times New Roman" w:hAnsi="Times New Roman" w:cstheme="majorBidi"/>
      <w:b/>
      <w:bCs/>
      <w:color w:val="000000"/>
      <w:sz w:val="22"/>
    </w:rPr>
  </w:style>
  <w:style w:type="character" w:styleId="afa">
    <w:name w:val="annotation reference"/>
    <w:basedOn w:val="a1"/>
    <w:rsid w:val="00101D20"/>
    <w:rPr>
      <w:sz w:val="18"/>
      <w:szCs w:val="18"/>
    </w:rPr>
  </w:style>
  <w:style w:type="paragraph" w:styleId="afb">
    <w:name w:val="annotation text"/>
    <w:basedOn w:val="a"/>
    <w:link w:val="afc"/>
    <w:rsid w:val="00101D20"/>
  </w:style>
  <w:style w:type="character" w:customStyle="1" w:styleId="afc">
    <w:name w:val="コメント文字列 (文字)"/>
    <w:basedOn w:val="a1"/>
    <w:link w:val="afb"/>
    <w:rsid w:val="00101D20"/>
    <w:rPr>
      <w:rFonts w:eastAsiaTheme="minorHAnsi"/>
    </w:rPr>
  </w:style>
  <w:style w:type="character" w:customStyle="1" w:styleId="ab">
    <w:name w:val="本文 (文字)"/>
    <w:basedOn w:val="a1"/>
    <w:link w:val="a0"/>
    <w:rsid w:val="000A7A23"/>
    <w:rPr>
      <w:rFonts w:eastAsiaTheme="minorHAnsi"/>
    </w:rPr>
  </w:style>
  <w:style w:type="character" w:customStyle="1" w:styleId="50">
    <w:name w:val="見出し 5 (文字)"/>
    <w:basedOn w:val="a1"/>
    <w:link w:val="5"/>
    <w:uiPriority w:val="9"/>
    <w:rsid w:val="00A104C3"/>
    <w:rPr>
      <w:rFonts w:asciiTheme="majorHAnsi" w:eastAsiaTheme="majorEastAsia" w:hAnsiTheme="majorHAnsi" w:cstheme="majorBidi"/>
      <w:iCs/>
      <w:color w:val="4F81BD" w:themeColor="accent1"/>
    </w:rPr>
  </w:style>
  <w:style w:type="paragraph" w:styleId="Web">
    <w:name w:val="Normal (Web)"/>
    <w:basedOn w:val="a"/>
    <w:rsid w:val="00C85DED"/>
  </w:style>
  <w:style w:type="character" w:customStyle="1" w:styleId="af9">
    <w:name w:val="ヘッダー (文字)"/>
    <w:basedOn w:val="a1"/>
    <w:link w:val="af8"/>
    <w:uiPriority w:val="99"/>
    <w:rsid w:val="006B4C8F"/>
    <w:rPr>
      <w:rFonts w:eastAsiaTheme="minorHAnsi"/>
    </w:rPr>
  </w:style>
  <w:style w:type="character" w:customStyle="1" w:styleId="af7">
    <w:name w:val="フッター (文字)"/>
    <w:basedOn w:val="a1"/>
    <w:link w:val="af6"/>
    <w:uiPriority w:val="99"/>
    <w:rsid w:val="006B4C8F"/>
    <w:rPr>
      <w:rFonts w:eastAsiaTheme="minorHAnsi"/>
    </w:rPr>
  </w:style>
  <w:style w:type="character" w:customStyle="1" w:styleId="20">
    <w:name w:val="見出し 2 (文字)"/>
    <w:basedOn w:val="a1"/>
    <w:link w:val="2"/>
    <w:uiPriority w:val="9"/>
    <w:rsid w:val="00A56233"/>
    <w:rPr>
      <w:rFonts w:ascii="Times New Roman" w:eastAsia="Times New Roman" w:hAnsi="Times New Roman" w:cs="Times New Roman"/>
      <w:b/>
      <w:bCs/>
      <w:sz w:val="28"/>
      <w:szCs w:val="28"/>
      <w:lang w:eastAsia="ja-JP"/>
    </w:rPr>
  </w:style>
  <w:style w:type="paragraph" w:styleId="afd">
    <w:name w:val="Revision"/>
    <w:hidden/>
    <w:rsid w:val="00713A1B"/>
    <w:pPr>
      <w:suppressAutoHyphens w:val="0"/>
    </w:pPr>
    <w:rPr>
      <w:rFonts w:eastAsiaTheme="minorHAnsi"/>
    </w:rPr>
  </w:style>
  <w:style w:type="character" w:customStyle="1" w:styleId="UnresolvedMention1">
    <w:name w:val="Unresolved Mention1"/>
    <w:basedOn w:val="a1"/>
    <w:uiPriority w:val="99"/>
    <w:semiHidden/>
    <w:unhideWhenUsed/>
    <w:rsid w:val="004E36B4"/>
    <w:rPr>
      <w:color w:val="605E5C"/>
      <w:shd w:val="clear" w:color="auto" w:fill="E1DFDD"/>
    </w:rPr>
  </w:style>
  <w:style w:type="paragraph" w:styleId="afe">
    <w:name w:val="annotation subject"/>
    <w:basedOn w:val="afb"/>
    <w:next w:val="afb"/>
    <w:link w:val="aff"/>
    <w:rsid w:val="009C2E07"/>
    <w:rPr>
      <w:b/>
      <w:bCs/>
      <w:sz w:val="20"/>
      <w:szCs w:val="20"/>
    </w:rPr>
  </w:style>
  <w:style w:type="character" w:customStyle="1" w:styleId="aff">
    <w:name w:val="コメント内容 (文字)"/>
    <w:basedOn w:val="afc"/>
    <w:link w:val="afe"/>
    <w:rsid w:val="009C2E07"/>
    <w:rPr>
      <w:rFonts w:eastAsiaTheme="minorHAnsi"/>
      <w:b/>
      <w:bCs/>
      <w:sz w:val="20"/>
      <w:szCs w:val="20"/>
    </w:rPr>
  </w:style>
  <w:style w:type="character" w:customStyle="1" w:styleId="anchor-text">
    <w:name w:val="anchor-text"/>
    <w:basedOn w:val="a1"/>
    <w:rsid w:val="008F41EF"/>
  </w:style>
  <w:style w:type="character" w:customStyle="1" w:styleId="10">
    <w:name w:val="見出し 1 (文字)"/>
    <w:basedOn w:val="a1"/>
    <w:link w:val="1"/>
    <w:uiPriority w:val="9"/>
    <w:rsid w:val="00342E1D"/>
    <w:rPr>
      <w:rFonts w:ascii="Times New Roman" w:eastAsia="Times New Roman" w:hAnsi="Times New Roman" w:cs="Times New Roman"/>
      <w:b/>
      <w:bCs/>
      <w:sz w:val="32"/>
      <w:szCs w:val="32"/>
    </w:rPr>
  </w:style>
  <w:style w:type="character" w:customStyle="1" w:styleId="rynqvb">
    <w:name w:val="rynqvb"/>
    <w:basedOn w:val="a1"/>
    <w:rsid w:val="00B3696B"/>
  </w:style>
  <w:style w:type="table" w:styleId="aff0">
    <w:name w:val="Table Grid"/>
    <w:basedOn w:val="a2"/>
    <w:rsid w:val="004F3D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Unresolved Mention"/>
    <w:basedOn w:val="a1"/>
    <w:rsid w:val="00590A3E"/>
    <w:rPr>
      <w:color w:val="605E5C"/>
      <w:shd w:val="clear" w:color="auto" w:fill="E1DFDD"/>
    </w:rPr>
  </w:style>
  <w:style w:type="character" w:customStyle="1" w:styleId="af0">
    <w:name w:val="日付 (文字)"/>
    <w:basedOn w:val="a1"/>
    <w:link w:val="af"/>
    <w:rsid w:val="009055C7"/>
    <w:rPr>
      <w:rFonts w:eastAsiaTheme="minorHAnsi"/>
    </w:rPr>
  </w:style>
  <w:style w:type="paragraph" w:styleId="aff2">
    <w:name w:val="List Paragraph"/>
    <w:basedOn w:val="a"/>
    <w:rsid w:val="00843A04"/>
    <w:pPr>
      <w:ind w:leftChars="400" w:left="840"/>
    </w:pPr>
  </w:style>
  <w:style w:type="character" w:styleId="aff3">
    <w:name w:val="FollowedHyperlink"/>
    <w:basedOn w:val="a1"/>
    <w:rsid w:val="003529E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1786">
      <w:bodyDiv w:val="1"/>
      <w:marLeft w:val="0"/>
      <w:marRight w:val="0"/>
      <w:marTop w:val="0"/>
      <w:marBottom w:val="0"/>
      <w:divBdr>
        <w:top w:val="none" w:sz="0" w:space="0" w:color="auto"/>
        <w:left w:val="none" w:sz="0" w:space="0" w:color="auto"/>
        <w:bottom w:val="none" w:sz="0" w:space="0" w:color="auto"/>
        <w:right w:val="none" w:sz="0" w:space="0" w:color="auto"/>
      </w:divBdr>
    </w:div>
    <w:div w:id="157112659">
      <w:bodyDiv w:val="1"/>
      <w:marLeft w:val="0"/>
      <w:marRight w:val="0"/>
      <w:marTop w:val="0"/>
      <w:marBottom w:val="0"/>
      <w:divBdr>
        <w:top w:val="none" w:sz="0" w:space="0" w:color="auto"/>
        <w:left w:val="none" w:sz="0" w:space="0" w:color="auto"/>
        <w:bottom w:val="none" w:sz="0" w:space="0" w:color="auto"/>
        <w:right w:val="none" w:sz="0" w:space="0" w:color="auto"/>
      </w:divBdr>
    </w:div>
    <w:div w:id="326134752">
      <w:bodyDiv w:val="1"/>
      <w:marLeft w:val="0"/>
      <w:marRight w:val="0"/>
      <w:marTop w:val="0"/>
      <w:marBottom w:val="0"/>
      <w:divBdr>
        <w:top w:val="none" w:sz="0" w:space="0" w:color="auto"/>
        <w:left w:val="none" w:sz="0" w:space="0" w:color="auto"/>
        <w:bottom w:val="none" w:sz="0" w:space="0" w:color="auto"/>
        <w:right w:val="none" w:sz="0" w:space="0" w:color="auto"/>
      </w:divBdr>
    </w:div>
    <w:div w:id="464659877">
      <w:bodyDiv w:val="1"/>
      <w:marLeft w:val="0"/>
      <w:marRight w:val="0"/>
      <w:marTop w:val="0"/>
      <w:marBottom w:val="0"/>
      <w:divBdr>
        <w:top w:val="none" w:sz="0" w:space="0" w:color="auto"/>
        <w:left w:val="none" w:sz="0" w:space="0" w:color="auto"/>
        <w:bottom w:val="none" w:sz="0" w:space="0" w:color="auto"/>
        <w:right w:val="none" w:sz="0" w:space="0" w:color="auto"/>
      </w:divBdr>
    </w:div>
    <w:div w:id="678239253">
      <w:bodyDiv w:val="1"/>
      <w:marLeft w:val="0"/>
      <w:marRight w:val="0"/>
      <w:marTop w:val="0"/>
      <w:marBottom w:val="0"/>
      <w:divBdr>
        <w:top w:val="none" w:sz="0" w:space="0" w:color="auto"/>
        <w:left w:val="none" w:sz="0" w:space="0" w:color="auto"/>
        <w:bottom w:val="none" w:sz="0" w:space="0" w:color="auto"/>
        <w:right w:val="none" w:sz="0" w:space="0" w:color="auto"/>
      </w:divBdr>
    </w:div>
    <w:div w:id="688989402">
      <w:bodyDiv w:val="1"/>
      <w:marLeft w:val="0"/>
      <w:marRight w:val="0"/>
      <w:marTop w:val="0"/>
      <w:marBottom w:val="0"/>
      <w:divBdr>
        <w:top w:val="none" w:sz="0" w:space="0" w:color="auto"/>
        <w:left w:val="none" w:sz="0" w:space="0" w:color="auto"/>
        <w:bottom w:val="none" w:sz="0" w:space="0" w:color="auto"/>
        <w:right w:val="none" w:sz="0" w:space="0" w:color="auto"/>
      </w:divBdr>
    </w:div>
    <w:div w:id="734625484">
      <w:bodyDiv w:val="1"/>
      <w:marLeft w:val="0"/>
      <w:marRight w:val="0"/>
      <w:marTop w:val="0"/>
      <w:marBottom w:val="0"/>
      <w:divBdr>
        <w:top w:val="none" w:sz="0" w:space="0" w:color="auto"/>
        <w:left w:val="none" w:sz="0" w:space="0" w:color="auto"/>
        <w:bottom w:val="none" w:sz="0" w:space="0" w:color="auto"/>
        <w:right w:val="none" w:sz="0" w:space="0" w:color="auto"/>
      </w:divBdr>
    </w:div>
    <w:div w:id="736174728">
      <w:bodyDiv w:val="1"/>
      <w:marLeft w:val="0"/>
      <w:marRight w:val="0"/>
      <w:marTop w:val="0"/>
      <w:marBottom w:val="0"/>
      <w:divBdr>
        <w:top w:val="none" w:sz="0" w:space="0" w:color="auto"/>
        <w:left w:val="none" w:sz="0" w:space="0" w:color="auto"/>
        <w:bottom w:val="none" w:sz="0" w:space="0" w:color="auto"/>
        <w:right w:val="none" w:sz="0" w:space="0" w:color="auto"/>
      </w:divBdr>
    </w:div>
    <w:div w:id="922687409">
      <w:bodyDiv w:val="1"/>
      <w:marLeft w:val="0"/>
      <w:marRight w:val="0"/>
      <w:marTop w:val="0"/>
      <w:marBottom w:val="0"/>
      <w:divBdr>
        <w:top w:val="none" w:sz="0" w:space="0" w:color="auto"/>
        <w:left w:val="none" w:sz="0" w:space="0" w:color="auto"/>
        <w:bottom w:val="none" w:sz="0" w:space="0" w:color="auto"/>
        <w:right w:val="none" w:sz="0" w:space="0" w:color="auto"/>
      </w:divBdr>
    </w:div>
    <w:div w:id="957295324">
      <w:bodyDiv w:val="1"/>
      <w:marLeft w:val="0"/>
      <w:marRight w:val="0"/>
      <w:marTop w:val="0"/>
      <w:marBottom w:val="0"/>
      <w:divBdr>
        <w:top w:val="none" w:sz="0" w:space="0" w:color="auto"/>
        <w:left w:val="none" w:sz="0" w:space="0" w:color="auto"/>
        <w:bottom w:val="none" w:sz="0" w:space="0" w:color="auto"/>
        <w:right w:val="none" w:sz="0" w:space="0" w:color="auto"/>
      </w:divBdr>
    </w:div>
    <w:div w:id="1075666440">
      <w:bodyDiv w:val="1"/>
      <w:marLeft w:val="0"/>
      <w:marRight w:val="0"/>
      <w:marTop w:val="0"/>
      <w:marBottom w:val="0"/>
      <w:divBdr>
        <w:top w:val="none" w:sz="0" w:space="0" w:color="auto"/>
        <w:left w:val="none" w:sz="0" w:space="0" w:color="auto"/>
        <w:bottom w:val="none" w:sz="0" w:space="0" w:color="auto"/>
        <w:right w:val="none" w:sz="0" w:space="0" w:color="auto"/>
      </w:divBdr>
    </w:div>
    <w:div w:id="1165825157">
      <w:bodyDiv w:val="1"/>
      <w:marLeft w:val="0"/>
      <w:marRight w:val="0"/>
      <w:marTop w:val="0"/>
      <w:marBottom w:val="0"/>
      <w:divBdr>
        <w:top w:val="none" w:sz="0" w:space="0" w:color="auto"/>
        <w:left w:val="none" w:sz="0" w:space="0" w:color="auto"/>
        <w:bottom w:val="none" w:sz="0" w:space="0" w:color="auto"/>
        <w:right w:val="none" w:sz="0" w:space="0" w:color="auto"/>
      </w:divBdr>
    </w:div>
    <w:div w:id="1190295117">
      <w:bodyDiv w:val="1"/>
      <w:marLeft w:val="0"/>
      <w:marRight w:val="0"/>
      <w:marTop w:val="0"/>
      <w:marBottom w:val="0"/>
      <w:divBdr>
        <w:top w:val="none" w:sz="0" w:space="0" w:color="auto"/>
        <w:left w:val="none" w:sz="0" w:space="0" w:color="auto"/>
        <w:bottom w:val="none" w:sz="0" w:space="0" w:color="auto"/>
        <w:right w:val="none" w:sz="0" w:space="0" w:color="auto"/>
      </w:divBdr>
    </w:div>
    <w:div w:id="1421023546">
      <w:bodyDiv w:val="1"/>
      <w:marLeft w:val="0"/>
      <w:marRight w:val="0"/>
      <w:marTop w:val="0"/>
      <w:marBottom w:val="0"/>
      <w:divBdr>
        <w:top w:val="none" w:sz="0" w:space="0" w:color="auto"/>
        <w:left w:val="none" w:sz="0" w:space="0" w:color="auto"/>
        <w:bottom w:val="none" w:sz="0" w:space="0" w:color="auto"/>
        <w:right w:val="none" w:sz="0" w:space="0" w:color="auto"/>
      </w:divBdr>
    </w:div>
    <w:div w:id="1450006328">
      <w:bodyDiv w:val="1"/>
      <w:marLeft w:val="0"/>
      <w:marRight w:val="0"/>
      <w:marTop w:val="0"/>
      <w:marBottom w:val="0"/>
      <w:divBdr>
        <w:top w:val="none" w:sz="0" w:space="0" w:color="auto"/>
        <w:left w:val="none" w:sz="0" w:space="0" w:color="auto"/>
        <w:bottom w:val="none" w:sz="0" w:space="0" w:color="auto"/>
        <w:right w:val="none" w:sz="0" w:space="0" w:color="auto"/>
      </w:divBdr>
    </w:div>
    <w:div w:id="1464736066">
      <w:bodyDiv w:val="1"/>
      <w:marLeft w:val="0"/>
      <w:marRight w:val="0"/>
      <w:marTop w:val="0"/>
      <w:marBottom w:val="0"/>
      <w:divBdr>
        <w:top w:val="none" w:sz="0" w:space="0" w:color="auto"/>
        <w:left w:val="none" w:sz="0" w:space="0" w:color="auto"/>
        <w:bottom w:val="none" w:sz="0" w:space="0" w:color="auto"/>
        <w:right w:val="none" w:sz="0" w:space="0" w:color="auto"/>
      </w:divBdr>
    </w:div>
    <w:div w:id="1599825904">
      <w:bodyDiv w:val="1"/>
      <w:marLeft w:val="0"/>
      <w:marRight w:val="0"/>
      <w:marTop w:val="0"/>
      <w:marBottom w:val="0"/>
      <w:divBdr>
        <w:top w:val="none" w:sz="0" w:space="0" w:color="auto"/>
        <w:left w:val="none" w:sz="0" w:space="0" w:color="auto"/>
        <w:bottom w:val="none" w:sz="0" w:space="0" w:color="auto"/>
        <w:right w:val="none" w:sz="0" w:space="0" w:color="auto"/>
      </w:divBdr>
    </w:div>
    <w:div w:id="1824657310">
      <w:bodyDiv w:val="1"/>
      <w:marLeft w:val="0"/>
      <w:marRight w:val="0"/>
      <w:marTop w:val="0"/>
      <w:marBottom w:val="0"/>
      <w:divBdr>
        <w:top w:val="none" w:sz="0" w:space="0" w:color="auto"/>
        <w:left w:val="none" w:sz="0" w:space="0" w:color="auto"/>
        <w:bottom w:val="none" w:sz="0" w:space="0" w:color="auto"/>
        <w:right w:val="none" w:sz="0" w:space="0" w:color="auto"/>
      </w:divBdr>
    </w:div>
    <w:div w:id="1834176245">
      <w:bodyDiv w:val="1"/>
      <w:marLeft w:val="0"/>
      <w:marRight w:val="0"/>
      <w:marTop w:val="0"/>
      <w:marBottom w:val="0"/>
      <w:divBdr>
        <w:top w:val="none" w:sz="0" w:space="0" w:color="auto"/>
        <w:left w:val="none" w:sz="0" w:space="0" w:color="auto"/>
        <w:bottom w:val="none" w:sz="0" w:space="0" w:color="auto"/>
        <w:right w:val="none" w:sz="0" w:space="0" w:color="auto"/>
      </w:divBdr>
    </w:div>
    <w:div w:id="1897693182">
      <w:bodyDiv w:val="1"/>
      <w:marLeft w:val="0"/>
      <w:marRight w:val="0"/>
      <w:marTop w:val="0"/>
      <w:marBottom w:val="0"/>
      <w:divBdr>
        <w:top w:val="none" w:sz="0" w:space="0" w:color="auto"/>
        <w:left w:val="none" w:sz="0" w:space="0" w:color="auto"/>
        <w:bottom w:val="none" w:sz="0" w:space="0" w:color="auto"/>
        <w:right w:val="none" w:sz="0" w:space="0" w:color="auto"/>
      </w:divBdr>
    </w:div>
    <w:div w:id="1924872399">
      <w:bodyDiv w:val="1"/>
      <w:marLeft w:val="0"/>
      <w:marRight w:val="0"/>
      <w:marTop w:val="0"/>
      <w:marBottom w:val="0"/>
      <w:divBdr>
        <w:top w:val="none" w:sz="0" w:space="0" w:color="auto"/>
        <w:left w:val="none" w:sz="0" w:space="0" w:color="auto"/>
        <w:bottom w:val="none" w:sz="0" w:space="0" w:color="auto"/>
        <w:right w:val="none" w:sz="0" w:space="0" w:color="auto"/>
      </w:divBdr>
    </w:div>
    <w:div w:id="1998417105">
      <w:bodyDiv w:val="1"/>
      <w:marLeft w:val="0"/>
      <w:marRight w:val="0"/>
      <w:marTop w:val="0"/>
      <w:marBottom w:val="0"/>
      <w:divBdr>
        <w:top w:val="none" w:sz="0" w:space="0" w:color="auto"/>
        <w:left w:val="none" w:sz="0" w:space="0" w:color="auto"/>
        <w:bottom w:val="none" w:sz="0" w:space="0" w:color="auto"/>
        <w:right w:val="none" w:sz="0" w:space="0" w:color="auto"/>
      </w:divBdr>
    </w:div>
    <w:div w:id="20625525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5331/seppyo.68.489" TargetMode="External"/><Relationship Id="rId39" Type="http://schemas.openxmlformats.org/officeDocument/2006/relationships/hyperlink" Target="https://doi.org/10.1007/s10113-014-0641-9" TargetMode="External"/><Relationship Id="rId21" Type="http://schemas.openxmlformats.org/officeDocument/2006/relationships/image" Target="media/image10.png"/><Relationship Id="rId34" Type="http://schemas.openxmlformats.org/officeDocument/2006/relationships/hyperlink" Target="https://doi.org/10.1016/S0378-1127(00)00369-8" TargetMode="External"/><Relationship Id="rId42" Type="http://schemas.openxmlformats.org/officeDocument/2006/relationships/hyperlink" Target="https://doi.org/10.1111/j.1654-1103.2004.tb02237.x" TargetMode="External"/><Relationship Id="rId47" Type="http://schemas.openxmlformats.org/officeDocument/2006/relationships/image" Target="media/image16.png"/><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007/s11284-008-0557-2" TargetMode="External"/><Relationship Id="rId11" Type="http://schemas.microsoft.com/office/2018/08/relationships/commentsExtensible" Target="commentsExtensible.xml"/><Relationship Id="rId24" Type="http://schemas.openxmlformats.org/officeDocument/2006/relationships/hyperlink" Target="https://doi.org/10.1111/j.1365-2486.2009.01967.x" TargetMode="External"/><Relationship Id="rId32" Type="http://schemas.openxmlformats.org/officeDocument/2006/relationships/hyperlink" Target="https://doi.org/10.1007/s10265-021-01358-5" TargetMode="External"/><Relationship Id="rId37" Type="http://schemas.openxmlformats.org/officeDocument/2006/relationships/hyperlink" Target="https://doi.org/10.1007/s00468-011-0552-z" TargetMode="External"/><Relationship Id="rId40" Type="http://schemas.openxmlformats.org/officeDocument/2006/relationships/image" Target="media/image11.png"/><Relationship Id="rId45"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3390/f14051017" TargetMode="External"/><Relationship Id="rId28" Type="http://schemas.openxmlformats.org/officeDocument/2006/relationships/hyperlink" Target="https://nlftp.mlit.go.jp/ksj/gml/datalist/G02_kaisetsu_honbun.pdf" TargetMode="External"/><Relationship Id="rId36" Type="http://schemas.openxmlformats.org/officeDocument/2006/relationships/hyperlink" Target="https://doi.org/10.5331/seppyo.30.111" TargetMode="External"/><Relationship Id="rId49"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https://doi.org/10.1007/s13595-011-0132-9" TargetMode="External"/><Relationship Id="rId44" Type="http://schemas.openxmlformats.org/officeDocument/2006/relationships/image" Target="media/image13.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doi.org/10.1016/j.foreco.2024.121695" TargetMode="External"/><Relationship Id="rId27" Type="http://schemas.openxmlformats.org/officeDocument/2006/relationships/hyperlink" Target="https://doi.org/10.5331/seppyo.53.45%20(in%20Japanese)" TargetMode="External"/><Relationship Id="rId30" Type="http://schemas.openxmlformats.org/officeDocument/2006/relationships/hyperlink" Target="https://doi.org/10.1016/j.envpol.2020.115407" TargetMode="External"/><Relationship Id="rId35" Type="http://schemas.openxmlformats.org/officeDocument/2006/relationships/hyperlink" Target="https://doi.org/10.1046/j.1469-8137.2001.00057.x" TargetMode="External"/><Relationship Id="rId43" Type="http://schemas.openxmlformats.org/officeDocument/2006/relationships/hyperlink" Target="https://doi.org/10.1016/j.proenv.2012.01.039" TargetMode="External"/><Relationship Id="rId48" Type="http://schemas.openxmlformats.org/officeDocument/2006/relationships/footer" Target="footer1.xml"/><Relationship Id="rId8" Type="http://schemas.openxmlformats.org/officeDocument/2006/relationships/comments" Target="comments.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017/9781009157896" TargetMode="External"/><Relationship Id="rId33" Type="http://schemas.openxmlformats.org/officeDocument/2006/relationships/hyperlink" Target="https://doi.org/10.1002/hyp.7264" TargetMode="External"/><Relationship Id="rId38" Type="http://schemas.openxmlformats.org/officeDocument/2006/relationships/hyperlink" Target="https://doi.org/10.1016/j.proenv.2012.01.039" TargetMode="External"/><Relationship Id="rId46" Type="http://schemas.openxmlformats.org/officeDocument/2006/relationships/image" Target="media/image15.png"/><Relationship Id="rId20" Type="http://schemas.openxmlformats.org/officeDocument/2006/relationships/image" Target="media/image9.png"/><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ＭＳ ゴシック"/>
        <a:cs typeface=""/>
      </a:majorFont>
      <a:minorFont>
        <a:latin typeface="Cambria"/>
        <a:ea typeface="ＭＳ 明朝"/>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A351F-7FF4-4723-B756-033DE0EE8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69</Pages>
  <Words>15562</Words>
  <Characters>76256</Characters>
  <Application>Microsoft Office Word</Application>
  <DocSecurity>0</DocSecurity>
  <Lines>2459</Lines>
  <Paragraphs>1147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KUME ATSUSHI</cp:lastModifiedBy>
  <cp:revision>2</cp:revision>
  <dcterms:created xsi:type="dcterms:W3CDTF">2026-04-11T02:10:00Z</dcterms:created>
  <dcterms:modified xsi:type="dcterms:W3CDTF">2026-04-11T03:25:00Z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mybibfile2.bib</vt:lpwstr>
  </property>
  <property fmtid="{D5CDD505-2E9C-101B-9397-08002B2CF9AE}" pid="3" name="csl">
    <vt:lpwstr>elsevier-harvard.csl</vt:lpwstr>
  </property>
  <property fmtid="{D5CDD505-2E9C-101B-9397-08002B2CF9AE}" pid="4" name="CustomProp">
    <vt:lpwstr>99e010dbf76a4bc191444dc0b9fabf67</vt:lpwstr>
  </property>
  <property fmtid="{D5CDD505-2E9C-101B-9397-08002B2CF9AE}" pid="5" name="date">
    <vt:lpwstr>2025-02-15</vt:lpwstr>
  </property>
  <property fmtid="{D5CDD505-2E9C-101B-9397-08002B2CF9AE}" pid="6" name="journal">
    <vt:lpwstr>Forest Ecology and Management</vt:lpwstr>
  </property>
  <property fmtid="{D5CDD505-2E9C-101B-9397-08002B2CF9AE}" pid="7" name="linenumbers">
    <vt:lpwstr>faulse</vt:lpwstr>
  </property>
  <property fmtid="{D5CDD505-2E9C-101B-9397-08002B2CF9AE}" pid="8" name="numbersections">
    <vt:lpwstr>True</vt:lpwstr>
  </property>
  <property fmtid="{D5CDD505-2E9C-101B-9397-08002B2CF9AE}" pid="9" name="output">
    <vt:lpwstr/>
  </property>
  <property fmtid="{D5CDD505-2E9C-101B-9397-08002B2CF9AE}" pid="10" name="subtitle">
    <vt:lpwstr>Insights from Permanent Plot Monitoring (1998–2024)</vt:lpwstr>
  </property>
  <property fmtid="{D5CDD505-2E9C-101B-9397-08002B2CF9AE}" pid="11" name="TrinkaCustomProp">
    <vt:lpwstr>a0b429abe6284eee9d52ce2698f4b26a</vt:lpwstr>
  </property>
  <property fmtid="{D5CDD505-2E9C-101B-9397-08002B2CF9AE}" pid="12" name="DotEnagoUniqueKey">
    <vt:lpwstr>|051833ef0f95a38-8c87-4078-ab34-a1748152303001-572f2328</vt:lpwstr>
  </property>
</Properties>
</file>